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5C43" w:rsidRPr="00F7774F" w:rsidRDefault="005F5C43" w:rsidP="005F5C43">
      <w:pPr>
        <w:rPr>
          <w:rFonts w:ascii="David" w:hAnsi="David" w:cs="David"/>
          <w:sz w:val="24"/>
          <w:szCs w:val="24"/>
          <w:rtl/>
        </w:rPr>
      </w:pPr>
      <w:r w:rsidRPr="00F7774F">
        <w:rPr>
          <w:rFonts w:ascii="David" w:hAnsi="David" w:cs="David" w:hint="cs"/>
          <w:sz w:val="24"/>
          <w:szCs w:val="24"/>
          <w:rtl/>
        </w:rPr>
        <w:t>בס"ד</w:t>
      </w:r>
    </w:p>
    <w:p w:rsidR="005F5C43" w:rsidRPr="00F7774F" w:rsidRDefault="005F5C43" w:rsidP="005F5C43">
      <w:pPr>
        <w:jc w:val="center"/>
        <w:rPr>
          <w:rFonts w:ascii="David" w:hAnsi="David" w:cs="David"/>
          <w:b/>
          <w:bCs/>
          <w:sz w:val="40"/>
          <w:szCs w:val="40"/>
          <w:rtl/>
        </w:rPr>
      </w:pPr>
      <w:r w:rsidRPr="00F7774F">
        <w:rPr>
          <w:rFonts w:ascii="David" w:hAnsi="David" w:cs="David"/>
          <w:b/>
          <w:bCs/>
          <w:sz w:val="40"/>
          <w:szCs w:val="40"/>
          <w:rtl/>
        </w:rPr>
        <w:t xml:space="preserve">שיעור מספר </w:t>
      </w:r>
      <w:r>
        <w:rPr>
          <w:rFonts w:ascii="David" w:hAnsi="David" w:cs="David" w:hint="cs"/>
          <w:b/>
          <w:bCs/>
          <w:sz w:val="40"/>
          <w:szCs w:val="40"/>
          <w:rtl/>
        </w:rPr>
        <w:t>2 בסדרת השיעורים בשבוע המעשי</w:t>
      </w:r>
    </w:p>
    <w:p w:rsidR="005F5C43" w:rsidRDefault="005F5C43" w:rsidP="00176149">
      <w:pPr>
        <w:ind w:left="1440"/>
        <w:rPr>
          <w:rFonts w:ascii="David" w:hAnsi="David" w:cs="David"/>
          <w:b/>
          <w:bCs/>
          <w:sz w:val="40"/>
          <w:szCs w:val="40"/>
          <w:rtl/>
        </w:rPr>
      </w:pPr>
      <w:r w:rsidRPr="00F7774F">
        <w:rPr>
          <w:rFonts w:ascii="David" w:hAnsi="David" w:cs="David"/>
          <w:b/>
          <w:bCs/>
          <w:sz w:val="40"/>
          <w:szCs w:val="40"/>
          <w:rtl/>
        </w:rPr>
        <w:t>נושא:</w:t>
      </w:r>
      <w:r w:rsidRPr="00F7774F">
        <w:rPr>
          <w:rFonts w:ascii="David" w:hAnsi="David" w:cs="David" w:hint="cs"/>
          <w:b/>
          <w:bCs/>
          <w:sz w:val="40"/>
          <w:szCs w:val="40"/>
          <w:rtl/>
        </w:rPr>
        <w:t xml:space="preserve"> </w:t>
      </w:r>
      <w:r w:rsidR="00176149">
        <w:rPr>
          <w:rFonts w:ascii="David" w:hAnsi="David" w:cs="David" w:hint="cs"/>
          <w:b/>
          <w:bCs/>
          <w:sz w:val="40"/>
          <w:szCs w:val="40"/>
          <w:rtl/>
        </w:rPr>
        <w:t>הפונצ'ו והסומבררו</w:t>
      </w:r>
      <w:r>
        <w:rPr>
          <w:rFonts w:ascii="David" w:hAnsi="David" w:cs="David" w:hint="cs"/>
          <w:b/>
          <w:bCs/>
          <w:sz w:val="40"/>
          <w:szCs w:val="40"/>
          <w:rtl/>
        </w:rPr>
        <w:t xml:space="preserve"> במקסיקו</w:t>
      </w:r>
      <w:r w:rsidRPr="00F7774F">
        <w:rPr>
          <w:rFonts w:ascii="David" w:hAnsi="David" w:cs="David"/>
          <w:b/>
          <w:bCs/>
          <w:sz w:val="40"/>
          <w:szCs w:val="40"/>
          <w:rtl/>
        </w:rPr>
        <w:t xml:space="preserve"> </w:t>
      </w:r>
      <w:r w:rsidRPr="00F7774F">
        <w:rPr>
          <w:rFonts w:ascii="David" w:hAnsi="David" w:cs="David" w:hint="cs"/>
          <w:b/>
          <w:bCs/>
          <w:sz w:val="40"/>
          <w:szCs w:val="40"/>
          <w:rtl/>
        </w:rPr>
        <w:t xml:space="preserve">     </w:t>
      </w:r>
      <w:r>
        <w:rPr>
          <w:rFonts w:ascii="David" w:hAnsi="David" w:cs="David"/>
          <w:b/>
          <w:bCs/>
          <w:sz w:val="40"/>
          <w:szCs w:val="40"/>
          <w:rtl/>
        </w:rPr>
        <w:tab/>
      </w:r>
    </w:p>
    <w:p w:rsidR="005F5C43" w:rsidRPr="00F7774F" w:rsidRDefault="005F5C43" w:rsidP="005F5C43">
      <w:pPr>
        <w:ind w:left="1440" w:firstLine="720"/>
        <w:rPr>
          <w:rFonts w:ascii="David" w:hAnsi="David" w:cs="David"/>
          <w:b/>
          <w:bCs/>
          <w:sz w:val="40"/>
          <w:szCs w:val="40"/>
          <w:rtl/>
        </w:rPr>
      </w:pPr>
      <w:r w:rsidRPr="00F7774F">
        <w:rPr>
          <w:rFonts w:ascii="David" w:hAnsi="David" w:cs="David"/>
          <w:b/>
          <w:bCs/>
          <w:sz w:val="40"/>
          <w:szCs w:val="40"/>
          <w:rtl/>
        </w:rPr>
        <w:t>כיתה: ה'</w:t>
      </w:r>
      <w:r w:rsidRPr="00F7774F">
        <w:rPr>
          <w:rFonts w:ascii="David" w:hAnsi="David" w:cs="David" w:hint="cs"/>
          <w:b/>
          <w:bCs/>
          <w:sz w:val="40"/>
          <w:szCs w:val="40"/>
          <w:rtl/>
        </w:rPr>
        <w:t xml:space="preserve">     </w:t>
      </w:r>
      <w:r w:rsidRPr="00F7774F">
        <w:rPr>
          <w:rFonts w:ascii="David" w:hAnsi="David" w:cs="David"/>
          <w:b/>
          <w:bCs/>
          <w:sz w:val="40"/>
          <w:szCs w:val="40"/>
          <w:rtl/>
        </w:rPr>
        <w:t>תאריך:</w:t>
      </w:r>
      <w:r>
        <w:rPr>
          <w:rFonts w:ascii="David" w:hAnsi="David" w:cs="David" w:hint="cs"/>
          <w:b/>
          <w:bCs/>
          <w:sz w:val="40"/>
          <w:szCs w:val="40"/>
          <w:rtl/>
        </w:rPr>
        <w:t>24</w:t>
      </w:r>
      <w:r w:rsidRPr="00F7774F">
        <w:rPr>
          <w:rFonts w:ascii="David" w:hAnsi="David" w:cs="David"/>
          <w:b/>
          <w:bCs/>
          <w:sz w:val="40"/>
          <w:szCs w:val="40"/>
          <w:rtl/>
        </w:rPr>
        <w:t>.</w:t>
      </w:r>
      <w:r>
        <w:rPr>
          <w:rFonts w:ascii="David" w:hAnsi="David" w:cs="David" w:hint="cs"/>
          <w:b/>
          <w:bCs/>
          <w:sz w:val="40"/>
          <w:szCs w:val="40"/>
          <w:rtl/>
        </w:rPr>
        <w:t>3</w:t>
      </w:r>
      <w:r>
        <w:rPr>
          <w:rFonts w:ascii="David" w:hAnsi="David" w:cs="David"/>
          <w:b/>
          <w:bCs/>
          <w:sz w:val="40"/>
          <w:szCs w:val="40"/>
          <w:rtl/>
        </w:rPr>
        <w:t>.1</w:t>
      </w:r>
      <w:r>
        <w:rPr>
          <w:rFonts w:ascii="David" w:hAnsi="David" w:cs="David" w:hint="cs"/>
          <w:b/>
          <w:bCs/>
          <w:sz w:val="40"/>
          <w:szCs w:val="40"/>
          <w:rtl/>
        </w:rPr>
        <w:t>6</w:t>
      </w:r>
    </w:p>
    <w:p w:rsidR="005F5C43" w:rsidRPr="00EF41B4" w:rsidRDefault="005F5C43" w:rsidP="005F5C43">
      <w:pPr>
        <w:jc w:val="center"/>
        <w:rPr>
          <w:rFonts w:ascii="David" w:hAnsi="David" w:cs="David"/>
          <w:b/>
          <w:bCs/>
          <w:sz w:val="36"/>
          <w:szCs w:val="36"/>
          <w:rtl/>
        </w:rPr>
      </w:pPr>
      <w:r w:rsidRPr="00EF41B4">
        <w:rPr>
          <w:rFonts w:ascii="David" w:hAnsi="David" w:cs="David"/>
          <w:b/>
          <w:bCs/>
          <w:sz w:val="36"/>
          <w:szCs w:val="36"/>
          <w:rtl/>
        </w:rPr>
        <w:t xml:space="preserve">מטרת </w:t>
      </w:r>
      <w:r w:rsidRPr="00EF41B4">
        <w:rPr>
          <w:rFonts w:ascii="David" w:hAnsi="David" w:cs="David" w:hint="cs"/>
          <w:b/>
          <w:bCs/>
          <w:sz w:val="36"/>
          <w:szCs w:val="36"/>
          <w:rtl/>
        </w:rPr>
        <w:t xml:space="preserve">על: </w:t>
      </w:r>
      <w:r w:rsidR="00787386">
        <w:rPr>
          <w:rFonts w:ascii="David" w:hAnsi="David" w:cs="David" w:hint="cs"/>
          <w:b/>
          <w:bCs/>
          <w:sz w:val="36"/>
          <w:szCs w:val="36"/>
          <w:rtl/>
        </w:rPr>
        <w:t>חשיפה לתרבויות העולם וטיפוח הזיקה לשונות</w:t>
      </w:r>
    </w:p>
    <w:p w:rsidR="00787386" w:rsidRDefault="005F5C43" w:rsidP="00176149">
      <w:pPr>
        <w:jc w:val="center"/>
        <w:rPr>
          <w:rFonts w:ascii="David" w:hAnsi="David" w:cs="David"/>
          <w:b/>
          <w:bCs/>
          <w:sz w:val="36"/>
          <w:szCs w:val="36"/>
          <w:rtl/>
        </w:rPr>
      </w:pPr>
      <w:r w:rsidRPr="003046ED">
        <w:rPr>
          <w:rFonts w:ascii="David" w:hAnsi="David" w:cs="David" w:hint="cs"/>
          <w:b/>
          <w:bCs/>
          <w:sz w:val="36"/>
          <w:szCs w:val="36"/>
          <w:rtl/>
        </w:rPr>
        <w:t xml:space="preserve">מטרת </w:t>
      </w:r>
      <w:r w:rsidR="00787386">
        <w:rPr>
          <w:rFonts w:ascii="David" w:hAnsi="David" w:cs="David" w:hint="cs"/>
          <w:b/>
          <w:bCs/>
          <w:sz w:val="36"/>
          <w:szCs w:val="36"/>
          <w:rtl/>
        </w:rPr>
        <w:t>תוכן</w:t>
      </w:r>
      <w:r w:rsidRPr="003046ED">
        <w:rPr>
          <w:rFonts w:ascii="David" w:hAnsi="David" w:cs="David"/>
          <w:b/>
          <w:bCs/>
          <w:sz w:val="36"/>
          <w:szCs w:val="36"/>
          <w:rtl/>
        </w:rPr>
        <w:t>:</w:t>
      </w:r>
      <w:r w:rsidRPr="00F7774F">
        <w:rPr>
          <w:rFonts w:ascii="David" w:hAnsi="David" w:cs="David" w:hint="cs"/>
          <w:b/>
          <w:bCs/>
          <w:sz w:val="36"/>
          <w:szCs w:val="36"/>
          <w:rtl/>
        </w:rPr>
        <w:t xml:space="preserve"> </w:t>
      </w:r>
      <w:r w:rsidR="00176149">
        <w:rPr>
          <w:rFonts w:ascii="David" w:hAnsi="David" w:cs="David" w:hint="cs"/>
          <w:b/>
          <w:bCs/>
          <w:sz w:val="36"/>
          <w:szCs w:val="36"/>
          <w:rtl/>
        </w:rPr>
        <w:t>התלמיד יכיר את הלבוש המסורתי במקסיקו בפרט ובכלל בתרבויות שונות</w:t>
      </w:r>
    </w:p>
    <w:p w:rsidR="0028672D" w:rsidRPr="00F7774F" w:rsidRDefault="0028672D" w:rsidP="00176149">
      <w:pPr>
        <w:jc w:val="center"/>
        <w:rPr>
          <w:rFonts w:ascii="David" w:hAnsi="David" w:cs="David"/>
          <w:b/>
          <w:bCs/>
          <w:sz w:val="36"/>
          <w:szCs w:val="36"/>
          <w:rtl/>
        </w:rPr>
      </w:pPr>
      <w:r>
        <w:rPr>
          <w:rFonts w:ascii="David" w:hAnsi="David" w:cs="David" w:hint="cs"/>
          <w:b/>
          <w:bCs/>
          <w:sz w:val="36"/>
          <w:szCs w:val="36"/>
          <w:rtl/>
        </w:rPr>
        <w:t>מטרה שפתית:</w:t>
      </w:r>
      <w:r w:rsidR="003A7517">
        <w:rPr>
          <w:rFonts w:ascii="David" w:hAnsi="David" w:cs="David" w:hint="cs"/>
          <w:b/>
          <w:bCs/>
          <w:sz w:val="36"/>
          <w:szCs w:val="36"/>
          <w:rtl/>
        </w:rPr>
        <w:t xml:space="preserve"> התלמיד </w:t>
      </w:r>
      <w:ins w:id="0" w:author="מנהל" w:date="2016-03-25T16:34:00Z">
        <w:r w:rsidR="00D97ECC">
          <w:rPr>
            <w:rFonts w:ascii="David" w:hAnsi="David" w:cs="David" w:hint="cs"/>
            <w:b/>
            <w:bCs/>
            <w:sz w:val="36"/>
            <w:szCs w:val="36"/>
            <w:rtl/>
          </w:rPr>
          <w:t>יפיק מידע מטקסט רב היצגי ו</w:t>
        </w:r>
      </w:ins>
      <w:r w:rsidR="003A7517">
        <w:rPr>
          <w:rFonts w:ascii="David" w:hAnsi="David" w:cs="David" w:hint="cs"/>
          <w:b/>
          <w:bCs/>
          <w:sz w:val="36"/>
          <w:szCs w:val="36"/>
          <w:rtl/>
        </w:rPr>
        <w:t>יבחין בין מושגי ההגדרות השונים</w:t>
      </w:r>
    </w:p>
    <w:tbl>
      <w:tblPr>
        <w:tblStyle w:val="a3"/>
        <w:bidiVisual/>
        <w:tblW w:w="0" w:type="auto"/>
        <w:tblInd w:w="-209" w:type="dxa"/>
        <w:tblLook w:val="04A0" w:firstRow="1" w:lastRow="0" w:firstColumn="1" w:lastColumn="0" w:noHBand="0" w:noVBand="1"/>
      </w:tblPr>
      <w:tblGrid>
        <w:gridCol w:w="1101"/>
        <w:gridCol w:w="3768"/>
        <w:gridCol w:w="3636"/>
      </w:tblGrid>
      <w:tr w:rsidR="005F5C43" w:rsidRPr="00F7774F" w:rsidTr="00FC1625">
        <w:tc>
          <w:tcPr>
            <w:tcW w:w="1101" w:type="dxa"/>
          </w:tcPr>
          <w:p w:rsidR="005F5C43" w:rsidRPr="00F7774F" w:rsidRDefault="005F5C43" w:rsidP="00FC1625">
            <w:pPr>
              <w:rPr>
                <w:rFonts w:ascii="David" w:hAnsi="David" w:cs="David"/>
                <w:sz w:val="24"/>
                <w:szCs w:val="24"/>
                <w:rtl/>
              </w:rPr>
            </w:pPr>
            <w:r w:rsidRPr="00F7774F">
              <w:rPr>
                <w:rFonts w:ascii="David" w:hAnsi="David" w:cs="David" w:hint="cs"/>
                <w:sz w:val="24"/>
                <w:szCs w:val="24"/>
                <w:rtl/>
              </w:rPr>
              <w:t>זמן</w:t>
            </w:r>
          </w:p>
        </w:tc>
        <w:tc>
          <w:tcPr>
            <w:tcW w:w="3768" w:type="dxa"/>
          </w:tcPr>
          <w:p w:rsidR="005F5C43" w:rsidRPr="00F7774F" w:rsidRDefault="005F5C43" w:rsidP="00FC1625">
            <w:pPr>
              <w:rPr>
                <w:rFonts w:ascii="David" w:hAnsi="David" w:cs="David"/>
                <w:sz w:val="24"/>
                <w:szCs w:val="24"/>
                <w:rtl/>
              </w:rPr>
            </w:pPr>
            <w:r w:rsidRPr="00F7774F">
              <w:rPr>
                <w:rFonts w:ascii="David" w:hAnsi="David" w:cs="David" w:hint="cs"/>
                <w:sz w:val="24"/>
                <w:szCs w:val="24"/>
                <w:rtl/>
              </w:rPr>
              <w:t>פעולות הוראה</w:t>
            </w:r>
          </w:p>
        </w:tc>
        <w:tc>
          <w:tcPr>
            <w:tcW w:w="3636" w:type="dxa"/>
          </w:tcPr>
          <w:p w:rsidR="005F5C43" w:rsidRPr="00F7774F" w:rsidRDefault="005F5C43" w:rsidP="00FC1625">
            <w:pPr>
              <w:rPr>
                <w:rFonts w:ascii="David" w:hAnsi="David" w:cs="David"/>
                <w:sz w:val="24"/>
                <w:szCs w:val="24"/>
                <w:rtl/>
              </w:rPr>
            </w:pPr>
            <w:r w:rsidRPr="00F7774F">
              <w:rPr>
                <w:rFonts w:ascii="David" w:hAnsi="David" w:cs="David" w:hint="cs"/>
                <w:sz w:val="24"/>
                <w:szCs w:val="24"/>
                <w:rtl/>
              </w:rPr>
              <w:t>שיקול דעת</w:t>
            </w:r>
          </w:p>
        </w:tc>
      </w:tr>
      <w:tr w:rsidR="005F5C43" w:rsidRPr="00F7774F" w:rsidTr="0028672D">
        <w:trPr>
          <w:trHeight w:val="1550"/>
        </w:trPr>
        <w:tc>
          <w:tcPr>
            <w:tcW w:w="1101" w:type="dxa"/>
          </w:tcPr>
          <w:p w:rsidR="005F5C43" w:rsidRPr="00F7774F" w:rsidRDefault="008E6680" w:rsidP="00FC1625">
            <w:pPr>
              <w:rPr>
                <w:rFonts w:ascii="David" w:hAnsi="David" w:cs="David"/>
                <w:sz w:val="24"/>
                <w:szCs w:val="24"/>
                <w:rtl/>
              </w:rPr>
            </w:pPr>
            <w:r>
              <w:rPr>
                <w:rFonts w:ascii="David" w:hAnsi="David" w:cs="David" w:hint="cs"/>
                <w:sz w:val="24"/>
                <w:szCs w:val="24"/>
                <w:rtl/>
              </w:rPr>
              <w:t>20 דקות</w:t>
            </w:r>
          </w:p>
          <w:p w:rsidR="005F5C43" w:rsidRPr="00F7774F" w:rsidRDefault="005F5C43" w:rsidP="00FC1625">
            <w:pPr>
              <w:rPr>
                <w:rFonts w:ascii="David" w:hAnsi="David" w:cs="David"/>
                <w:sz w:val="24"/>
                <w:szCs w:val="24"/>
                <w:rtl/>
              </w:rPr>
            </w:pPr>
          </w:p>
          <w:p w:rsidR="005F5C43" w:rsidRPr="00F7774F" w:rsidRDefault="005F5C43" w:rsidP="00FC1625">
            <w:pPr>
              <w:rPr>
                <w:rFonts w:ascii="David" w:hAnsi="David" w:cs="David"/>
                <w:sz w:val="24"/>
                <w:szCs w:val="24"/>
                <w:rtl/>
              </w:rPr>
            </w:pPr>
          </w:p>
          <w:p w:rsidR="005F5C43" w:rsidRPr="00F7774F" w:rsidRDefault="005F5C43" w:rsidP="00FC1625">
            <w:pPr>
              <w:rPr>
                <w:rFonts w:ascii="David" w:hAnsi="David" w:cs="David"/>
                <w:sz w:val="24"/>
                <w:szCs w:val="24"/>
                <w:rtl/>
              </w:rPr>
            </w:pPr>
          </w:p>
          <w:p w:rsidR="005F5C43" w:rsidRPr="00F7774F" w:rsidRDefault="005F5C43" w:rsidP="00FC1625">
            <w:pPr>
              <w:rPr>
                <w:rFonts w:ascii="David" w:hAnsi="David" w:cs="David"/>
                <w:sz w:val="24"/>
                <w:szCs w:val="24"/>
                <w:rtl/>
              </w:rPr>
            </w:pPr>
          </w:p>
          <w:p w:rsidR="005F5C43" w:rsidRPr="00F7774F" w:rsidRDefault="005F5C43" w:rsidP="00FC1625">
            <w:pPr>
              <w:rPr>
                <w:rFonts w:ascii="David" w:hAnsi="David" w:cs="David"/>
                <w:sz w:val="24"/>
                <w:szCs w:val="24"/>
                <w:rtl/>
              </w:rPr>
            </w:pPr>
          </w:p>
          <w:p w:rsidR="005F5C43" w:rsidRPr="00F7774F" w:rsidRDefault="005F5C43" w:rsidP="00FC1625">
            <w:pPr>
              <w:rPr>
                <w:rFonts w:ascii="David" w:hAnsi="David" w:cs="David"/>
                <w:sz w:val="24"/>
                <w:szCs w:val="24"/>
                <w:rtl/>
              </w:rPr>
            </w:pPr>
          </w:p>
          <w:p w:rsidR="005F5C43" w:rsidRPr="00F7774F" w:rsidRDefault="005F5C43" w:rsidP="00FC1625">
            <w:pPr>
              <w:rPr>
                <w:rFonts w:ascii="David" w:hAnsi="David" w:cs="David"/>
                <w:sz w:val="24"/>
                <w:szCs w:val="24"/>
                <w:rtl/>
              </w:rPr>
            </w:pPr>
          </w:p>
          <w:p w:rsidR="005F5C43" w:rsidRPr="00F7774F" w:rsidRDefault="005F5C43" w:rsidP="00FC1625">
            <w:pPr>
              <w:rPr>
                <w:rFonts w:ascii="David" w:hAnsi="David" w:cs="David"/>
                <w:sz w:val="24"/>
                <w:szCs w:val="24"/>
                <w:rtl/>
              </w:rPr>
            </w:pPr>
          </w:p>
          <w:p w:rsidR="005F5C43" w:rsidRPr="00F7774F" w:rsidRDefault="005F5C43" w:rsidP="00FC1625">
            <w:pPr>
              <w:rPr>
                <w:rFonts w:ascii="David" w:hAnsi="David" w:cs="David"/>
                <w:sz w:val="24"/>
                <w:szCs w:val="24"/>
                <w:rtl/>
              </w:rPr>
            </w:pPr>
          </w:p>
          <w:p w:rsidR="005F5C43" w:rsidRPr="00F7774F" w:rsidRDefault="005F5C43" w:rsidP="00FC1625">
            <w:pPr>
              <w:rPr>
                <w:rFonts w:ascii="David" w:hAnsi="David" w:cs="David"/>
                <w:sz w:val="24"/>
                <w:szCs w:val="24"/>
                <w:rtl/>
              </w:rPr>
            </w:pPr>
          </w:p>
          <w:p w:rsidR="005F5C43" w:rsidRPr="00F7774F" w:rsidRDefault="005F5C43" w:rsidP="00FC1625">
            <w:pPr>
              <w:rPr>
                <w:rFonts w:ascii="David" w:hAnsi="David" w:cs="David"/>
                <w:sz w:val="24"/>
                <w:szCs w:val="24"/>
                <w:rtl/>
              </w:rPr>
            </w:pPr>
          </w:p>
          <w:p w:rsidR="005F5C43" w:rsidRPr="00F7774F" w:rsidRDefault="005F5C43" w:rsidP="00FC1625">
            <w:pPr>
              <w:rPr>
                <w:rFonts w:ascii="David" w:hAnsi="David" w:cs="David"/>
                <w:sz w:val="24"/>
                <w:szCs w:val="24"/>
                <w:rtl/>
              </w:rPr>
            </w:pPr>
          </w:p>
          <w:p w:rsidR="005F5C43" w:rsidRPr="00F7774F" w:rsidRDefault="005F5C43" w:rsidP="00FC1625">
            <w:pPr>
              <w:rPr>
                <w:rFonts w:ascii="David" w:hAnsi="David" w:cs="David"/>
                <w:sz w:val="24"/>
                <w:szCs w:val="24"/>
                <w:rtl/>
              </w:rPr>
            </w:pPr>
          </w:p>
          <w:p w:rsidR="005F5C43" w:rsidRPr="00F7774F" w:rsidRDefault="005F5C43" w:rsidP="00FC1625">
            <w:pPr>
              <w:rPr>
                <w:rFonts w:ascii="David" w:hAnsi="David" w:cs="David"/>
                <w:sz w:val="24"/>
                <w:szCs w:val="24"/>
                <w:rtl/>
              </w:rPr>
            </w:pPr>
          </w:p>
          <w:p w:rsidR="005F5C43" w:rsidRPr="00F7774F" w:rsidRDefault="005F5C43" w:rsidP="00FC1625">
            <w:pPr>
              <w:rPr>
                <w:rFonts w:ascii="David" w:hAnsi="David" w:cs="David"/>
                <w:sz w:val="24"/>
                <w:szCs w:val="24"/>
                <w:rtl/>
              </w:rPr>
            </w:pPr>
          </w:p>
          <w:p w:rsidR="005F5C43" w:rsidRPr="00F7774F"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28672D" w:rsidRDefault="0028672D" w:rsidP="00FC1625">
            <w:pPr>
              <w:rPr>
                <w:rFonts w:ascii="David" w:hAnsi="David" w:cs="David"/>
                <w:sz w:val="24"/>
                <w:szCs w:val="24"/>
                <w:rtl/>
              </w:rPr>
            </w:pPr>
          </w:p>
          <w:p w:rsidR="008E6680" w:rsidRDefault="008E6680" w:rsidP="00FC1625">
            <w:pPr>
              <w:rPr>
                <w:rFonts w:ascii="David" w:hAnsi="David" w:cs="David"/>
                <w:sz w:val="24"/>
                <w:szCs w:val="24"/>
                <w:rtl/>
              </w:rPr>
            </w:pPr>
          </w:p>
          <w:p w:rsidR="005F5C43" w:rsidRPr="00F7774F" w:rsidRDefault="005F5C43" w:rsidP="008E6680">
            <w:pPr>
              <w:rPr>
                <w:rFonts w:ascii="David" w:hAnsi="David" w:cs="David"/>
                <w:sz w:val="24"/>
                <w:szCs w:val="24"/>
                <w:rtl/>
              </w:rPr>
            </w:pPr>
            <w:r>
              <w:rPr>
                <w:rFonts w:ascii="David" w:hAnsi="David" w:cs="David" w:hint="cs"/>
                <w:sz w:val="24"/>
                <w:szCs w:val="24"/>
                <w:rtl/>
              </w:rPr>
              <w:t>2</w:t>
            </w:r>
            <w:r w:rsidR="008E6680">
              <w:rPr>
                <w:rFonts w:ascii="David" w:hAnsi="David" w:cs="David" w:hint="cs"/>
                <w:sz w:val="24"/>
                <w:szCs w:val="24"/>
                <w:rtl/>
              </w:rPr>
              <w:t>0</w:t>
            </w:r>
            <w:r>
              <w:rPr>
                <w:rFonts w:ascii="David" w:hAnsi="David" w:cs="David" w:hint="cs"/>
                <w:sz w:val="24"/>
                <w:szCs w:val="24"/>
                <w:rtl/>
              </w:rPr>
              <w:t xml:space="preserve"> דקות</w:t>
            </w:r>
          </w:p>
        </w:tc>
        <w:tc>
          <w:tcPr>
            <w:tcW w:w="3768" w:type="dxa"/>
          </w:tcPr>
          <w:p w:rsidR="005F5C43" w:rsidRPr="00F7774F" w:rsidRDefault="005F5C43" w:rsidP="00FC1625">
            <w:pPr>
              <w:rPr>
                <w:rFonts w:ascii="David" w:hAnsi="David" w:cs="David"/>
                <w:sz w:val="24"/>
                <w:szCs w:val="24"/>
                <w:u w:val="single"/>
                <w:rtl/>
              </w:rPr>
            </w:pPr>
            <w:r w:rsidRPr="00F7774F">
              <w:rPr>
                <w:rFonts w:ascii="David" w:hAnsi="David" w:cs="David" w:hint="cs"/>
                <w:sz w:val="24"/>
                <w:szCs w:val="24"/>
                <w:u w:val="single"/>
                <w:rtl/>
              </w:rPr>
              <w:t xml:space="preserve">1.פתיחה </w:t>
            </w:r>
            <w:r w:rsidR="008E6680">
              <w:rPr>
                <w:rFonts w:ascii="David" w:hAnsi="David" w:cs="David" w:hint="cs"/>
                <w:sz w:val="24"/>
                <w:szCs w:val="24"/>
                <w:u w:val="single"/>
                <w:rtl/>
              </w:rPr>
              <w:t>ודיון</w:t>
            </w:r>
          </w:p>
          <w:p w:rsidR="005F5C43" w:rsidRPr="00F7774F" w:rsidRDefault="005F5C43" w:rsidP="00FC1625">
            <w:pPr>
              <w:rPr>
                <w:rFonts w:ascii="David" w:hAnsi="David" w:cs="David"/>
                <w:sz w:val="24"/>
                <w:szCs w:val="24"/>
                <w:u w:val="single"/>
                <w:rtl/>
              </w:rPr>
            </w:pPr>
          </w:p>
          <w:p w:rsidR="005F5C43" w:rsidRPr="00F7774F" w:rsidRDefault="005F5C43" w:rsidP="00265111">
            <w:pPr>
              <w:rPr>
                <w:rFonts w:ascii="David" w:hAnsi="David" w:cs="David"/>
                <w:sz w:val="24"/>
                <w:szCs w:val="24"/>
                <w:rtl/>
              </w:rPr>
            </w:pPr>
            <w:r w:rsidRPr="00F7774F">
              <w:rPr>
                <w:rFonts w:ascii="David" w:hAnsi="David" w:cs="David" w:hint="cs"/>
                <w:sz w:val="24"/>
                <w:szCs w:val="24"/>
                <w:rtl/>
              </w:rPr>
              <w:t xml:space="preserve">א. </w:t>
            </w:r>
            <w:r w:rsidR="00265111">
              <w:rPr>
                <w:rFonts w:ascii="David" w:hAnsi="David" w:cs="David" w:hint="cs"/>
                <w:sz w:val="24"/>
                <w:szCs w:val="24"/>
                <w:rtl/>
              </w:rPr>
              <w:t xml:space="preserve">אומר לתלמידים שזהו השיעור השני בסדרת השיעורים על מקסיקו, ושהיום נתמקד בנושא הלבוש. </w:t>
            </w:r>
            <w:ins w:id="1" w:author="מנהל" w:date="2016-03-25T16:15:00Z">
              <w:r w:rsidR="00B7184B">
                <w:rPr>
                  <w:rFonts w:ascii="David" w:hAnsi="David" w:cs="David" w:hint="cs"/>
                  <w:sz w:val="24"/>
                  <w:szCs w:val="24"/>
                  <w:rtl/>
                </w:rPr>
                <w:t xml:space="preserve"> מה עם פתיחה מסקרנת???</w:t>
              </w:r>
            </w:ins>
          </w:p>
          <w:p w:rsidR="005F5C43" w:rsidRDefault="005F5C43" w:rsidP="00FC1625">
            <w:pPr>
              <w:rPr>
                <w:rFonts w:ascii="David" w:hAnsi="David" w:cs="David"/>
                <w:sz w:val="24"/>
                <w:szCs w:val="24"/>
                <w:rtl/>
              </w:rPr>
            </w:pPr>
          </w:p>
          <w:p w:rsidR="00265111" w:rsidRDefault="005F5C43" w:rsidP="00060C93">
            <w:pPr>
              <w:spacing w:line="360" w:lineRule="auto"/>
              <w:rPr>
                <w:ins w:id="2" w:author="מנהל" w:date="2016-03-25T16:15:00Z"/>
                <w:rFonts w:ascii="David" w:hAnsi="David" w:cs="David" w:hint="cs"/>
                <w:sz w:val="24"/>
                <w:szCs w:val="24"/>
                <w:rtl/>
              </w:rPr>
            </w:pPr>
            <w:r w:rsidRPr="00F7774F">
              <w:rPr>
                <w:rFonts w:ascii="David" w:hAnsi="David" w:cs="David" w:hint="cs"/>
                <w:sz w:val="24"/>
                <w:szCs w:val="24"/>
                <w:rtl/>
              </w:rPr>
              <w:t>ב.</w:t>
            </w:r>
            <w:r>
              <w:rPr>
                <w:rFonts w:ascii="David" w:hAnsi="David" w:cs="David" w:hint="cs"/>
                <w:sz w:val="24"/>
                <w:szCs w:val="24"/>
                <w:rtl/>
              </w:rPr>
              <w:t xml:space="preserve"> </w:t>
            </w:r>
            <w:r w:rsidR="00060C93">
              <w:rPr>
                <w:rFonts w:ascii="David" w:hAnsi="David" w:cs="David" w:hint="cs"/>
                <w:sz w:val="24"/>
                <w:szCs w:val="24"/>
                <w:rtl/>
              </w:rPr>
              <w:t>אחלק לתלמידים טקסט רב היצגי דרכו נלמד על לבוש מסורתי בכלל ועל ה</w:t>
            </w:r>
            <w:r w:rsidR="00295684">
              <w:rPr>
                <w:rFonts w:ascii="David" w:hAnsi="David" w:cs="David" w:hint="cs"/>
                <w:sz w:val="24"/>
                <w:szCs w:val="24"/>
                <w:rtl/>
              </w:rPr>
              <w:t>פונצ'ו והסומבררו שהם הלבוש המסורתי במקסיקו</w:t>
            </w:r>
            <w:r w:rsidR="00060C93">
              <w:rPr>
                <w:rFonts w:ascii="David" w:hAnsi="David" w:cs="David" w:hint="cs"/>
                <w:sz w:val="24"/>
                <w:szCs w:val="24"/>
                <w:rtl/>
              </w:rPr>
              <w:t xml:space="preserve"> בפרט</w:t>
            </w:r>
            <w:r w:rsidR="00265111">
              <w:rPr>
                <w:rFonts w:ascii="David" w:hAnsi="David" w:cs="David" w:hint="cs"/>
                <w:sz w:val="24"/>
                <w:szCs w:val="24"/>
                <w:rtl/>
              </w:rPr>
              <w:t>.</w:t>
            </w:r>
          </w:p>
          <w:p w:rsidR="00B7184B" w:rsidRDefault="00B7184B" w:rsidP="00060C93">
            <w:pPr>
              <w:spacing w:line="360" w:lineRule="auto"/>
              <w:rPr>
                <w:ins w:id="3" w:author="מנהל" w:date="2016-03-25T16:15:00Z"/>
                <w:rFonts w:ascii="David" w:hAnsi="David" w:cs="David" w:hint="cs"/>
                <w:sz w:val="24"/>
                <w:szCs w:val="24"/>
                <w:rtl/>
              </w:rPr>
            </w:pPr>
            <w:ins w:id="4" w:author="מנהל" w:date="2016-03-25T16:15:00Z">
              <w:r>
                <w:rPr>
                  <w:rFonts w:ascii="David" w:hAnsi="David" w:cs="David" w:hint="cs"/>
                  <w:sz w:val="24"/>
                  <w:szCs w:val="24"/>
                  <w:rtl/>
                </w:rPr>
                <w:t>כדאי להתייחס לטקסט כפי שעשינו אנחנו בשיעור דידקטיקה-</w:t>
              </w:r>
            </w:ins>
          </w:p>
          <w:p w:rsidR="00B7184B" w:rsidDel="00B7184B" w:rsidRDefault="00B7184B" w:rsidP="00D97ECC">
            <w:pPr>
              <w:spacing w:line="360" w:lineRule="auto"/>
              <w:rPr>
                <w:del w:id="5" w:author="מנהל" w:date="2016-03-25T16:16:00Z"/>
                <w:rFonts w:ascii="David" w:hAnsi="David" w:cs="David"/>
                <w:sz w:val="24"/>
                <w:szCs w:val="24"/>
                <w:rtl/>
              </w:rPr>
            </w:pPr>
            <w:ins w:id="6" w:author="מנהל" w:date="2016-03-25T16:16:00Z">
              <w:r>
                <w:rPr>
                  <w:rFonts w:ascii="David" w:hAnsi="David" w:cs="David" w:hint="cs"/>
                  <w:sz w:val="24"/>
                  <w:szCs w:val="24"/>
                  <w:rtl/>
                </w:rPr>
                <w:t xml:space="preserve">על מה מדבר הטקסט? כיצד אתם יודעים? אילו סוגי טקסטים מופיעים בטקסט </w:t>
              </w:r>
              <w:proofErr w:type="spellStart"/>
              <w:r>
                <w:rPr>
                  <w:rFonts w:ascii="David" w:hAnsi="David" w:cs="David" w:hint="cs"/>
                  <w:sz w:val="24"/>
                  <w:szCs w:val="24"/>
                  <w:rtl/>
                </w:rPr>
                <w:t>הכללי?</w:t>
              </w:r>
            </w:ins>
          </w:p>
          <w:p w:rsidR="00D97ECC" w:rsidRDefault="00060C93" w:rsidP="00295684">
            <w:pPr>
              <w:spacing w:line="360" w:lineRule="auto"/>
              <w:rPr>
                <w:ins w:id="7" w:author="מנהל" w:date="2016-03-25T16:34:00Z"/>
                <w:rFonts w:ascii="David" w:hAnsi="David" w:cs="David" w:hint="cs"/>
                <w:sz w:val="24"/>
                <w:szCs w:val="24"/>
                <w:rtl/>
              </w:rPr>
            </w:pPr>
            <w:r>
              <w:rPr>
                <w:rFonts w:ascii="David" w:hAnsi="David" w:cs="David" w:hint="cs"/>
                <w:sz w:val="24"/>
                <w:szCs w:val="24"/>
                <w:rtl/>
              </w:rPr>
              <w:t>ג</w:t>
            </w:r>
            <w:proofErr w:type="spellEnd"/>
            <w:r>
              <w:rPr>
                <w:rFonts w:ascii="David" w:hAnsi="David" w:cs="David" w:hint="cs"/>
                <w:sz w:val="24"/>
                <w:szCs w:val="24"/>
                <w:rtl/>
              </w:rPr>
              <w:t xml:space="preserve">. </w:t>
            </w:r>
            <w:r w:rsidRPr="00060C93">
              <w:rPr>
                <w:rFonts w:ascii="David" w:hAnsi="David" w:cs="David" w:hint="cs"/>
                <w:sz w:val="24"/>
                <w:szCs w:val="24"/>
                <w:rtl/>
              </w:rPr>
              <w:t xml:space="preserve">נקרא ביחד כל ריבוע המופיע בדף ולאחר כל קריאה של ריבוע אבקש מהתלמידים לסמן את המשפט שמגדיר מה הוא לבוש מסורתי. </w:t>
            </w:r>
          </w:p>
          <w:p w:rsidR="00D97ECC" w:rsidRDefault="00D97ECC" w:rsidP="00295684">
            <w:pPr>
              <w:spacing w:line="360" w:lineRule="auto"/>
              <w:rPr>
                <w:ins w:id="8" w:author="מנהל" w:date="2016-03-25T16:35:00Z"/>
                <w:rFonts w:ascii="David" w:hAnsi="David" w:cs="David" w:hint="cs"/>
                <w:sz w:val="24"/>
                <w:szCs w:val="24"/>
                <w:rtl/>
              </w:rPr>
            </w:pPr>
            <w:ins w:id="9" w:author="מנהל" w:date="2016-03-25T16:35:00Z">
              <w:r>
                <w:rPr>
                  <w:rFonts w:ascii="David" w:hAnsi="David" w:cs="David" w:hint="cs"/>
                  <w:sz w:val="24"/>
                  <w:szCs w:val="24"/>
                  <w:rtl/>
                </w:rPr>
                <w:t xml:space="preserve">תשובה מצופה- </w:t>
              </w:r>
              <w:r w:rsidRPr="00D97ECC">
                <w:rPr>
                  <w:rFonts w:ascii="David" w:hAnsi="David" w:cs="David" w:hint="cs"/>
                  <w:b/>
                  <w:bCs/>
                  <w:sz w:val="24"/>
                  <w:szCs w:val="24"/>
                  <w:highlight w:val="yellow"/>
                  <w:rtl/>
                  <w:rPrChange w:id="10" w:author="מנהל" w:date="2016-03-25T16:37:00Z">
                    <w:rPr>
                      <w:rFonts w:ascii="David" w:hAnsi="David" w:cs="David" w:hint="cs"/>
                      <w:sz w:val="24"/>
                      <w:szCs w:val="24"/>
                      <w:rtl/>
                    </w:rPr>
                  </w:rPrChange>
                </w:rPr>
                <w:t>בגדים</w:t>
              </w:r>
              <w:r w:rsidRPr="00D97ECC">
                <w:rPr>
                  <w:rFonts w:ascii="David" w:hAnsi="David" w:cs="David"/>
                  <w:b/>
                  <w:bCs/>
                  <w:sz w:val="24"/>
                  <w:szCs w:val="24"/>
                  <w:highlight w:val="yellow"/>
                  <w:rtl/>
                  <w:rPrChange w:id="11" w:author="מנהל" w:date="2016-03-25T16:37:00Z">
                    <w:rPr>
                      <w:rFonts w:ascii="David" w:hAnsi="David" w:cs="David"/>
                      <w:sz w:val="24"/>
                      <w:szCs w:val="24"/>
                      <w:rtl/>
                    </w:rPr>
                  </w:rPrChange>
                </w:rPr>
                <w:t xml:space="preserve"> </w:t>
              </w:r>
              <w:r w:rsidRPr="00D97ECC">
                <w:rPr>
                  <w:rFonts w:ascii="David" w:hAnsi="David" w:cs="David" w:hint="cs"/>
                  <w:b/>
                  <w:bCs/>
                  <w:sz w:val="24"/>
                  <w:szCs w:val="24"/>
                  <w:highlight w:val="yellow"/>
                  <w:rtl/>
                  <w:rPrChange w:id="12" w:author="מנהל" w:date="2016-03-25T16:37:00Z">
                    <w:rPr>
                      <w:rFonts w:ascii="David" w:hAnsi="David" w:cs="David" w:hint="cs"/>
                      <w:sz w:val="24"/>
                      <w:szCs w:val="24"/>
                      <w:rtl/>
                    </w:rPr>
                  </w:rPrChange>
                </w:rPr>
                <w:t>אופייניים</w:t>
              </w:r>
              <w:r w:rsidRPr="00D97ECC">
                <w:rPr>
                  <w:rFonts w:ascii="David" w:hAnsi="David" w:cs="David"/>
                  <w:sz w:val="24"/>
                  <w:szCs w:val="24"/>
                  <w:rtl/>
                </w:rPr>
                <w:t xml:space="preserve"> </w:t>
              </w:r>
              <w:r w:rsidRPr="00D97ECC">
                <w:rPr>
                  <w:rFonts w:ascii="David" w:hAnsi="David" w:cs="David" w:hint="cs"/>
                  <w:sz w:val="24"/>
                  <w:szCs w:val="24"/>
                  <w:rtl/>
                </w:rPr>
                <w:t>לאזור</w:t>
              </w:r>
              <w:r w:rsidRPr="00D97ECC">
                <w:rPr>
                  <w:rFonts w:ascii="David" w:hAnsi="David" w:cs="David"/>
                  <w:sz w:val="24"/>
                  <w:szCs w:val="24"/>
                  <w:rtl/>
                </w:rPr>
                <w:t xml:space="preserve"> </w:t>
              </w:r>
              <w:r w:rsidRPr="00D97ECC">
                <w:rPr>
                  <w:rFonts w:ascii="David" w:hAnsi="David" w:cs="David" w:hint="cs"/>
                  <w:sz w:val="24"/>
                  <w:szCs w:val="24"/>
                  <w:rtl/>
                </w:rPr>
                <w:t>גאוגרפי</w:t>
              </w:r>
              <w:r w:rsidRPr="00D97ECC">
                <w:rPr>
                  <w:rFonts w:ascii="David" w:hAnsi="David" w:cs="David"/>
                  <w:sz w:val="24"/>
                  <w:szCs w:val="24"/>
                  <w:rtl/>
                </w:rPr>
                <w:t xml:space="preserve"> </w:t>
              </w:r>
              <w:r w:rsidRPr="00D97ECC">
                <w:rPr>
                  <w:rFonts w:ascii="David" w:hAnsi="David" w:cs="David" w:hint="cs"/>
                  <w:sz w:val="24"/>
                  <w:szCs w:val="24"/>
                  <w:rtl/>
                </w:rPr>
                <w:t>מסוים</w:t>
              </w:r>
              <w:r w:rsidRPr="00D97ECC">
                <w:rPr>
                  <w:rFonts w:ascii="David" w:hAnsi="David" w:cs="David"/>
                  <w:sz w:val="24"/>
                  <w:szCs w:val="24"/>
                  <w:rtl/>
                </w:rPr>
                <w:t xml:space="preserve"> </w:t>
              </w:r>
              <w:r w:rsidRPr="00D97ECC">
                <w:rPr>
                  <w:rFonts w:ascii="David" w:hAnsi="David" w:cs="David" w:hint="cs"/>
                  <w:sz w:val="24"/>
                  <w:szCs w:val="24"/>
                  <w:rtl/>
                </w:rPr>
                <w:t>או</w:t>
              </w:r>
              <w:r w:rsidRPr="00D97ECC">
                <w:rPr>
                  <w:rFonts w:ascii="David" w:hAnsi="David" w:cs="David"/>
                  <w:sz w:val="24"/>
                  <w:szCs w:val="24"/>
                  <w:rtl/>
                </w:rPr>
                <w:t xml:space="preserve"> </w:t>
              </w:r>
              <w:r w:rsidRPr="00D97ECC">
                <w:rPr>
                  <w:rFonts w:ascii="David" w:hAnsi="David" w:cs="David" w:hint="cs"/>
                  <w:sz w:val="24"/>
                  <w:szCs w:val="24"/>
                  <w:rtl/>
                </w:rPr>
                <w:t>לקבוצה</w:t>
              </w:r>
              <w:r w:rsidRPr="00D97ECC">
                <w:rPr>
                  <w:rFonts w:ascii="David" w:hAnsi="David" w:cs="David"/>
                  <w:sz w:val="24"/>
                  <w:szCs w:val="24"/>
                  <w:rtl/>
                </w:rPr>
                <w:t xml:space="preserve"> </w:t>
              </w:r>
              <w:r w:rsidRPr="00D97ECC">
                <w:rPr>
                  <w:rFonts w:ascii="David" w:hAnsi="David" w:cs="David" w:hint="cs"/>
                  <w:sz w:val="24"/>
                  <w:szCs w:val="24"/>
                  <w:rtl/>
                </w:rPr>
                <w:t>אתנית</w:t>
              </w:r>
              <w:r w:rsidRPr="00D97ECC">
                <w:rPr>
                  <w:rFonts w:ascii="David" w:hAnsi="David" w:cs="David"/>
                  <w:sz w:val="24"/>
                  <w:szCs w:val="24"/>
                  <w:rtl/>
                </w:rPr>
                <w:t xml:space="preserve"> </w:t>
              </w:r>
              <w:r w:rsidRPr="00D97ECC">
                <w:rPr>
                  <w:rFonts w:ascii="David" w:hAnsi="David" w:cs="David" w:hint="cs"/>
                  <w:sz w:val="24"/>
                  <w:szCs w:val="24"/>
                  <w:rtl/>
                </w:rPr>
                <w:t>או</w:t>
              </w:r>
              <w:r w:rsidRPr="00D97ECC">
                <w:rPr>
                  <w:rFonts w:ascii="David" w:hAnsi="David" w:cs="David"/>
                  <w:sz w:val="24"/>
                  <w:szCs w:val="24"/>
                  <w:rtl/>
                </w:rPr>
                <w:t xml:space="preserve"> </w:t>
              </w:r>
              <w:r w:rsidRPr="00D97ECC">
                <w:rPr>
                  <w:rFonts w:ascii="David" w:hAnsi="David" w:cs="David" w:hint="cs"/>
                  <w:sz w:val="24"/>
                  <w:szCs w:val="24"/>
                  <w:rtl/>
                </w:rPr>
                <w:t>דתית</w:t>
              </w:r>
              <w:r w:rsidRPr="00D97ECC">
                <w:rPr>
                  <w:rFonts w:ascii="David" w:hAnsi="David" w:cs="David"/>
                  <w:sz w:val="24"/>
                  <w:szCs w:val="24"/>
                  <w:rtl/>
                </w:rPr>
                <w:t xml:space="preserve">. </w:t>
              </w:r>
            </w:ins>
          </w:p>
          <w:p w:rsidR="00D97ECC" w:rsidRDefault="00060C93" w:rsidP="00295684">
            <w:pPr>
              <w:spacing w:line="360" w:lineRule="auto"/>
              <w:rPr>
                <w:ins w:id="13" w:author="מנהל" w:date="2016-03-25T16:35:00Z"/>
                <w:rFonts w:ascii="David" w:hAnsi="David" w:cs="David" w:hint="cs"/>
                <w:sz w:val="24"/>
                <w:szCs w:val="24"/>
                <w:rtl/>
              </w:rPr>
            </w:pPr>
            <w:r w:rsidRPr="00060C93">
              <w:rPr>
                <w:rFonts w:ascii="David" w:hAnsi="David" w:cs="David" w:hint="cs"/>
                <w:sz w:val="24"/>
                <w:szCs w:val="24"/>
                <w:rtl/>
              </w:rPr>
              <w:t xml:space="preserve">מה הוא סומבררו. </w:t>
            </w:r>
          </w:p>
          <w:p w:rsidR="00D97ECC" w:rsidRDefault="00D97ECC" w:rsidP="00295684">
            <w:pPr>
              <w:spacing w:line="360" w:lineRule="auto"/>
              <w:rPr>
                <w:ins w:id="14" w:author="מנהל" w:date="2016-03-25T16:35:00Z"/>
                <w:rFonts w:ascii="David" w:hAnsi="David" w:cs="David" w:hint="cs"/>
                <w:sz w:val="24"/>
                <w:szCs w:val="24"/>
                <w:rtl/>
              </w:rPr>
            </w:pPr>
            <w:ins w:id="15" w:author="מנהל" w:date="2016-03-25T16:35:00Z">
              <w:r>
                <w:rPr>
                  <w:rFonts w:ascii="David" w:hAnsi="David" w:cs="David" w:hint="cs"/>
                  <w:sz w:val="24"/>
                  <w:szCs w:val="24"/>
                  <w:rtl/>
                </w:rPr>
                <w:t xml:space="preserve">תשובה מצופה- </w:t>
              </w:r>
              <w:r w:rsidRPr="00D97ECC">
                <w:rPr>
                  <w:rFonts w:ascii="David" w:hAnsi="David" w:cs="David" w:hint="cs"/>
                  <w:b/>
                  <w:bCs/>
                  <w:sz w:val="24"/>
                  <w:szCs w:val="24"/>
                  <w:highlight w:val="yellow"/>
                  <w:rtl/>
                  <w:rPrChange w:id="16" w:author="מנהל" w:date="2016-03-25T16:37:00Z">
                    <w:rPr>
                      <w:rFonts w:ascii="David" w:hAnsi="David" w:cs="David" w:hint="cs"/>
                      <w:sz w:val="24"/>
                      <w:szCs w:val="24"/>
                      <w:rtl/>
                    </w:rPr>
                  </w:rPrChange>
                </w:rPr>
                <w:t>כובע</w:t>
              </w:r>
              <w:r w:rsidRPr="00D97ECC">
                <w:rPr>
                  <w:rFonts w:ascii="David" w:hAnsi="David" w:cs="David"/>
                  <w:b/>
                  <w:bCs/>
                  <w:sz w:val="24"/>
                  <w:szCs w:val="24"/>
                  <w:highlight w:val="yellow"/>
                  <w:rtl/>
                  <w:rPrChange w:id="17" w:author="מנהל" w:date="2016-03-25T16:37:00Z">
                    <w:rPr>
                      <w:rFonts w:ascii="David" w:hAnsi="David" w:cs="David"/>
                      <w:sz w:val="24"/>
                      <w:szCs w:val="24"/>
                      <w:rtl/>
                    </w:rPr>
                  </w:rPrChange>
                </w:rPr>
                <w:t xml:space="preserve"> </w:t>
              </w:r>
              <w:r w:rsidRPr="00D97ECC">
                <w:rPr>
                  <w:rFonts w:ascii="David" w:hAnsi="David" w:cs="David" w:hint="cs"/>
                  <w:b/>
                  <w:bCs/>
                  <w:sz w:val="24"/>
                  <w:szCs w:val="24"/>
                  <w:highlight w:val="yellow"/>
                  <w:rtl/>
                  <w:rPrChange w:id="18" w:author="מנהל" w:date="2016-03-25T16:37:00Z">
                    <w:rPr>
                      <w:rFonts w:ascii="David" w:hAnsi="David" w:cs="David" w:hint="cs"/>
                      <w:sz w:val="24"/>
                      <w:szCs w:val="24"/>
                      <w:rtl/>
                    </w:rPr>
                  </w:rPrChange>
                </w:rPr>
                <w:t>מקסיקני</w:t>
              </w:r>
              <w:r w:rsidRPr="00D97ECC">
                <w:rPr>
                  <w:rFonts w:ascii="David" w:hAnsi="David" w:cs="David"/>
                  <w:sz w:val="24"/>
                  <w:szCs w:val="24"/>
                  <w:rtl/>
                </w:rPr>
                <w:t xml:space="preserve"> </w:t>
              </w:r>
              <w:r w:rsidRPr="00D97ECC">
                <w:rPr>
                  <w:rFonts w:ascii="David" w:hAnsi="David" w:cs="David" w:hint="cs"/>
                  <w:sz w:val="24"/>
                  <w:szCs w:val="24"/>
                  <w:rtl/>
                </w:rPr>
                <w:t>בעל</w:t>
              </w:r>
              <w:r w:rsidRPr="00D97ECC">
                <w:rPr>
                  <w:rFonts w:ascii="David" w:hAnsi="David" w:cs="David"/>
                  <w:sz w:val="24"/>
                  <w:szCs w:val="24"/>
                  <w:rtl/>
                </w:rPr>
                <w:t xml:space="preserve"> </w:t>
              </w:r>
              <w:r w:rsidRPr="00D97ECC">
                <w:rPr>
                  <w:rFonts w:ascii="David" w:hAnsi="David" w:cs="David" w:hint="cs"/>
                  <w:sz w:val="24"/>
                  <w:szCs w:val="24"/>
                  <w:rtl/>
                </w:rPr>
                <w:t>כיפה</w:t>
              </w:r>
              <w:r w:rsidRPr="00D97ECC">
                <w:rPr>
                  <w:rFonts w:ascii="David" w:hAnsi="David" w:cs="David"/>
                  <w:sz w:val="24"/>
                  <w:szCs w:val="24"/>
                  <w:rtl/>
                </w:rPr>
                <w:t xml:space="preserve"> </w:t>
              </w:r>
              <w:r w:rsidRPr="00D97ECC">
                <w:rPr>
                  <w:rFonts w:ascii="David" w:hAnsi="David" w:cs="David" w:hint="cs"/>
                  <w:sz w:val="24"/>
                  <w:szCs w:val="24"/>
                  <w:rtl/>
                </w:rPr>
                <w:t>גבוהה</w:t>
              </w:r>
              <w:r w:rsidRPr="00D97ECC">
                <w:rPr>
                  <w:rFonts w:ascii="David" w:hAnsi="David" w:cs="David"/>
                  <w:sz w:val="24"/>
                  <w:szCs w:val="24"/>
                  <w:rtl/>
                </w:rPr>
                <w:t xml:space="preserve"> </w:t>
              </w:r>
              <w:r w:rsidRPr="00D97ECC">
                <w:rPr>
                  <w:rFonts w:ascii="David" w:hAnsi="David" w:cs="David" w:hint="cs"/>
                  <w:sz w:val="24"/>
                  <w:szCs w:val="24"/>
                  <w:rtl/>
                </w:rPr>
                <w:t>ושוליים</w:t>
              </w:r>
              <w:r w:rsidRPr="00D97ECC">
                <w:rPr>
                  <w:rFonts w:ascii="David" w:hAnsi="David" w:cs="David"/>
                  <w:sz w:val="24"/>
                  <w:szCs w:val="24"/>
                  <w:rtl/>
                </w:rPr>
                <w:t xml:space="preserve"> </w:t>
              </w:r>
              <w:r w:rsidRPr="00D97ECC">
                <w:rPr>
                  <w:rFonts w:ascii="David" w:hAnsi="David" w:cs="David" w:hint="cs"/>
                  <w:sz w:val="24"/>
                  <w:szCs w:val="24"/>
                  <w:rtl/>
                </w:rPr>
                <w:t>רחבים</w:t>
              </w:r>
              <w:r w:rsidRPr="00D97ECC">
                <w:rPr>
                  <w:rFonts w:ascii="David" w:hAnsi="David" w:cs="David"/>
                  <w:sz w:val="24"/>
                  <w:szCs w:val="24"/>
                  <w:rtl/>
                </w:rPr>
                <w:t xml:space="preserve"> </w:t>
              </w:r>
              <w:r w:rsidRPr="00D97ECC">
                <w:rPr>
                  <w:rFonts w:ascii="David" w:hAnsi="David" w:cs="David" w:hint="cs"/>
                  <w:sz w:val="24"/>
                  <w:szCs w:val="24"/>
                  <w:rtl/>
                </w:rPr>
                <w:t>מאוד</w:t>
              </w:r>
              <w:r w:rsidRPr="00D97ECC">
                <w:rPr>
                  <w:rFonts w:ascii="David" w:hAnsi="David" w:cs="David"/>
                  <w:sz w:val="24"/>
                  <w:szCs w:val="24"/>
                  <w:rtl/>
                </w:rPr>
                <w:t xml:space="preserve">, </w:t>
              </w:r>
              <w:r w:rsidRPr="00D97ECC">
                <w:rPr>
                  <w:rFonts w:ascii="David" w:hAnsi="David" w:cs="David" w:hint="cs"/>
                  <w:sz w:val="24"/>
                  <w:szCs w:val="24"/>
                  <w:rtl/>
                </w:rPr>
                <w:t>שבשימושו</w:t>
              </w:r>
              <w:r w:rsidRPr="00D97ECC">
                <w:rPr>
                  <w:rFonts w:ascii="David" w:hAnsi="David" w:cs="David"/>
                  <w:sz w:val="24"/>
                  <w:szCs w:val="24"/>
                  <w:rtl/>
                </w:rPr>
                <w:t xml:space="preserve"> </w:t>
              </w:r>
              <w:r w:rsidRPr="00D97ECC">
                <w:rPr>
                  <w:rFonts w:ascii="David" w:hAnsi="David" w:cs="David" w:hint="cs"/>
                  <w:sz w:val="24"/>
                  <w:szCs w:val="24"/>
                  <w:rtl/>
                </w:rPr>
                <w:t>המקורי</w:t>
              </w:r>
              <w:r w:rsidRPr="00D97ECC">
                <w:rPr>
                  <w:rFonts w:ascii="David" w:hAnsi="David" w:cs="David"/>
                  <w:sz w:val="24"/>
                  <w:szCs w:val="24"/>
                  <w:rtl/>
                </w:rPr>
                <w:t xml:space="preserve"> </w:t>
              </w:r>
              <w:r w:rsidRPr="00D97ECC">
                <w:rPr>
                  <w:rFonts w:ascii="David" w:hAnsi="David" w:cs="David" w:hint="cs"/>
                  <w:sz w:val="24"/>
                  <w:szCs w:val="24"/>
                  <w:rtl/>
                </w:rPr>
                <w:t>נועד</w:t>
              </w:r>
              <w:r w:rsidRPr="00D97ECC">
                <w:rPr>
                  <w:rFonts w:ascii="David" w:hAnsi="David" w:cs="David"/>
                  <w:sz w:val="24"/>
                  <w:szCs w:val="24"/>
                  <w:rtl/>
                </w:rPr>
                <w:t xml:space="preserve"> </w:t>
              </w:r>
              <w:r w:rsidRPr="00D97ECC">
                <w:rPr>
                  <w:rFonts w:ascii="David" w:hAnsi="David" w:cs="David" w:hint="cs"/>
                  <w:sz w:val="24"/>
                  <w:szCs w:val="24"/>
                  <w:rtl/>
                </w:rPr>
                <w:t>להגן</w:t>
              </w:r>
              <w:r w:rsidRPr="00D97ECC">
                <w:rPr>
                  <w:rFonts w:ascii="David" w:hAnsi="David" w:cs="David"/>
                  <w:sz w:val="24"/>
                  <w:szCs w:val="24"/>
                  <w:rtl/>
                </w:rPr>
                <w:t xml:space="preserve"> </w:t>
              </w:r>
              <w:r w:rsidRPr="00D97ECC">
                <w:rPr>
                  <w:rFonts w:ascii="David" w:hAnsi="David" w:cs="David" w:hint="cs"/>
                  <w:sz w:val="24"/>
                  <w:szCs w:val="24"/>
                  <w:rtl/>
                </w:rPr>
                <w:t>על</w:t>
              </w:r>
              <w:r w:rsidRPr="00D97ECC">
                <w:rPr>
                  <w:rFonts w:ascii="David" w:hAnsi="David" w:cs="David"/>
                  <w:sz w:val="24"/>
                  <w:szCs w:val="24"/>
                  <w:rtl/>
                </w:rPr>
                <w:t xml:space="preserve"> </w:t>
              </w:r>
              <w:r w:rsidRPr="00D97ECC">
                <w:rPr>
                  <w:rFonts w:ascii="David" w:hAnsi="David" w:cs="David" w:hint="cs"/>
                  <w:sz w:val="24"/>
                  <w:szCs w:val="24"/>
                  <w:rtl/>
                </w:rPr>
                <w:t>האיכר</w:t>
              </w:r>
              <w:r w:rsidRPr="00D97ECC">
                <w:rPr>
                  <w:rFonts w:ascii="David" w:hAnsi="David" w:cs="David"/>
                  <w:sz w:val="24"/>
                  <w:szCs w:val="24"/>
                  <w:rtl/>
                </w:rPr>
                <w:t xml:space="preserve"> </w:t>
              </w:r>
              <w:r w:rsidRPr="00D97ECC">
                <w:rPr>
                  <w:rFonts w:ascii="David" w:hAnsi="David" w:cs="David" w:hint="cs"/>
                  <w:sz w:val="24"/>
                  <w:szCs w:val="24"/>
                  <w:rtl/>
                </w:rPr>
                <w:t>החובש</w:t>
              </w:r>
              <w:r w:rsidRPr="00D97ECC">
                <w:rPr>
                  <w:rFonts w:ascii="David" w:hAnsi="David" w:cs="David"/>
                  <w:sz w:val="24"/>
                  <w:szCs w:val="24"/>
                  <w:rtl/>
                </w:rPr>
                <w:t xml:space="preserve"> </w:t>
              </w:r>
              <w:r w:rsidRPr="00D97ECC">
                <w:rPr>
                  <w:rFonts w:ascii="David" w:hAnsi="David" w:cs="David" w:hint="cs"/>
                  <w:sz w:val="24"/>
                  <w:szCs w:val="24"/>
                  <w:rtl/>
                </w:rPr>
                <w:t>אותו</w:t>
              </w:r>
              <w:r w:rsidRPr="00D97ECC">
                <w:rPr>
                  <w:rFonts w:ascii="David" w:hAnsi="David" w:cs="David"/>
                  <w:sz w:val="24"/>
                  <w:szCs w:val="24"/>
                  <w:rtl/>
                </w:rPr>
                <w:t xml:space="preserve"> </w:t>
              </w:r>
              <w:r w:rsidRPr="00D97ECC">
                <w:rPr>
                  <w:rFonts w:ascii="David" w:hAnsi="David" w:cs="David" w:hint="cs"/>
                  <w:sz w:val="24"/>
                  <w:szCs w:val="24"/>
                  <w:rtl/>
                </w:rPr>
                <w:lastRenderedPageBreak/>
                <w:t>מפני</w:t>
              </w:r>
              <w:r w:rsidRPr="00D97ECC">
                <w:rPr>
                  <w:rFonts w:ascii="David" w:hAnsi="David" w:cs="David"/>
                  <w:sz w:val="24"/>
                  <w:szCs w:val="24"/>
                  <w:rtl/>
                </w:rPr>
                <w:t xml:space="preserve"> </w:t>
              </w:r>
              <w:r w:rsidRPr="00D97ECC">
                <w:rPr>
                  <w:rFonts w:ascii="David" w:hAnsi="David" w:cs="David" w:hint="cs"/>
                  <w:sz w:val="24"/>
                  <w:szCs w:val="24"/>
                  <w:rtl/>
                </w:rPr>
                <w:t>השמש</w:t>
              </w:r>
            </w:ins>
          </w:p>
          <w:p w:rsidR="00060C93" w:rsidRDefault="00060C93" w:rsidP="00295684">
            <w:pPr>
              <w:spacing w:line="360" w:lineRule="auto"/>
              <w:rPr>
                <w:ins w:id="19" w:author="מנהל" w:date="2016-03-25T16:35:00Z"/>
                <w:rFonts w:ascii="David" w:hAnsi="David" w:cs="David" w:hint="cs"/>
                <w:sz w:val="24"/>
                <w:szCs w:val="24"/>
                <w:rtl/>
              </w:rPr>
            </w:pPr>
            <w:r w:rsidRPr="00060C93">
              <w:rPr>
                <w:rFonts w:ascii="David" w:hAnsi="David" w:cs="David" w:hint="cs"/>
                <w:sz w:val="24"/>
                <w:szCs w:val="24"/>
                <w:rtl/>
              </w:rPr>
              <w:t xml:space="preserve">מה הוא פונצ'ו. </w:t>
            </w:r>
          </w:p>
          <w:p w:rsidR="00D97ECC" w:rsidRDefault="00D97ECC" w:rsidP="00D97ECC">
            <w:pPr>
              <w:spacing w:line="360" w:lineRule="auto"/>
              <w:rPr>
                <w:ins w:id="20" w:author="מנהל" w:date="2016-03-25T16:37:00Z"/>
                <w:rFonts w:ascii="David" w:hAnsi="David" w:cs="David" w:hint="cs"/>
                <w:sz w:val="24"/>
                <w:szCs w:val="24"/>
                <w:rtl/>
              </w:rPr>
            </w:pPr>
            <w:ins w:id="21" w:author="מנהל" w:date="2016-03-25T16:35:00Z">
              <w:r>
                <w:rPr>
                  <w:rFonts w:ascii="David" w:hAnsi="David" w:cs="David" w:hint="cs"/>
                  <w:sz w:val="24"/>
                  <w:szCs w:val="24"/>
                  <w:rtl/>
                </w:rPr>
                <w:t xml:space="preserve">תשובה מצופה- </w:t>
              </w:r>
            </w:ins>
            <w:ins w:id="22" w:author="מנהל" w:date="2016-03-25T16:36:00Z">
              <w:r w:rsidRPr="00D97ECC">
                <w:rPr>
                  <w:rFonts w:ascii="David" w:hAnsi="David" w:cs="David" w:hint="cs"/>
                  <w:b/>
                  <w:bCs/>
                  <w:sz w:val="24"/>
                  <w:szCs w:val="24"/>
                  <w:highlight w:val="yellow"/>
                  <w:rtl/>
                  <w:rPrChange w:id="23" w:author="מנהל" w:date="2016-03-25T16:37:00Z">
                    <w:rPr>
                      <w:rFonts w:ascii="David" w:hAnsi="David" w:cs="David" w:hint="cs"/>
                      <w:sz w:val="24"/>
                      <w:szCs w:val="24"/>
                      <w:rtl/>
                    </w:rPr>
                  </w:rPrChange>
                </w:rPr>
                <w:t>בגד</w:t>
              </w:r>
              <w:r w:rsidRPr="00D97ECC">
                <w:rPr>
                  <w:rFonts w:ascii="David" w:hAnsi="David" w:cs="David"/>
                  <w:b/>
                  <w:bCs/>
                  <w:sz w:val="24"/>
                  <w:szCs w:val="24"/>
                  <w:highlight w:val="yellow"/>
                  <w:rtl/>
                  <w:rPrChange w:id="24" w:author="מנהל" w:date="2016-03-25T16:37:00Z">
                    <w:rPr>
                      <w:rFonts w:ascii="David" w:hAnsi="David" w:cs="David"/>
                      <w:sz w:val="24"/>
                      <w:szCs w:val="24"/>
                      <w:rtl/>
                    </w:rPr>
                  </w:rPrChange>
                </w:rPr>
                <w:t xml:space="preserve"> </w:t>
              </w:r>
              <w:r w:rsidRPr="00D97ECC">
                <w:rPr>
                  <w:rFonts w:ascii="David" w:hAnsi="David" w:cs="David" w:hint="cs"/>
                  <w:b/>
                  <w:bCs/>
                  <w:sz w:val="24"/>
                  <w:szCs w:val="24"/>
                  <w:highlight w:val="yellow"/>
                  <w:rtl/>
                  <w:rPrChange w:id="25" w:author="מנהל" w:date="2016-03-25T16:37:00Z">
                    <w:rPr>
                      <w:rFonts w:ascii="David" w:hAnsi="David" w:cs="David" w:hint="cs"/>
                      <w:sz w:val="24"/>
                      <w:szCs w:val="24"/>
                      <w:rtl/>
                    </w:rPr>
                  </w:rPrChange>
                </w:rPr>
                <w:t>פשוט</w:t>
              </w:r>
              <w:r w:rsidRPr="00D97ECC">
                <w:rPr>
                  <w:rFonts w:ascii="David" w:hAnsi="David" w:cs="David"/>
                  <w:sz w:val="24"/>
                  <w:szCs w:val="24"/>
                  <w:rtl/>
                </w:rPr>
                <w:t xml:space="preserve"> </w:t>
              </w:r>
              <w:r w:rsidRPr="00D97ECC">
                <w:rPr>
                  <w:rFonts w:ascii="David" w:hAnsi="David" w:cs="David" w:hint="cs"/>
                  <w:sz w:val="24"/>
                  <w:szCs w:val="24"/>
                  <w:rtl/>
                </w:rPr>
                <w:t>שתכליתו</w:t>
              </w:r>
              <w:r w:rsidRPr="00D97ECC">
                <w:rPr>
                  <w:rFonts w:ascii="David" w:hAnsi="David" w:cs="David"/>
                  <w:sz w:val="24"/>
                  <w:szCs w:val="24"/>
                  <w:rtl/>
                </w:rPr>
                <w:t xml:space="preserve"> </w:t>
              </w:r>
              <w:r w:rsidRPr="00D97ECC">
                <w:rPr>
                  <w:rFonts w:ascii="David" w:hAnsi="David" w:cs="David" w:hint="cs"/>
                  <w:sz w:val="24"/>
                  <w:szCs w:val="24"/>
                  <w:rtl/>
                </w:rPr>
                <w:t>שמירה</w:t>
              </w:r>
              <w:r w:rsidRPr="00D97ECC">
                <w:rPr>
                  <w:rFonts w:ascii="David" w:hAnsi="David" w:cs="David"/>
                  <w:sz w:val="24"/>
                  <w:szCs w:val="24"/>
                  <w:rtl/>
                </w:rPr>
                <w:t xml:space="preserve"> </w:t>
              </w:r>
              <w:r w:rsidRPr="00D97ECC">
                <w:rPr>
                  <w:rFonts w:ascii="David" w:hAnsi="David" w:cs="David" w:hint="cs"/>
                  <w:sz w:val="24"/>
                  <w:szCs w:val="24"/>
                  <w:rtl/>
                </w:rPr>
                <w:t>על</w:t>
              </w:r>
              <w:r w:rsidRPr="00D97ECC">
                <w:rPr>
                  <w:rFonts w:ascii="David" w:hAnsi="David" w:cs="David"/>
                  <w:sz w:val="24"/>
                  <w:szCs w:val="24"/>
                  <w:rtl/>
                </w:rPr>
                <w:t xml:space="preserve"> </w:t>
              </w:r>
              <w:r w:rsidRPr="00D97ECC">
                <w:rPr>
                  <w:rFonts w:ascii="David" w:hAnsi="David" w:cs="David" w:hint="cs"/>
                  <w:sz w:val="24"/>
                  <w:szCs w:val="24"/>
                  <w:rtl/>
                </w:rPr>
                <w:t>חום</w:t>
              </w:r>
              <w:r w:rsidRPr="00D97ECC">
                <w:rPr>
                  <w:rFonts w:ascii="David" w:hAnsi="David" w:cs="David"/>
                  <w:sz w:val="24"/>
                  <w:szCs w:val="24"/>
                  <w:rtl/>
                </w:rPr>
                <w:t xml:space="preserve"> </w:t>
              </w:r>
              <w:r w:rsidRPr="00D97ECC">
                <w:rPr>
                  <w:rFonts w:ascii="David" w:hAnsi="David" w:cs="David" w:hint="cs"/>
                  <w:sz w:val="24"/>
                  <w:szCs w:val="24"/>
                  <w:rtl/>
                </w:rPr>
                <w:t>הגוף</w:t>
              </w:r>
              <w:r>
                <w:rPr>
                  <w:rFonts w:ascii="David" w:hAnsi="David" w:cs="David" w:hint="cs"/>
                  <w:sz w:val="24"/>
                  <w:szCs w:val="24"/>
                  <w:rtl/>
                </w:rPr>
                <w:t xml:space="preserve"> או</w:t>
              </w:r>
              <w:r w:rsidRPr="00D97ECC">
                <w:rPr>
                  <w:rFonts w:ascii="David" w:hAnsi="David" w:cs="David"/>
                  <w:sz w:val="24"/>
                  <w:szCs w:val="24"/>
                  <w:rtl/>
                </w:rPr>
                <w:t xml:space="preserve"> </w:t>
              </w:r>
              <w:r w:rsidRPr="00D97ECC">
                <w:rPr>
                  <w:rFonts w:ascii="David" w:hAnsi="David" w:cs="David" w:hint="cs"/>
                  <w:sz w:val="24"/>
                  <w:szCs w:val="24"/>
                  <w:rtl/>
                </w:rPr>
                <w:t>שמירה</w:t>
              </w:r>
              <w:r w:rsidRPr="00D97ECC">
                <w:rPr>
                  <w:rFonts w:ascii="David" w:hAnsi="David" w:cs="David"/>
                  <w:sz w:val="24"/>
                  <w:szCs w:val="24"/>
                  <w:rtl/>
                </w:rPr>
                <w:t xml:space="preserve"> </w:t>
              </w:r>
              <w:r w:rsidRPr="00D97ECC">
                <w:rPr>
                  <w:rFonts w:ascii="David" w:hAnsi="David" w:cs="David" w:hint="cs"/>
                  <w:sz w:val="24"/>
                  <w:szCs w:val="24"/>
                  <w:rtl/>
                </w:rPr>
                <w:t>על</w:t>
              </w:r>
              <w:r w:rsidRPr="00D97ECC">
                <w:rPr>
                  <w:rFonts w:ascii="David" w:hAnsi="David" w:cs="David"/>
                  <w:sz w:val="24"/>
                  <w:szCs w:val="24"/>
                  <w:rtl/>
                </w:rPr>
                <w:t xml:space="preserve"> </w:t>
              </w:r>
              <w:r w:rsidRPr="00D97ECC">
                <w:rPr>
                  <w:rFonts w:ascii="David" w:hAnsi="David" w:cs="David" w:hint="cs"/>
                  <w:sz w:val="24"/>
                  <w:szCs w:val="24"/>
                  <w:rtl/>
                </w:rPr>
                <w:t>יובש</w:t>
              </w:r>
              <w:r w:rsidRPr="00D97ECC">
                <w:rPr>
                  <w:rFonts w:ascii="David" w:hAnsi="David" w:cs="David"/>
                  <w:sz w:val="24"/>
                  <w:szCs w:val="24"/>
                  <w:rtl/>
                </w:rPr>
                <w:t xml:space="preserve"> </w:t>
              </w:r>
              <w:r w:rsidRPr="00D97ECC">
                <w:rPr>
                  <w:rFonts w:ascii="David" w:hAnsi="David" w:cs="David" w:hint="cs"/>
                  <w:sz w:val="24"/>
                  <w:szCs w:val="24"/>
                  <w:rtl/>
                </w:rPr>
                <w:t>הגוף</w:t>
              </w:r>
              <w:r w:rsidRPr="00D97ECC">
                <w:rPr>
                  <w:rFonts w:ascii="David" w:hAnsi="David" w:cs="David"/>
                  <w:sz w:val="24"/>
                  <w:szCs w:val="24"/>
                  <w:rtl/>
                </w:rPr>
                <w:t xml:space="preserve"> </w:t>
              </w:r>
              <w:r w:rsidRPr="00D97ECC">
                <w:rPr>
                  <w:rFonts w:ascii="David" w:hAnsi="David" w:cs="David" w:hint="cs"/>
                  <w:sz w:val="24"/>
                  <w:szCs w:val="24"/>
                  <w:rtl/>
                </w:rPr>
                <w:t>כאשר</w:t>
              </w:r>
              <w:r w:rsidRPr="00D97ECC">
                <w:rPr>
                  <w:rFonts w:ascii="David" w:hAnsi="David" w:cs="David"/>
                  <w:sz w:val="24"/>
                  <w:szCs w:val="24"/>
                  <w:rtl/>
                </w:rPr>
                <w:t xml:space="preserve"> </w:t>
              </w:r>
              <w:r w:rsidRPr="00D97ECC">
                <w:rPr>
                  <w:rFonts w:ascii="David" w:hAnsi="David" w:cs="David" w:hint="cs"/>
                  <w:sz w:val="24"/>
                  <w:szCs w:val="24"/>
                  <w:rtl/>
                </w:rPr>
                <w:t>יורד</w:t>
              </w:r>
              <w:r w:rsidRPr="00D97ECC">
                <w:rPr>
                  <w:rFonts w:ascii="David" w:hAnsi="David" w:cs="David"/>
                  <w:sz w:val="24"/>
                  <w:szCs w:val="24"/>
                  <w:rtl/>
                </w:rPr>
                <w:t xml:space="preserve"> </w:t>
              </w:r>
              <w:r w:rsidRPr="00D97ECC">
                <w:rPr>
                  <w:rFonts w:ascii="David" w:hAnsi="David" w:cs="David" w:hint="cs"/>
                  <w:sz w:val="24"/>
                  <w:szCs w:val="24"/>
                  <w:rtl/>
                </w:rPr>
                <w:t>גשם</w:t>
              </w:r>
              <w:r>
                <w:rPr>
                  <w:rFonts w:ascii="David" w:hAnsi="David" w:cs="David" w:hint="cs"/>
                  <w:sz w:val="24"/>
                  <w:szCs w:val="24"/>
                  <w:rtl/>
                </w:rPr>
                <w:t>.</w:t>
              </w:r>
            </w:ins>
          </w:p>
          <w:p w:rsidR="00D97ECC" w:rsidRDefault="00D97ECC" w:rsidP="00D97ECC">
            <w:pPr>
              <w:spacing w:line="360" w:lineRule="auto"/>
              <w:rPr>
                <w:ins w:id="26" w:author="מנהל" w:date="2016-03-25T16:37:00Z"/>
                <w:rFonts w:ascii="David" w:hAnsi="David" w:cs="David" w:hint="cs"/>
                <w:sz w:val="24"/>
                <w:szCs w:val="24"/>
                <w:rtl/>
              </w:rPr>
            </w:pPr>
            <w:ins w:id="27" w:author="מנהל" w:date="2016-03-25T16:37:00Z">
              <w:r>
                <w:rPr>
                  <w:rFonts w:ascii="David" w:hAnsi="David" w:cs="David" w:hint="cs"/>
                  <w:sz w:val="24"/>
                  <w:szCs w:val="24"/>
                  <w:rtl/>
                </w:rPr>
                <w:t>חשוב להציג בפני התלמידים את התשובות על גבי שקף ולשאול מה משותף להגדרות?</w:t>
              </w:r>
            </w:ins>
          </w:p>
          <w:p w:rsidR="00D97ECC" w:rsidRDefault="00D97ECC" w:rsidP="00D97ECC">
            <w:pPr>
              <w:spacing w:line="360" w:lineRule="auto"/>
              <w:rPr>
                <w:rFonts w:ascii="David" w:hAnsi="David" w:cs="David"/>
                <w:sz w:val="24"/>
                <w:szCs w:val="24"/>
                <w:rtl/>
              </w:rPr>
            </w:pPr>
            <w:ins w:id="28" w:author="מנהל" w:date="2016-03-25T16:37:00Z">
              <w:r>
                <w:rPr>
                  <w:rFonts w:ascii="David" w:hAnsi="David" w:cs="David" w:hint="cs"/>
                  <w:sz w:val="24"/>
                  <w:szCs w:val="24"/>
                  <w:rtl/>
                </w:rPr>
                <w:t xml:space="preserve">כולם מתחילים בקביעת , אמירת המילים המתארות את מה שרצינו להגדיר. </w:t>
              </w:r>
            </w:ins>
            <w:ins w:id="29" w:author="מנהל" w:date="2016-03-25T16:38:00Z">
              <w:r>
                <w:rPr>
                  <w:rFonts w:ascii="David" w:hAnsi="David" w:cs="David" w:hint="cs"/>
                  <w:sz w:val="24"/>
                  <w:szCs w:val="24"/>
                  <w:rtl/>
                </w:rPr>
                <w:t xml:space="preserve"> </w:t>
              </w:r>
              <w:r w:rsidRPr="00D97ECC">
                <w:rPr>
                  <w:rFonts w:ascii="David" w:hAnsi="David" w:cs="David" w:hint="cs"/>
                  <w:b/>
                  <w:bCs/>
                  <w:sz w:val="24"/>
                  <w:szCs w:val="24"/>
                  <w:rtl/>
                  <w:rPrChange w:id="30" w:author="מנהל" w:date="2016-03-25T16:38:00Z">
                    <w:rPr>
                      <w:rFonts w:ascii="David" w:hAnsi="David" w:cs="David" w:hint="cs"/>
                      <w:sz w:val="24"/>
                      <w:szCs w:val="24"/>
                      <w:rtl/>
                    </w:rPr>
                  </w:rPrChange>
                </w:rPr>
                <w:t>הודיה,</w:t>
              </w:r>
              <w:r>
                <w:rPr>
                  <w:rFonts w:ascii="David" w:hAnsi="David" w:cs="David" w:hint="cs"/>
                  <w:sz w:val="24"/>
                  <w:szCs w:val="24"/>
                  <w:rtl/>
                </w:rPr>
                <w:t xml:space="preserve"> בתהליך זה תוכלי להשיג  את מטרת השיעור- הבחנה בין ההגדרות השונות.</w:t>
              </w:r>
            </w:ins>
            <w:ins w:id="31" w:author="מנהל" w:date="2016-03-25T16:37:00Z">
              <w:r>
                <w:rPr>
                  <w:rFonts w:ascii="David" w:hAnsi="David" w:cs="David" w:hint="cs"/>
                  <w:sz w:val="24"/>
                  <w:szCs w:val="24"/>
                  <w:rtl/>
                </w:rPr>
                <w:t xml:space="preserve"> </w:t>
              </w:r>
            </w:ins>
          </w:p>
          <w:p w:rsidR="00D97ECC" w:rsidRDefault="0028672D" w:rsidP="00295684">
            <w:pPr>
              <w:spacing w:line="360" w:lineRule="auto"/>
              <w:rPr>
                <w:ins w:id="32" w:author="מנהל" w:date="2016-03-25T16:32:00Z"/>
                <w:rFonts w:ascii="David" w:hAnsi="David" w:cs="David" w:hint="cs"/>
                <w:sz w:val="24"/>
                <w:szCs w:val="24"/>
                <w:rtl/>
              </w:rPr>
            </w:pPr>
            <w:r>
              <w:rPr>
                <w:rFonts w:ascii="David" w:hAnsi="David" w:cs="David" w:hint="cs"/>
                <w:sz w:val="24"/>
                <w:szCs w:val="24"/>
                <w:rtl/>
              </w:rPr>
              <w:t xml:space="preserve">נוסף על כך, אבקש מהם לסמן את הדוגמאות. </w:t>
            </w:r>
            <w:ins w:id="33" w:author="מנהל" w:date="2016-03-25T16:38:00Z">
              <w:r w:rsidR="00D97ECC">
                <w:rPr>
                  <w:rFonts w:ascii="David" w:hAnsi="David" w:cs="David" w:hint="cs"/>
                  <w:sz w:val="24"/>
                  <w:szCs w:val="24"/>
                  <w:rtl/>
                </w:rPr>
                <w:t xml:space="preserve"> י</w:t>
              </w:r>
            </w:ins>
            <w:ins w:id="34" w:author="מנהל" w:date="2016-03-25T16:39:00Z">
              <w:r w:rsidR="00D97ECC">
                <w:rPr>
                  <w:rFonts w:ascii="David" w:hAnsi="David" w:cs="David" w:hint="cs"/>
                  <w:sz w:val="24"/>
                  <w:szCs w:val="24"/>
                  <w:rtl/>
                </w:rPr>
                <w:t xml:space="preserve">ופי! </w:t>
              </w:r>
            </w:ins>
            <w:ins w:id="35" w:author="מנהל" w:date="2016-03-25T16:31:00Z">
              <w:r w:rsidR="00D97ECC">
                <w:rPr>
                  <w:rFonts w:ascii="David" w:hAnsi="David" w:cs="David" w:hint="cs"/>
                  <w:sz w:val="24"/>
                  <w:szCs w:val="24"/>
                  <w:rtl/>
                </w:rPr>
                <w:t>מקדי את המשימה</w:t>
              </w:r>
            </w:ins>
            <w:ins w:id="36" w:author="מנהל" w:date="2016-03-25T16:32:00Z">
              <w:r w:rsidR="00D97ECC">
                <w:rPr>
                  <w:rFonts w:ascii="David" w:hAnsi="David" w:cs="David" w:hint="cs"/>
                  <w:sz w:val="24"/>
                  <w:szCs w:val="24"/>
                  <w:rtl/>
                </w:rPr>
                <w:t>:</w:t>
              </w:r>
            </w:ins>
          </w:p>
          <w:p w:rsidR="00D97ECC" w:rsidRPr="00D97ECC" w:rsidRDefault="00D97ECC" w:rsidP="00D97ECC">
            <w:pPr>
              <w:pStyle w:val="a4"/>
              <w:numPr>
                <w:ilvl w:val="0"/>
                <w:numId w:val="5"/>
              </w:numPr>
              <w:spacing w:line="360" w:lineRule="auto"/>
              <w:rPr>
                <w:ins w:id="37" w:author="מנהל" w:date="2016-03-25T16:32:00Z"/>
                <w:rFonts w:ascii="David" w:hAnsi="David" w:cs="David" w:hint="cs"/>
                <w:sz w:val="24"/>
                <w:szCs w:val="24"/>
                <w:rtl/>
                <w:rPrChange w:id="38" w:author="מנהל" w:date="2016-03-25T16:40:00Z">
                  <w:rPr>
                    <w:ins w:id="39" w:author="מנהל" w:date="2016-03-25T16:32:00Z"/>
                    <w:rFonts w:hint="cs"/>
                    <w:rtl/>
                  </w:rPr>
                </w:rPrChange>
              </w:rPr>
              <w:pPrChange w:id="40" w:author="מנהל" w:date="2016-03-25T16:40:00Z">
                <w:pPr>
                  <w:spacing w:line="360" w:lineRule="auto"/>
                </w:pPr>
              </w:pPrChange>
            </w:pPr>
            <w:ins w:id="41" w:author="מנהל" w:date="2016-03-25T16:32:00Z">
              <w:r w:rsidRPr="00D97ECC">
                <w:rPr>
                  <w:rFonts w:ascii="David" w:hAnsi="David" w:cs="David" w:hint="cs"/>
                  <w:sz w:val="24"/>
                  <w:szCs w:val="24"/>
                  <w:rtl/>
                  <w:rPrChange w:id="42" w:author="מנהל" w:date="2016-03-25T16:40:00Z">
                    <w:rPr>
                      <w:rFonts w:hint="cs"/>
                      <w:rtl/>
                    </w:rPr>
                  </w:rPrChange>
                </w:rPr>
                <w:t>התבוננו בטקסט "הלבוש המסורתי" סמנו את המשפט המתאר, מדוע אנשים הרגישו צורך ללבוש לבוש מסורתי? הילדים יסמנו בטקסט.</w:t>
              </w:r>
            </w:ins>
          </w:p>
          <w:p w:rsidR="00D97ECC" w:rsidRPr="00D97ECC" w:rsidRDefault="00D97ECC" w:rsidP="00D97ECC">
            <w:pPr>
              <w:pStyle w:val="a4"/>
              <w:numPr>
                <w:ilvl w:val="0"/>
                <w:numId w:val="5"/>
              </w:numPr>
              <w:spacing w:line="360" w:lineRule="auto"/>
              <w:rPr>
                <w:ins w:id="43" w:author="מנהל" w:date="2016-03-25T16:32:00Z"/>
                <w:rFonts w:ascii="David" w:hAnsi="David" w:cs="David" w:hint="cs"/>
                <w:sz w:val="24"/>
                <w:szCs w:val="24"/>
                <w:rtl/>
                <w:rPrChange w:id="44" w:author="מנהל" w:date="2016-03-25T16:40:00Z">
                  <w:rPr>
                    <w:ins w:id="45" w:author="מנהל" w:date="2016-03-25T16:32:00Z"/>
                    <w:rFonts w:hint="cs"/>
                    <w:rtl/>
                  </w:rPr>
                </w:rPrChange>
              </w:rPr>
              <w:pPrChange w:id="46" w:author="מנהל" w:date="2016-03-25T16:40:00Z">
                <w:pPr>
                  <w:spacing w:line="360" w:lineRule="auto"/>
                </w:pPr>
              </w:pPrChange>
            </w:pPr>
            <w:ins w:id="47" w:author="מנהל" w:date="2016-03-25T16:32:00Z">
              <w:r w:rsidRPr="00D97ECC">
                <w:rPr>
                  <w:rFonts w:ascii="David" w:hAnsi="David" w:cs="David" w:hint="cs"/>
                  <w:sz w:val="24"/>
                  <w:szCs w:val="24"/>
                  <w:rtl/>
                  <w:rPrChange w:id="48" w:author="מנהל" w:date="2016-03-25T16:40:00Z">
                    <w:rPr>
                      <w:rFonts w:hint="cs"/>
                      <w:rtl/>
                    </w:rPr>
                  </w:rPrChange>
                </w:rPr>
                <w:t>עברי לטקסט הבא ומקדי</w:t>
              </w:r>
            </w:ins>
          </w:p>
          <w:p w:rsidR="00D97ECC" w:rsidRDefault="00D97ECC" w:rsidP="00D97ECC">
            <w:pPr>
              <w:spacing w:line="360" w:lineRule="auto"/>
              <w:rPr>
                <w:ins w:id="49" w:author="מנהל" w:date="2016-03-25T16:33:00Z"/>
                <w:rFonts w:ascii="David" w:hAnsi="David" w:cs="David" w:hint="cs"/>
                <w:sz w:val="24"/>
                <w:szCs w:val="24"/>
                <w:rtl/>
              </w:rPr>
            </w:pPr>
            <w:ins w:id="50" w:author="מנהל" w:date="2016-03-25T16:32:00Z">
              <w:r>
                <w:rPr>
                  <w:rFonts w:ascii="David" w:hAnsi="David" w:cs="David" w:hint="cs"/>
                  <w:sz w:val="24"/>
                  <w:szCs w:val="24"/>
                  <w:rtl/>
                </w:rPr>
                <w:t>סמנו בטקסט ...</w:t>
              </w:r>
            </w:ins>
            <w:ins w:id="51" w:author="מנהל" w:date="2016-03-25T16:33:00Z">
              <w:r>
                <w:rPr>
                  <w:rFonts w:ascii="David" w:hAnsi="David" w:cs="David" w:hint="cs"/>
                  <w:sz w:val="24"/>
                  <w:szCs w:val="24"/>
                  <w:rtl/>
                </w:rPr>
                <w:t>..</w:t>
              </w:r>
            </w:ins>
          </w:p>
          <w:p w:rsidR="00D97ECC" w:rsidRPr="00D97ECC" w:rsidRDefault="00D97ECC" w:rsidP="00D97ECC">
            <w:pPr>
              <w:pStyle w:val="a4"/>
              <w:numPr>
                <w:ilvl w:val="0"/>
                <w:numId w:val="6"/>
              </w:numPr>
              <w:spacing w:line="360" w:lineRule="auto"/>
              <w:rPr>
                <w:ins w:id="52" w:author="מנהל" w:date="2016-03-25T16:33:00Z"/>
                <w:rFonts w:ascii="David" w:hAnsi="David" w:cs="David" w:hint="cs"/>
                <w:sz w:val="24"/>
                <w:szCs w:val="24"/>
                <w:rtl/>
                <w:rPrChange w:id="53" w:author="מנהל" w:date="2016-03-25T16:40:00Z">
                  <w:rPr>
                    <w:ins w:id="54" w:author="מנהל" w:date="2016-03-25T16:33:00Z"/>
                    <w:rFonts w:hint="cs"/>
                    <w:rtl/>
                  </w:rPr>
                </w:rPrChange>
              </w:rPr>
              <w:pPrChange w:id="55" w:author="מנהל" w:date="2016-03-25T16:40:00Z">
                <w:pPr>
                  <w:spacing w:line="360" w:lineRule="auto"/>
                </w:pPr>
              </w:pPrChange>
            </w:pPr>
            <w:ins w:id="56" w:author="מנהל" w:date="2016-03-25T16:33:00Z">
              <w:r w:rsidRPr="00D97ECC">
                <w:rPr>
                  <w:rFonts w:ascii="David" w:hAnsi="David" w:cs="David" w:hint="cs"/>
                  <w:sz w:val="24"/>
                  <w:szCs w:val="24"/>
                  <w:rtl/>
                  <w:rPrChange w:id="57" w:author="מנהל" w:date="2016-03-25T16:40:00Z">
                    <w:rPr>
                      <w:rFonts w:hint="cs"/>
                      <w:rtl/>
                    </w:rPr>
                  </w:rPrChange>
                </w:rPr>
                <w:t>שאלי, באיזה טקסט מופיע מידע על החומרים מהם עשוי הסומבררו? סמנו ממה הוא עשוי?</w:t>
              </w:r>
            </w:ins>
          </w:p>
          <w:p w:rsidR="0032304B" w:rsidRDefault="0032304B" w:rsidP="0032304B">
            <w:pPr>
              <w:pStyle w:val="a4"/>
              <w:numPr>
                <w:ilvl w:val="0"/>
                <w:numId w:val="6"/>
              </w:numPr>
              <w:spacing w:line="360" w:lineRule="auto"/>
              <w:rPr>
                <w:ins w:id="58" w:author="מנהל" w:date="2016-03-25T16:41:00Z"/>
                <w:rFonts w:ascii="David" w:hAnsi="David" w:cs="David" w:hint="cs"/>
                <w:sz w:val="24"/>
                <w:szCs w:val="24"/>
              </w:rPr>
              <w:pPrChange w:id="59" w:author="מנהל" w:date="2016-03-25T16:40:00Z">
                <w:pPr>
                  <w:spacing w:line="360" w:lineRule="auto"/>
                </w:pPr>
              </w:pPrChange>
            </w:pPr>
            <w:ins w:id="60" w:author="מנהל" w:date="2016-03-25T16:40:00Z">
              <w:r>
                <w:rPr>
                  <w:rFonts w:ascii="David" w:hAnsi="David" w:cs="David" w:hint="cs"/>
                  <w:sz w:val="24"/>
                  <w:szCs w:val="24"/>
                  <w:rtl/>
                </w:rPr>
                <w:t>שאלי- איזה טקסט נראה לכם שונה? מדוע? שוחחי עימם על המבנה המיוחד של טקסט הוראות.</w:t>
              </w:r>
            </w:ins>
          </w:p>
          <w:p w:rsidR="00D97ECC" w:rsidRDefault="00D97ECC" w:rsidP="00D97ECC">
            <w:pPr>
              <w:spacing w:line="360" w:lineRule="auto"/>
              <w:rPr>
                <w:ins w:id="61" w:author="מנהל" w:date="2016-03-25T16:33:00Z"/>
                <w:rFonts w:ascii="David" w:hAnsi="David" w:cs="David" w:hint="cs"/>
                <w:sz w:val="24"/>
                <w:szCs w:val="24"/>
                <w:rtl/>
              </w:rPr>
            </w:pPr>
            <w:bookmarkStart w:id="62" w:name="_GoBack"/>
            <w:bookmarkEnd w:id="62"/>
            <w:ins w:id="63" w:author="מנהל" w:date="2016-03-25T16:33:00Z">
              <w:r>
                <w:rPr>
                  <w:rFonts w:ascii="David" w:hAnsi="David" w:cs="David" w:hint="cs"/>
                  <w:sz w:val="24"/>
                  <w:szCs w:val="24"/>
                  <w:rtl/>
                </w:rPr>
                <w:t>פרטי את השאלות במערך. כך יהיה לך קל בשיעור.</w:t>
              </w:r>
            </w:ins>
          </w:p>
          <w:p w:rsidR="0028672D" w:rsidRPr="00060C93" w:rsidRDefault="0028672D" w:rsidP="00D97ECC">
            <w:pPr>
              <w:spacing w:line="360" w:lineRule="auto"/>
              <w:rPr>
                <w:rFonts w:ascii="David" w:hAnsi="David" w:cs="David"/>
                <w:sz w:val="24"/>
                <w:szCs w:val="24"/>
                <w:rtl/>
              </w:rPr>
            </w:pPr>
            <w:r>
              <w:rPr>
                <w:rFonts w:ascii="David" w:hAnsi="David" w:cs="David" w:hint="cs"/>
                <w:sz w:val="24"/>
                <w:szCs w:val="24"/>
                <w:rtl/>
              </w:rPr>
              <w:t>אשאל את התלמידים לשם מה חשיבותן של דוגמאות בטקסט?</w:t>
            </w:r>
            <w:ins w:id="64" w:author="מנהל" w:date="2016-03-25T16:39:00Z">
              <w:r w:rsidR="00D97ECC">
                <w:rPr>
                  <w:rFonts w:ascii="David" w:hAnsi="David" w:cs="David" w:hint="cs"/>
                  <w:sz w:val="24"/>
                  <w:szCs w:val="24"/>
                  <w:rtl/>
                </w:rPr>
                <w:t xml:space="preserve"> יופי!</w:t>
              </w:r>
            </w:ins>
          </w:p>
          <w:p w:rsidR="008E6680" w:rsidRPr="00060C93" w:rsidRDefault="00060C93" w:rsidP="00D97ECC">
            <w:pPr>
              <w:spacing w:line="360" w:lineRule="auto"/>
              <w:rPr>
                <w:rFonts w:ascii="David" w:hAnsi="David" w:cs="David"/>
                <w:sz w:val="24"/>
                <w:szCs w:val="24"/>
                <w:rtl/>
              </w:rPr>
            </w:pPr>
            <w:proofErr w:type="spellStart"/>
            <w:r>
              <w:rPr>
                <w:rFonts w:ascii="David" w:hAnsi="David" w:cs="David" w:hint="cs"/>
                <w:sz w:val="24"/>
                <w:szCs w:val="24"/>
                <w:rtl/>
              </w:rPr>
              <w:t>ד.</w:t>
            </w:r>
            <w:r w:rsidRPr="00060C93">
              <w:rPr>
                <w:rFonts w:ascii="David" w:hAnsi="David" w:cs="David" w:hint="cs"/>
                <w:sz w:val="24"/>
                <w:szCs w:val="24"/>
                <w:rtl/>
              </w:rPr>
              <w:t>לאחר</w:t>
            </w:r>
            <w:proofErr w:type="spellEnd"/>
            <w:r w:rsidRPr="00060C93">
              <w:rPr>
                <w:rFonts w:ascii="David" w:hAnsi="David" w:cs="David" w:hint="cs"/>
                <w:sz w:val="24"/>
                <w:szCs w:val="24"/>
                <w:rtl/>
              </w:rPr>
              <w:t xml:space="preserve"> קריאת כל הטקסטים אשאל את התלמידים מה ההבדל בין הטקסטים שקראנו?</w:t>
            </w:r>
            <w:ins w:id="65" w:author="מנהל" w:date="2016-03-25T16:39:00Z">
              <w:r w:rsidR="00D97ECC">
                <w:rPr>
                  <w:rFonts w:ascii="David" w:hAnsi="David" w:cs="David" w:hint="cs"/>
                  <w:sz w:val="24"/>
                  <w:szCs w:val="24"/>
                  <w:rtl/>
                </w:rPr>
                <w:t xml:space="preserve"> אם </w:t>
              </w:r>
              <w:proofErr w:type="spellStart"/>
              <w:r w:rsidR="00D97ECC">
                <w:rPr>
                  <w:rFonts w:ascii="David" w:hAnsi="David" w:cs="David" w:hint="cs"/>
                  <w:sz w:val="24"/>
                  <w:szCs w:val="24"/>
                  <w:rtl/>
                </w:rPr>
                <w:t>ישאר</w:t>
              </w:r>
              <w:proofErr w:type="spellEnd"/>
              <w:r w:rsidR="00D97ECC">
                <w:rPr>
                  <w:rFonts w:ascii="David" w:hAnsi="David" w:cs="David" w:hint="cs"/>
                  <w:sz w:val="24"/>
                  <w:szCs w:val="24"/>
                  <w:rtl/>
                </w:rPr>
                <w:t xml:space="preserve"> לך זמן...</w:t>
              </w:r>
            </w:ins>
          </w:p>
          <w:p w:rsidR="008E6680" w:rsidRDefault="008E6680" w:rsidP="008E6680">
            <w:pPr>
              <w:rPr>
                <w:rFonts w:cs="David"/>
                <w:sz w:val="24"/>
                <w:szCs w:val="24"/>
                <w:rtl/>
              </w:rPr>
            </w:pPr>
          </w:p>
          <w:p w:rsidR="005F5C43" w:rsidRPr="00F7774F" w:rsidRDefault="005F5C43" w:rsidP="008E6680">
            <w:pPr>
              <w:rPr>
                <w:rFonts w:ascii="David" w:hAnsi="David" w:cs="David"/>
                <w:sz w:val="24"/>
                <w:szCs w:val="24"/>
                <w:u w:val="single"/>
                <w:rtl/>
              </w:rPr>
            </w:pPr>
            <w:r w:rsidRPr="00F7774F">
              <w:rPr>
                <w:rFonts w:ascii="David" w:hAnsi="David" w:cs="David" w:hint="cs"/>
                <w:sz w:val="24"/>
                <w:szCs w:val="24"/>
                <w:u w:val="single"/>
                <w:rtl/>
              </w:rPr>
              <w:lastRenderedPageBreak/>
              <w:t>2.פעילות</w:t>
            </w:r>
            <w:r>
              <w:rPr>
                <w:rFonts w:ascii="David" w:hAnsi="David" w:cs="David" w:hint="cs"/>
                <w:sz w:val="24"/>
                <w:szCs w:val="24"/>
                <w:u w:val="single"/>
                <w:rtl/>
              </w:rPr>
              <w:t xml:space="preserve"> </w:t>
            </w:r>
          </w:p>
          <w:p w:rsidR="005F5C43" w:rsidRPr="00F7774F" w:rsidRDefault="005F5C43" w:rsidP="00FC1625">
            <w:pPr>
              <w:rPr>
                <w:rFonts w:ascii="David" w:hAnsi="David" w:cs="David"/>
                <w:sz w:val="24"/>
                <w:szCs w:val="24"/>
                <w:u w:val="single"/>
                <w:rtl/>
              </w:rPr>
            </w:pPr>
          </w:p>
          <w:p w:rsidR="005F5C43" w:rsidRDefault="0028672D" w:rsidP="008E6680">
            <w:pPr>
              <w:rPr>
                <w:rFonts w:cs="David"/>
                <w:sz w:val="24"/>
                <w:szCs w:val="24"/>
                <w:rtl/>
              </w:rPr>
            </w:pPr>
            <w:r>
              <w:rPr>
                <w:rFonts w:cs="David" w:hint="cs"/>
                <w:sz w:val="24"/>
                <w:szCs w:val="24"/>
                <w:rtl/>
              </w:rPr>
              <w:t>אומר לתלמידים ש</w:t>
            </w:r>
            <w:r w:rsidR="008E6680">
              <w:rPr>
                <w:rFonts w:cs="David" w:hint="cs"/>
                <w:sz w:val="24"/>
                <w:szCs w:val="24"/>
                <w:rtl/>
              </w:rPr>
              <w:t xml:space="preserve">כעת נכין בעצמנו פונצ'ו כמנהג תושבי מקסיקו. </w:t>
            </w:r>
            <w:r>
              <w:rPr>
                <w:rFonts w:cs="David" w:hint="cs"/>
                <w:sz w:val="24"/>
                <w:szCs w:val="24"/>
                <w:rtl/>
              </w:rPr>
              <w:t xml:space="preserve">וכפי שטקסט הוראות ההכנה שקיבלו מורה להם. </w:t>
            </w:r>
            <w:r w:rsidR="008E6680">
              <w:rPr>
                <w:rFonts w:cs="David" w:hint="cs"/>
                <w:sz w:val="24"/>
                <w:szCs w:val="24"/>
                <w:rtl/>
              </w:rPr>
              <w:t>אחלק יריעות אל-בד לתלמידים והם יצטרכו לגזור חור דרכו יכניסו את הראש. אביא מדבקות ושלל חומרים לקישוט הפונצ'ו. אומר לתלמידים שעליהם לשמור את הפונצ'ו בתיקם האישי במשך כל השבוע משום שבכל שיעור בו נלמד על מקסיקו הם יצטרכו ללבוש את הפונצ'ו.</w:t>
            </w:r>
          </w:p>
          <w:p w:rsidR="008604A9" w:rsidRPr="008E6680" w:rsidRDefault="008604A9" w:rsidP="0028672D">
            <w:pPr>
              <w:rPr>
                <w:rFonts w:cs="David"/>
                <w:sz w:val="24"/>
                <w:szCs w:val="24"/>
                <w:rtl/>
              </w:rPr>
            </w:pPr>
            <w:r>
              <w:rPr>
                <w:rFonts w:cs="David" w:hint="cs"/>
                <w:sz w:val="24"/>
                <w:szCs w:val="24"/>
                <w:rtl/>
              </w:rPr>
              <w:t>(אפשרות ל4 צבעים שונים של פונצ'ו, כך שבמהלך השבוע התלמידים בשיעור יחולקו לקבוצות על פי צבעי הפונצ'ו שלהם.)</w:t>
            </w:r>
          </w:p>
        </w:tc>
        <w:tc>
          <w:tcPr>
            <w:tcW w:w="3636" w:type="dxa"/>
          </w:tcPr>
          <w:p w:rsidR="005F5C43" w:rsidRPr="00F7774F" w:rsidRDefault="005F5C43" w:rsidP="00FC1625">
            <w:pPr>
              <w:rPr>
                <w:rFonts w:ascii="David" w:hAnsi="David" w:cs="David"/>
                <w:sz w:val="24"/>
                <w:szCs w:val="24"/>
                <w:rtl/>
              </w:rPr>
            </w:pPr>
            <w:r w:rsidRPr="00F7774F">
              <w:rPr>
                <w:rFonts w:ascii="David" w:hAnsi="David" w:cs="David" w:hint="cs"/>
                <w:sz w:val="24"/>
                <w:szCs w:val="24"/>
                <w:rtl/>
              </w:rPr>
              <w:lastRenderedPageBreak/>
              <w:t>1.</w:t>
            </w:r>
          </w:p>
          <w:p w:rsidR="005F5C43" w:rsidRDefault="005F5C43" w:rsidP="00FC1625">
            <w:pPr>
              <w:rPr>
                <w:rFonts w:ascii="David" w:hAnsi="David" w:cs="David"/>
                <w:sz w:val="24"/>
                <w:szCs w:val="24"/>
                <w:rtl/>
              </w:rPr>
            </w:pPr>
            <w:r w:rsidRPr="00F7774F">
              <w:rPr>
                <w:rFonts w:ascii="David" w:hAnsi="David" w:cs="David" w:hint="cs"/>
                <w:sz w:val="24"/>
                <w:szCs w:val="24"/>
                <w:rtl/>
              </w:rPr>
              <w:t xml:space="preserve"> </w:t>
            </w:r>
          </w:p>
          <w:p w:rsidR="005F5C43" w:rsidRPr="006C4E43" w:rsidRDefault="009F42EB" w:rsidP="009F42EB">
            <w:pPr>
              <w:rPr>
                <w:rFonts w:ascii="David" w:hAnsi="David" w:cs="David"/>
                <w:sz w:val="24"/>
                <w:szCs w:val="24"/>
                <w:rtl/>
              </w:rPr>
            </w:pPr>
            <w:proofErr w:type="spellStart"/>
            <w:r>
              <w:rPr>
                <w:rFonts w:ascii="David" w:hAnsi="David" w:cs="David" w:hint="cs"/>
                <w:sz w:val="24"/>
                <w:szCs w:val="24"/>
                <w:rtl/>
              </w:rPr>
              <w:t>א.קישור</w:t>
            </w:r>
            <w:proofErr w:type="spellEnd"/>
            <w:r>
              <w:rPr>
                <w:rFonts w:ascii="David" w:hAnsi="David" w:cs="David" w:hint="cs"/>
                <w:sz w:val="24"/>
                <w:szCs w:val="24"/>
                <w:rtl/>
              </w:rPr>
              <w:t xml:space="preserve"> הילדים לנושא השיעור יוצר סדר והבנה.</w:t>
            </w: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28672D">
            <w:pPr>
              <w:rPr>
                <w:rFonts w:ascii="David" w:hAnsi="David" w:cs="David"/>
                <w:sz w:val="24"/>
                <w:szCs w:val="24"/>
                <w:rtl/>
              </w:rPr>
            </w:pPr>
            <w:r>
              <w:rPr>
                <w:rFonts w:ascii="David" w:hAnsi="David" w:cs="David" w:hint="cs"/>
                <w:sz w:val="24"/>
                <w:szCs w:val="24"/>
                <w:rtl/>
              </w:rPr>
              <w:t>ב</w:t>
            </w:r>
            <w:r w:rsidRPr="00F7774F">
              <w:rPr>
                <w:rFonts w:ascii="David" w:hAnsi="David" w:cs="David" w:hint="cs"/>
                <w:sz w:val="24"/>
                <w:szCs w:val="24"/>
                <w:rtl/>
              </w:rPr>
              <w:t>.</w:t>
            </w:r>
            <w:r w:rsidR="0028672D">
              <w:rPr>
                <w:rFonts w:ascii="David" w:hAnsi="David" w:cs="David" w:hint="cs"/>
                <w:sz w:val="24"/>
                <w:szCs w:val="24"/>
                <w:rtl/>
              </w:rPr>
              <w:t xml:space="preserve">-טקסט רב היצגי חושף את התלמידים ללמידה דרך סוגים שונים של מידע. מידע של הגדרות(הסבר, דוגמא, פירוט), מידע מתמונות, הוראות הכנת יצירה. </w:t>
            </w:r>
          </w:p>
          <w:p w:rsidR="009F42EB" w:rsidRPr="00F7774F" w:rsidRDefault="009F42EB" w:rsidP="009F42EB">
            <w:pPr>
              <w:rPr>
                <w:rFonts w:ascii="David" w:hAnsi="David" w:cs="David"/>
                <w:sz w:val="24"/>
                <w:szCs w:val="24"/>
                <w:rtl/>
              </w:rPr>
            </w:pPr>
            <w:r>
              <w:rPr>
                <w:rFonts w:ascii="David" w:hAnsi="David" w:cs="David" w:hint="cs"/>
                <w:sz w:val="24"/>
                <w:szCs w:val="24"/>
                <w:rtl/>
              </w:rPr>
              <w:t>-הצגת מקור השם שכמייה וסומבררו</w:t>
            </w:r>
            <w:r w:rsidR="0028672D">
              <w:rPr>
                <w:rFonts w:ascii="David" w:hAnsi="David" w:cs="David" w:hint="cs"/>
                <w:sz w:val="24"/>
                <w:szCs w:val="24"/>
                <w:rtl/>
              </w:rPr>
              <w:t xml:space="preserve"> בטקסט</w:t>
            </w:r>
            <w:r>
              <w:rPr>
                <w:rFonts w:ascii="David" w:hAnsi="David" w:cs="David" w:hint="cs"/>
                <w:sz w:val="24"/>
                <w:szCs w:val="24"/>
                <w:rtl/>
              </w:rPr>
              <w:t xml:space="preserve"> רלוונטית להבנת מהותם ותפקידם.</w:t>
            </w:r>
          </w:p>
          <w:p w:rsidR="005F5C43" w:rsidRPr="00F7774F"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9F42EB" w:rsidRPr="0028672D" w:rsidRDefault="009F42EB" w:rsidP="00FC1625">
            <w:pPr>
              <w:rPr>
                <w:rFonts w:ascii="David" w:hAnsi="David" w:cs="David"/>
                <w:sz w:val="24"/>
                <w:szCs w:val="24"/>
                <w:rtl/>
              </w:rPr>
            </w:pPr>
          </w:p>
          <w:p w:rsidR="009F42EB" w:rsidRDefault="009F42EB" w:rsidP="00FC1625">
            <w:pPr>
              <w:pStyle w:val="a4"/>
              <w:rPr>
                <w:rFonts w:ascii="David" w:hAnsi="David" w:cs="David"/>
                <w:sz w:val="24"/>
                <w:szCs w:val="24"/>
                <w:rtl/>
              </w:rPr>
            </w:pPr>
          </w:p>
          <w:p w:rsidR="009F42EB" w:rsidRDefault="009F42EB" w:rsidP="00FC1625">
            <w:pPr>
              <w:pStyle w:val="a4"/>
              <w:rPr>
                <w:rFonts w:ascii="David" w:hAnsi="David" w:cs="David"/>
                <w:sz w:val="24"/>
                <w:szCs w:val="24"/>
                <w:rtl/>
              </w:rPr>
            </w:pPr>
          </w:p>
          <w:p w:rsidR="009F42EB" w:rsidRDefault="009F42EB" w:rsidP="00FC1625">
            <w:pPr>
              <w:pStyle w:val="a4"/>
              <w:rPr>
                <w:rFonts w:ascii="David" w:hAnsi="David" w:cs="David"/>
                <w:sz w:val="24"/>
                <w:szCs w:val="24"/>
                <w:rtl/>
              </w:rPr>
            </w:pPr>
          </w:p>
          <w:p w:rsidR="009F42EB" w:rsidRDefault="009F42EB" w:rsidP="00FC1625">
            <w:pPr>
              <w:pStyle w:val="a4"/>
              <w:rPr>
                <w:rFonts w:ascii="David" w:hAnsi="David" w:cs="David"/>
                <w:sz w:val="24"/>
                <w:szCs w:val="24"/>
                <w:rtl/>
              </w:rPr>
            </w:pPr>
          </w:p>
          <w:p w:rsidR="009F42EB" w:rsidRDefault="009F42EB" w:rsidP="00FC1625">
            <w:pPr>
              <w:pStyle w:val="a4"/>
              <w:rPr>
                <w:rFonts w:ascii="David" w:hAnsi="David" w:cs="David"/>
                <w:sz w:val="24"/>
                <w:szCs w:val="24"/>
                <w:rtl/>
              </w:rPr>
            </w:pPr>
          </w:p>
          <w:p w:rsidR="009F42EB" w:rsidRDefault="009F42EB" w:rsidP="00FC1625">
            <w:pPr>
              <w:pStyle w:val="a4"/>
              <w:rPr>
                <w:rFonts w:ascii="David" w:hAnsi="David" w:cs="David"/>
                <w:sz w:val="24"/>
                <w:szCs w:val="24"/>
                <w:rtl/>
              </w:rPr>
            </w:pPr>
          </w:p>
          <w:p w:rsidR="005F5C43" w:rsidRDefault="0028672D" w:rsidP="00FC1625">
            <w:pPr>
              <w:pStyle w:val="a4"/>
              <w:rPr>
                <w:rFonts w:ascii="David" w:hAnsi="David" w:cs="David"/>
                <w:sz w:val="24"/>
                <w:szCs w:val="24"/>
                <w:rtl/>
              </w:rPr>
            </w:pPr>
            <w:r>
              <w:rPr>
                <w:rFonts w:ascii="David" w:hAnsi="David" w:cs="David" w:hint="cs"/>
                <w:sz w:val="24"/>
                <w:szCs w:val="24"/>
                <w:rtl/>
              </w:rPr>
              <w:t>-</w:t>
            </w:r>
            <w:r w:rsidR="008604A9">
              <w:rPr>
                <w:rFonts w:ascii="David" w:hAnsi="David" w:cs="David" w:hint="cs"/>
                <w:sz w:val="24"/>
                <w:szCs w:val="24"/>
                <w:rtl/>
              </w:rPr>
              <w:t xml:space="preserve">עד כה הלמידה על הלבוש הייתה די תיאורטית. עצם כך שהתלמידים </w:t>
            </w:r>
            <w:r w:rsidR="008604A9" w:rsidRPr="008604A9">
              <w:rPr>
                <w:rFonts w:ascii="David" w:hAnsi="David" w:cs="David" w:hint="cs"/>
                <w:sz w:val="24"/>
                <w:szCs w:val="24"/>
                <w:u w:val="single"/>
                <w:rtl/>
              </w:rPr>
              <w:t>יכינו לעצמם</w:t>
            </w:r>
            <w:r w:rsidR="008604A9">
              <w:rPr>
                <w:rFonts w:ascii="David" w:hAnsi="David" w:cs="David" w:hint="cs"/>
                <w:sz w:val="24"/>
                <w:szCs w:val="24"/>
                <w:rtl/>
              </w:rPr>
              <w:t xml:space="preserve"> בגד שלובשים במקסיקו גורמת לזיקה וחיבור גדול יותר </w:t>
            </w:r>
            <w:r w:rsidR="000E56A5">
              <w:rPr>
                <w:rFonts w:ascii="David" w:hAnsi="David" w:cs="David" w:hint="cs"/>
                <w:sz w:val="24"/>
                <w:szCs w:val="24"/>
                <w:rtl/>
              </w:rPr>
              <w:t xml:space="preserve">לנושא </w:t>
            </w:r>
            <w:r w:rsidR="008604A9">
              <w:rPr>
                <w:rFonts w:ascii="David" w:hAnsi="David" w:cs="David" w:hint="cs"/>
                <w:sz w:val="24"/>
                <w:szCs w:val="24"/>
                <w:rtl/>
              </w:rPr>
              <w:lastRenderedPageBreak/>
              <w:t xml:space="preserve">מאשר רק </w:t>
            </w:r>
            <w:r w:rsidR="008604A9" w:rsidRPr="008604A9">
              <w:rPr>
                <w:rFonts w:ascii="David" w:hAnsi="David" w:cs="David" w:hint="cs"/>
                <w:sz w:val="24"/>
                <w:szCs w:val="24"/>
                <w:u w:val="single"/>
                <w:rtl/>
              </w:rPr>
              <w:t>ללמוד</w:t>
            </w:r>
            <w:r w:rsidR="000E56A5">
              <w:rPr>
                <w:rFonts w:ascii="David" w:hAnsi="David" w:cs="David" w:hint="cs"/>
                <w:sz w:val="24"/>
                <w:szCs w:val="24"/>
                <w:rtl/>
              </w:rPr>
              <w:t xml:space="preserve"> עליו</w:t>
            </w:r>
            <w:r w:rsidR="008604A9">
              <w:rPr>
                <w:rFonts w:ascii="David" w:hAnsi="David" w:cs="David" w:hint="cs"/>
                <w:sz w:val="24"/>
                <w:szCs w:val="24"/>
                <w:rtl/>
              </w:rPr>
              <w:t>.</w:t>
            </w:r>
          </w:p>
          <w:p w:rsidR="005F5C43" w:rsidRDefault="008604A9" w:rsidP="008604A9">
            <w:pPr>
              <w:pStyle w:val="a4"/>
              <w:rPr>
                <w:rFonts w:ascii="David" w:hAnsi="David" w:cs="David"/>
                <w:sz w:val="24"/>
                <w:szCs w:val="24"/>
                <w:rtl/>
              </w:rPr>
            </w:pPr>
            <w:r>
              <w:rPr>
                <w:rFonts w:ascii="David" w:hAnsi="David" w:cs="David" w:hint="cs"/>
                <w:sz w:val="24"/>
                <w:szCs w:val="24"/>
                <w:rtl/>
              </w:rPr>
              <w:t xml:space="preserve">כאשר התלמידים ילבשו את הפונצ'ו תיווצר התחושה כאילו הם תיירים במקסיקו או תושבים במקסיקו. המטרה בכך שהתלמידים ילבשו את הפונצ'ו בכל שיעור על מקסיקו, היא להכניס את התלמידים לאווירת השבוע המעשי. כך יהיו יותר שיתוף פעולה, אקטיביות, סקרנות. </w:t>
            </w:r>
          </w:p>
          <w:p w:rsidR="005F5C43" w:rsidRPr="008604A9" w:rsidRDefault="005F5C43" w:rsidP="008604A9">
            <w:pPr>
              <w:rPr>
                <w:rFonts w:ascii="David" w:hAnsi="David" w:cs="David"/>
                <w:sz w:val="24"/>
                <w:szCs w:val="24"/>
                <w:rtl/>
              </w:rPr>
            </w:pPr>
          </w:p>
        </w:tc>
      </w:tr>
      <w:tr w:rsidR="005F5C43" w:rsidRPr="00F7774F" w:rsidTr="00FC1625">
        <w:tc>
          <w:tcPr>
            <w:tcW w:w="1101" w:type="dxa"/>
          </w:tcPr>
          <w:p w:rsidR="005F5C43" w:rsidRPr="00F7774F" w:rsidRDefault="00176149" w:rsidP="00FC1625">
            <w:pPr>
              <w:rPr>
                <w:rFonts w:ascii="David" w:hAnsi="David" w:cs="David"/>
                <w:sz w:val="24"/>
                <w:szCs w:val="24"/>
                <w:rtl/>
              </w:rPr>
            </w:pPr>
            <w:r>
              <w:rPr>
                <w:rFonts w:ascii="David" w:hAnsi="David" w:cs="David" w:hint="cs"/>
                <w:sz w:val="24"/>
                <w:szCs w:val="24"/>
                <w:rtl/>
              </w:rPr>
              <w:lastRenderedPageBreak/>
              <w:t>5</w:t>
            </w:r>
            <w:r w:rsidR="005F5C43" w:rsidRPr="00F7774F">
              <w:rPr>
                <w:rFonts w:ascii="David" w:hAnsi="David" w:cs="David" w:hint="cs"/>
                <w:sz w:val="24"/>
                <w:szCs w:val="24"/>
                <w:rtl/>
              </w:rPr>
              <w:t xml:space="preserve"> דקות</w:t>
            </w:r>
          </w:p>
        </w:tc>
        <w:tc>
          <w:tcPr>
            <w:tcW w:w="3768" w:type="dxa"/>
          </w:tcPr>
          <w:p w:rsidR="005F5C43" w:rsidRPr="00F7774F" w:rsidRDefault="005F5C43" w:rsidP="00FC1625">
            <w:pPr>
              <w:rPr>
                <w:rFonts w:ascii="David" w:hAnsi="David" w:cs="David"/>
                <w:sz w:val="24"/>
                <w:szCs w:val="24"/>
                <w:u w:val="single"/>
                <w:rtl/>
              </w:rPr>
            </w:pPr>
            <w:r w:rsidRPr="00F7774F">
              <w:rPr>
                <w:rFonts w:ascii="David" w:hAnsi="David" w:cs="David" w:hint="cs"/>
                <w:sz w:val="24"/>
                <w:szCs w:val="24"/>
                <w:u w:val="single"/>
                <w:rtl/>
              </w:rPr>
              <w:t>4. סיכום</w:t>
            </w:r>
          </w:p>
          <w:p w:rsidR="005F5C43" w:rsidRPr="00F7774F" w:rsidRDefault="005F5C43" w:rsidP="00176149">
            <w:pPr>
              <w:rPr>
                <w:rFonts w:ascii="David" w:hAnsi="David" w:cs="David"/>
                <w:sz w:val="24"/>
                <w:szCs w:val="24"/>
                <w:rtl/>
              </w:rPr>
            </w:pPr>
            <w:r>
              <w:rPr>
                <w:rFonts w:ascii="David" w:hAnsi="David" w:cs="David" w:hint="cs"/>
                <w:sz w:val="24"/>
                <w:szCs w:val="24"/>
                <w:rtl/>
              </w:rPr>
              <w:t xml:space="preserve">אשאל את הילדים, בעקבות הנלמד בשיעור </w:t>
            </w:r>
            <w:r w:rsidR="00176149">
              <w:rPr>
                <w:rFonts w:ascii="David" w:hAnsi="David" w:cs="David" w:hint="cs"/>
                <w:sz w:val="24"/>
                <w:szCs w:val="24"/>
                <w:rtl/>
              </w:rPr>
              <w:t>מה הייחודי בלבוש המסורתי של מקסיקו? כיצד לבוש מסורתי מאפיין תרבויות שונות בעולם?</w:t>
            </w:r>
          </w:p>
        </w:tc>
        <w:tc>
          <w:tcPr>
            <w:tcW w:w="3636" w:type="dxa"/>
          </w:tcPr>
          <w:p w:rsidR="005F5C43" w:rsidRPr="00F7774F" w:rsidRDefault="005F5C43" w:rsidP="00176149">
            <w:pPr>
              <w:rPr>
                <w:rFonts w:ascii="David" w:hAnsi="David" w:cs="David"/>
                <w:sz w:val="24"/>
                <w:szCs w:val="24"/>
                <w:rtl/>
              </w:rPr>
            </w:pPr>
            <w:r w:rsidRPr="00F7774F">
              <w:rPr>
                <w:rFonts w:ascii="David" w:hAnsi="David" w:cs="David" w:hint="cs"/>
                <w:sz w:val="24"/>
                <w:szCs w:val="24"/>
                <w:rtl/>
              </w:rPr>
              <w:t>4. בירור זה ע</w:t>
            </w:r>
            <w:r>
              <w:rPr>
                <w:rFonts w:ascii="David" w:hAnsi="David" w:cs="David" w:hint="cs"/>
                <w:sz w:val="24"/>
                <w:szCs w:val="24"/>
                <w:rtl/>
              </w:rPr>
              <w:t xml:space="preserve">ם התלמידים חשוב </w:t>
            </w:r>
            <w:r w:rsidR="00176149">
              <w:rPr>
                <w:rFonts w:ascii="David" w:hAnsi="David" w:cs="David" w:hint="cs"/>
                <w:sz w:val="24"/>
                <w:szCs w:val="24"/>
                <w:rtl/>
              </w:rPr>
              <w:t>להבין מה למדו</w:t>
            </w:r>
            <w:r w:rsidRPr="00F7774F">
              <w:rPr>
                <w:rFonts w:ascii="David" w:hAnsi="David" w:cs="David" w:hint="cs"/>
                <w:sz w:val="24"/>
                <w:szCs w:val="24"/>
                <w:rtl/>
              </w:rPr>
              <w:t>. זיקוק התובנות בסוף השיעור מעיד על הידע החדש שנרכש.</w:t>
            </w:r>
            <w:r w:rsidR="00176149">
              <w:rPr>
                <w:rFonts w:ascii="David" w:hAnsi="David" w:cs="David" w:hint="cs"/>
                <w:sz w:val="24"/>
                <w:szCs w:val="24"/>
                <w:rtl/>
              </w:rPr>
              <w:t xml:space="preserve"> הסיכום מסייע לי להבין האם מטרת השיעור הושגה.</w:t>
            </w:r>
          </w:p>
        </w:tc>
      </w:tr>
    </w:tbl>
    <w:p w:rsidR="005F5C43" w:rsidRDefault="005F5C43" w:rsidP="005F5C43">
      <w:pPr>
        <w:rPr>
          <w:rtl/>
        </w:rPr>
      </w:pPr>
    </w:p>
    <w:p w:rsidR="00605985" w:rsidRDefault="00605985" w:rsidP="005F5C43">
      <w:pPr>
        <w:bidi w:val="0"/>
      </w:pPr>
    </w:p>
    <w:sectPr w:rsidR="00605985" w:rsidSect="00C126F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B1"/>
    <w:family w:val="swiss"/>
    <w:pitch w:val="variable"/>
    <w:sig w:usb0="00000801" w:usb1="00000000" w:usb2="00000000" w:usb3="00000000" w:csb0="0000002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C25CD"/>
    <w:multiLevelType w:val="hybridMultilevel"/>
    <w:tmpl w:val="E0B2A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9C2B01"/>
    <w:multiLevelType w:val="hybridMultilevel"/>
    <w:tmpl w:val="61AEA73E"/>
    <w:lvl w:ilvl="0" w:tplc="FF0624B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C8824B2"/>
    <w:multiLevelType w:val="hybridMultilevel"/>
    <w:tmpl w:val="34389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1577681"/>
    <w:multiLevelType w:val="hybridMultilevel"/>
    <w:tmpl w:val="E75C4790"/>
    <w:lvl w:ilvl="0" w:tplc="ADF064B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B814F09"/>
    <w:multiLevelType w:val="hybridMultilevel"/>
    <w:tmpl w:val="E9DA0EC8"/>
    <w:lvl w:ilvl="0" w:tplc="A4CCA37A">
      <w:start w:val="1"/>
      <w:numFmt w:val="hebrew1"/>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
    <w:nsid w:val="7DE93510"/>
    <w:multiLevelType w:val="hybridMultilevel"/>
    <w:tmpl w:val="EE2A4EBE"/>
    <w:lvl w:ilvl="0" w:tplc="04090013">
      <w:start w:val="1"/>
      <w:numFmt w:val="hebrew1"/>
      <w:lvlText w:val="%1."/>
      <w:lvlJc w:val="center"/>
      <w:pPr>
        <w:ind w:left="644"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5"/>
  </w:num>
  <w:num w:numId="3">
    <w:abstractNumId w:val="3"/>
  </w:num>
  <w:num w:numId="4">
    <w:abstractNumId w:val="4"/>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5C43"/>
    <w:rsid w:val="0005433B"/>
    <w:rsid w:val="00060C93"/>
    <w:rsid w:val="000E56A5"/>
    <w:rsid w:val="0010357D"/>
    <w:rsid w:val="00176149"/>
    <w:rsid w:val="00265111"/>
    <w:rsid w:val="0028672D"/>
    <w:rsid w:val="00295684"/>
    <w:rsid w:val="0032304B"/>
    <w:rsid w:val="003A7517"/>
    <w:rsid w:val="005F5C43"/>
    <w:rsid w:val="00605985"/>
    <w:rsid w:val="00787386"/>
    <w:rsid w:val="007E5B5F"/>
    <w:rsid w:val="008604A9"/>
    <w:rsid w:val="008E6680"/>
    <w:rsid w:val="009F42EB"/>
    <w:rsid w:val="00B7184B"/>
    <w:rsid w:val="00C126F1"/>
    <w:rsid w:val="00D97ECC"/>
    <w:rsid w:val="00F2434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E6680"/>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5F5C4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5F5C43"/>
    <w:pPr>
      <w:ind w:left="720"/>
      <w:contextualSpacing/>
    </w:pPr>
  </w:style>
  <w:style w:type="character" w:styleId="Hyperlink">
    <w:name w:val="Hyperlink"/>
    <w:basedOn w:val="a0"/>
    <w:uiPriority w:val="99"/>
    <w:unhideWhenUsed/>
    <w:rsid w:val="00295684"/>
    <w:rPr>
      <w:color w:val="0000FF"/>
      <w:u w:val="single"/>
    </w:rPr>
  </w:style>
  <w:style w:type="paragraph" w:styleId="a5">
    <w:name w:val="Balloon Text"/>
    <w:basedOn w:val="a"/>
    <w:link w:val="a6"/>
    <w:uiPriority w:val="99"/>
    <w:semiHidden/>
    <w:unhideWhenUsed/>
    <w:rsid w:val="00D97ECC"/>
    <w:pPr>
      <w:spacing w:after="0" w:line="240" w:lineRule="auto"/>
    </w:pPr>
    <w:rPr>
      <w:rFonts w:ascii="Tahoma" w:hAnsi="Tahoma" w:cs="Tahoma"/>
      <w:sz w:val="16"/>
      <w:szCs w:val="16"/>
    </w:rPr>
  </w:style>
  <w:style w:type="character" w:customStyle="1" w:styleId="a6">
    <w:name w:val="טקסט בלונים תו"/>
    <w:basedOn w:val="a0"/>
    <w:link w:val="a5"/>
    <w:uiPriority w:val="99"/>
    <w:semiHidden/>
    <w:rsid w:val="00D97EC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E6680"/>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5F5C4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5F5C43"/>
    <w:pPr>
      <w:ind w:left="720"/>
      <w:contextualSpacing/>
    </w:pPr>
  </w:style>
  <w:style w:type="character" w:styleId="Hyperlink">
    <w:name w:val="Hyperlink"/>
    <w:basedOn w:val="a0"/>
    <w:uiPriority w:val="99"/>
    <w:unhideWhenUsed/>
    <w:rsid w:val="00295684"/>
    <w:rPr>
      <w:color w:val="0000FF"/>
      <w:u w:val="single"/>
    </w:rPr>
  </w:style>
  <w:style w:type="paragraph" w:styleId="a5">
    <w:name w:val="Balloon Text"/>
    <w:basedOn w:val="a"/>
    <w:link w:val="a6"/>
    <w:uiPriority w:val="99"/>
    <w:semiHidden/>
    <w:unhideWhenUsed/>
    <w:rsid w:val="00D97ECC"/>
    <w:pPr>
      <w:spacing w:after="0" w:line="240" w:lineRule="auto"/>
    </w:pPr>
    <w:rPr>
      <w:rFonts w:ascii="Tahoma" w:hAnsi="Tahoma" w:cs="Tahoma"/>
      <w:sz w:val="16"/>
      <w:szCs w:val="16"/>
    </w:rPr>
  </w:style>
  <w:style w:type="character" w:customStyle="1" w:styleId="a6">
    <w:name w:val="טקסט בלונים תו"/>
    <w:basedOn w:val="a0"/>
    <w:link w:val="a5"/>
    <w:uiPriority w:val="99"/>
    <w:semiHidden/>
    <w:rsid w:val="00D97EC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554</Words>
  <Characters>2772</Characters>
  <Application>Microsoft Office Word</Application>
  <DocSecurity>0</DocSecurity>
  <Lines>23</Lines>
  <Paragraphs>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3320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מנהל</cp:lastModifiedBy>
  <cp:revision>4</cp:revision>
  <dcterms:created xsi:type="dcterms:W3CDTF">2016-03-25T14:14:00Z</dcterms:created>
  <dcterms:modified xsi:type="dcterms:W3CDTF">2016-03-25T14:41:00Z</dcterms:modified>
</cp:coreProperties>
</file>