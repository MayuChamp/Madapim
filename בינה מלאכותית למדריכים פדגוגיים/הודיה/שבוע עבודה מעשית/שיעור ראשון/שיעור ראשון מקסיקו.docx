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C43" w:rsidRPr="00F7774F" w:rsidRDefault="005F5C43" w:rsidP="005F5C43">
      <w:pPr>
        <w:rPr>
          <w:rFonts w:ascii="David" w:hAnsi="David" w:cs="David"/>
          <w:sz w:val="24"/>
          <w:szCs w:val="24"/>
          <w:rtl/>
        </w:rPr>
      </w:pPr>
      <w:r w:rsidRPr="00F7774F">
        <w:rPr>
          <w:rFonts w:ascii="David" w:hAnsi="David" w:cs="David" w:hint="cs"/>
          <w:sz w:val="24"/>
          <w:szCs w:val="24"/>
          <w:rtl/>
        </w:rPr>
        <w:t>בס"ד</w:t>
      </w:r>
    </w:p>
    <w:p w:rsidR="005F5C43" w:rsidRPr="00F7774F" w:rsidRDefault="005F5C43" w:rsidP="005F5C43">
      <w:pPr>
        <w:jc w:val="center"/>
        <w:rPr>
          <w:rFonts w:ascii="David" w:hAnsi="David" w:cs="David"/>
          <w:b/>
          <w:bCs/>
          <w:sz w:val="40"/>
          <w:szCs w:val="40"/>
          <w:rtl/>
        </w:rPr>
      </w:pPr>
      <w:r w:rsidRPr="00F7774F">
        <w:rPr>
          <w:rFonts w:ascii="David" w:hAnsi="David" w:cs="David"/>
          <w:b/>
          <w:bCs/>
          <w:sz w:val="40"/>
          <w:szCs w:val="40"/>
          <w:rtl/>
        </w:rPr>
        <w:t xml:space="preserve">שיעור מספר </w:t>
      </w:r>
      <w:r>
        <w:rPr>
          <w:rFonts w:ascii="David" w:hAnsi="David" w:cs="David" w:hint="cs"/>
          <w:b/>
          <w:bCs/>
          <w:sz w:val="40"/>
          <w:szCs w:val="40"/>
          <w:rtl/>
        </w:rPr>
        <w:t>2 בסדרת השיעורים בשבוע המעשי</w:t>
      </w:r>
    </w:p>
    <w:p w:rsidR="005F5C43" w:rsidRDefault="005F5C43" w:rsidP="00176149">
      <w:pPr>
        <w:ind w:left="1440"/>
        <w:rPr>
          <w:rFonts w:ascii="David" w:hAnsi="David" w:cs="David"/>
          <w:b/>
          <w:bCs/>
          <w:sz w:val="40"/>
          <w:szCs w:val="40"/>
          <w:rtl/>
        </w:rPr>
      </w:pPr>
      <w:r w:rsidRPr="00F7774F">
        <w:rPr>
          <w:rFonts w:ascii="David" w:hAnsi="David" w:cs="David"/>
          <w:b/>
          <w:bCs/>
          <w:sz w:val="40"/>
          <w:szCs w:val="40"/>
          <w:rtl/>
        </w:rPr>
        <w:t>נושא:</w:t>
      </w:r>
      <w:r w:rsidRPr="00F7774F">
        <w:rPr>
          <w:rFonts w:ascii="David" w:hAnsi="David" w:cs="David" w:hint="cs"/>
          <w:b/>
          <w:bCs/>
          <w:sz w:val="40"/>
          <w:szCs w:val="40"/>
          <w:rtl/>
        </w:rPr>
        <w:t xml:space="preserve"> </w:t>
      </w:r>
      <w:r w:rsidR="00176149">
        <w:rPr>
          <w:rFonts w:ascii="David" w:hAnsi="David" w:cs="David" w:hint="cs"/>
          <w:b/>
          <w:bCs/>
          <w:sz w:val="40"/>
          <w:szCs w:val="40"/>
          <w:rtl/>
        </w:rPr>
        <w:t>הפונצ'ו והסומבררו</w:t>
      </w:r>
      <w:r>
        <w:rPr>
          <w:rFonts w:ascii="David" w:hAnsi="David" w:cs="David" w:hint="cs"/>
          <w:b/>
          <w:bCs/>
          <w:sz w:val="40"/>
          <w:szCs w:val="40"/>
          <w:rtl/>
        </w:rPr>
        <w:t xml:space="preserve"> במקסיקו</w:t>
      </w:r>
      <w:r w:rsidRPr="00F7774F">
        <w:rPr>
          <w:rFonts w:ascii="David" w:hAnsi="David" w:cs="David"/>
          <w:b/>
          <w:bCs/>
          <w:sz w:val="40"/>
          <w:szCs w:val="40"/>
          <w:rtl/>
        </w:rPr>
        <w:t xml:space="preserve"> </w:t>
      </w:r>
      <w:r w:rsidRPr="00F7774F">
        <w:rPr>
          <w:rFonts w:ascii="David" w:hAnsi="David" w:cs="David" w:hint="cs"/>
          <w:b/>
          <w:bCs/>
          <w:sz w:val="40"/>
          <w:szCs w:val="40"/>
          <w:rtl/>
        </w:rPr>
        <w:t xml:space="preserve">     </w:t>
      </w:r>
      <w:r>
        <w:rPr>
          <w:rFonts w:ascii="David" w:hAnsi="David" w:cs="David"/>
          <w:b/>
          <w:bCs/>
          <w:sz w:val="40"/>
          <w:szCs w:val="40"/>
          <w:rtl/>
        </w:rPr>
        <w:tab/>
      </w:r>
    </w:p>
    <w:p w:rsidR="005F5C43" w:rsidRPr="00F7774F" w:rsidRDefault="005F5C43" w:rsidP="005F5C43">
      <w:pPr>
        <w:ind w:left="1440" w:firstLine="720"/>
        <w:rPr>
          <w:rFonts w:ascii="David" w:hAnsi="David" w:cs="David"/>
          <w:b/>
          <w:bCs/>
          <w:sz w:val="40"/>
          <w:szCs w:val="40"/>
          <w:rtl/>
        </w:rPr>
      </w:pPr>
      <w:r w:rsidRPr="00F7774F">
        <w:rPr>
          <w:rFonts w:ascii="David" w:hAnsi="David" w:cs="David"/>
          <w:b/>
          <w:bCs/>
          <w:sz w:val="40"/>
          <w:szCs w:val="40"/>
          <w:rtl/>
        </w:rPr>
        <w:t>כיתה: ה'</w:t>
      </w:r>
      <w:r w:rsidRPr="00F7774F">
        <w:rPr>
          <w:rFonts w:ascii="David" w:hAnsi="David" w:cs="David" w:hint="cs"/>
          <w:b/>
          <w:bCs/>
          <w:sz w:val="40"/>
          <w:szCs w:val="40"/>
          <w:rtl/>
        </w:rPr>
        <w:t xml:space="preserve">     </w:t>
      </w:r>
      <w:r w:rsidRPr="00F7774F">
        <w:rPr>
          <w:rFonts w:ascii="David" w:hAnsi="David" w:cs="David"/>
          <w:b/>
          <w:bCs/>
          <w:sz w:val="40"/>
          <w:szCs w:val="40"/>
          <w:rtl/>
        </w:rPr>
        <w:t>תאריך:</w:t>
      </w:r>
      <w:r>
        <w:rPr>
          <w:rFonts w:ascii="David" w:hAnsi="David" w:cs="David" w:hint="cs"/>
          <w:b/>
          <w:bCs/>
          <w:sz w:val="40"/>
          <w:szCs w:val="40"/>
          <w:rtl/>
        </w:rPr>
        <w:t>24</w:t>
      </w:r>
      <w:r w:rsidRPr="00F7774F">
        <w:rPr>
          <w:rFonts w:ascii="David" w:hAnsi="David" w:cs="David"/>
          <w:b/>
          <w:bCs/>
          <w:sz w:val="40"/>
          <w:szCs w:val="40"/>
          <w:rtl/>
        </w:rPr>
        <w:t>.</w:t>
      </w:r>
      <w:r>
        <w:rPr>
          <w:rFonts w:ascii="David" w:hAnsi="David" w:cs="David" w:hint="cs"/>
          <w:b/>
          <w:bCs/>
          <w:sz w:val="40"/>
          <w:szCs w:val="40"/>
          <w:rtl/>
        </w:rPr>
        <w:t>3</w:t>
      </w:r>
      <w:r>
        <w:rPr>
          <w:rFonts w:ascii="David" w:hAnsi="David" w:cs="David"/>
          <w:b/>
          <w:bCs/>
          <w:sz w:val="40"/>
          <w:szCs w:val="40"/>
          <w:rtl/>
        </w:rPr>
        <w:t>.1</w:t>
      </w:r>
      <w:r>
        <w:rPr>
          <w:rFonts w:ascii="David" w:hAnsi="David" w:cs="David" w:hint="cs"/>
          <w:b/>
          <w:bCs/>
          <w:sz w:val="40"/>
          <w:szCs w:val="40"/>
          <w:rtl/>
        </w:rPr>
        <w:t>6</w:t>
      </w:r>
    </w:p>
    <w:p w:rsidR="005F5C43" w:rsidRPr="00EF41B4" w:rsidRDefault="005F5C43" w:rsidP="005F5C43">
      <w:pPr>
        <w:jc w:val="center"/>
        <w:rPr>
          <w:rFonts w:ascii="David" w:hAnsi="David" w:cs="David"/>
          <w:b/>
          <w:bCs/>
          <w:sz w:val="36"/>
          <w:szCs w:val="36"/>
          <w:rtl/>
        </w:rPr>
      </w:pPr>
      <w:r w:rsidRPr="00EF41B4">
        <w:rPr>
          <w:rFonts w:ascii="David" w:hAnsi="David" w:cs="David"/>
          <w:b/>
          <w:bCs/>
          <w:sz w:val="36"/>
          <w:szCs w:val="36"/>
          <w:rtl/>
        </w:rPr>
        <w:t xml:space="preserve">מטרת </w:t>
      </w:r>
      <w:r w:rsidRPr="00EF41B4">
        <w:rPr>
          <w:rFonts w:ascii="David" w:hAnsi="David" w:cs="David" w:hint="cs"/>
          <w:b/>
          <w:bCs/>
          <w:sz w:val="36"/>
          <w:szCs w:val="36"/>
          <w:rtl/>
        </w:rPr>
        <w:t xml:space="preserve">על: </w:t>
      </w:r>
      <w:r w:rsidR="00787386">
        <w:rPr>
          <w:rFonts w:ascii="David" w:hAnsi="David" w:cs="David" w:hint="cs"/>
          <w:b/>
          <w:bCs/>
          <w:sz w:val="36"/>
          <w:szCs w:val="36"/>
          <w:rtl/>
        </w:rPr>
        <w:t>חשיפה לתרבויות העולם וטיפוח הזיקה לשונות</w:t>
      </w:r>
    </w:p>
    <w:p w:rsidR="00787386" w:rsidRDefault="005F5C43" w:rsidP="00BB49C4">
      <w:pPr>
        <w:jc w:val="center"/>
        <w:rPr>
          <w:ins w:id="0" w:author="מנהל" w:date="2016-03-25T08:45:00Z"/>
          <w:rFonts w:ascii="David" w:hAnsi="David" w:cs="David" w:hint="cs"/>
          <w:b/>
          <w:bCs/>
          <w:sz w:val="36"/>
          <w:szCs w:val="36"/>
          <w:rtl/>
        </w:rPr>
      </w:pPr>
      <w:r w:rsidRPr="003046ED">
        <w:rPr>
          <w:rFonts w:ascii="David" w:hAnsi="David" w:cs="David" w:hint="cs"/>
          <w:b/>
          <w:bCs/>
          <w:sz w:val="36"/>
          <w:szCs w:val="36"/>
          <w:rtl/>
        </w:rPr>
        <w:t xml:space="preserve">מטרת </w:t>
      </w:r>
      <w:r w:rsidR="00787386">
        <w:rPr>
          <w:rFonts w:ascii="David" w:hAnsi="David" w:cs="David" w:hint="cs"/>
          <w:b/>
          <w:bCs/>
          <w:sz w:val="36"/>
          <w:szCs w:val="36"/>
          <w:rtl/>
        </w:rPr>
        <w:t>תוכן</w:t>
      </w:r>
      <w:r w:rsidRPr="003046ED">
        <w:rPr>
          <w:rFonts w:ascii="David" w:hAnsi="David" w:cs="David"/>
          <w:b/>
          <w:bCs/>
          <w:sz w:val="36"/>
          <w:szCs w:val="36"/>
          <w:rtl/>
        </w:rPr>
        <w:t>:</w:t>
      </w:r>
      <w:r w:rsidRPr="00F7774F">
        <w:rPr>
          <w:rFonts w:ascii="David" w:hAnsi="David" w:cs="David" w:hint="cs"/>
          <w:b/>
          <w:bCs/>
          <w:sz w:val="36"/>
          <w:szCs w:val="36"/>
          <w:rtl/>
        </w:rPr>
        <w:t xml:space="preserve"> </w:t>
      </w:r>
      <w:r w:rsidR="00176149">
        <w:rPr>
          <w:rFonts w:ascii="David" w:hAnsi="David" w:cs="David" w:hint="cs"/>
          <w:b/>
          <w:bCs/>
          <w:sz w:val="36"/>
          <w:szCs w:val="36"/>
          <w:rtl/>
        </w:rPr>
        <w:t xml:space="preserve">התלמיד יכיר את הלבוש המסורתי </w:t>
      </w:r>
      <w:ins w:id="1" w:author="מנהל" w:date="2016-03-25T08:35:00Z">
        <w:r w:rsidR="00183473">
          <w:rPr>
            <w:rFonts w:ascii="David" w:hAnsi="David" w:cs="David" w:hint="cs"/>
            <w:b/>
            <w:bCs/>
            <w:sz w:val="36"/>
            <w:szCs w:val="36"/>
            <w:rtl/>
          </w:rPr>
          <w:t>בתרבויות שונות</w:t>
        </w:r>
        <w:r w:rsidR="00183473">
          <w:rPr>
            <w:rFonts w:ascii="David" w:hAnsi="David" w:cs="David" w:hint="cs"/>
            <w:b/>
            <w:bCs/>
            <w:sz w:val="36"/>
            <w:szCs w:val="36"/>
            <w:rtl/>
          </w:rPr>
          <w:t xml:space="preserve"> ו</w:t>
        </w:r>
      </w:ins>
      <w:r w:rsidR="00176149">
        <w:rPr>
          <w:rFonts w:ascii="David" w:hAnsi="David" w:cs="David" w:hint="cs"/>
          <w:b/>
          <w:bCs/>
          <w:sz w:val="36"/>
          <w:szCs w:val="36"/>
          <w:rtl/>
        </w:rPr>
        <w:t xml:space="preserve">במקסיקו בפרט </w:t>
      </w:r>
      <w:del w:id="2" w:author="מנהל" w:date="2016-03-25T08:35:00Z">
        <w:r w:rsidR="00176149" w:rsidDel="00183473">
          <w:rPr>
            <w:rFonts w:ascii="David" w:hAnsi="David" w:cs="David" w:hint="cs"/>
            <w:b/>
            <w:bCs/>
            <w:sz w:val="36"/>
            <w:szCs w:val="36"/>
            <w:rtl/>
          </w:rPr>
          <w:delText>ובכלל בתרבויות שונות</w:delText>
        </w:r>
      </w:del>
      <w:ins w:id="3" w:author="מנהל" w:date="2016-03-25T08:45:00Z">
        <w:r w:rsidR="00BB49C4">
          <w:rPr>
            <w:rFonts w:ascii="David" w:hAnsi="David" w:cs="David" w:hint="cs"/>
            <w:b/>
            <w:bCs/>
            <w:sz w:val="36"/>
            <w:szCs w:val="36"/>
            <w:rtl/>
          </w:rPr>
          <w:t xml:space="preserve"> לדעתי הש</w:t>
        </w:r>
      </w:ins>
      <w:ins w:id="4" w:author="מנהל" w:date="2016-03-25T08:46:00Z">
        <w:r w:rsidR="00BB49C4">
          <w:rPr>
            <w:rFonts w:ascii="David" w:hAnsi="David" w:cs="David" w:hint="cs"/>
            <w:b/>
            <w:bCs/>
            <w:sz w:val="36"/>
            <w:szCs w:val="36"/>
            <w:rtl/>
          </w:rPr>
          <w:t>י</w:t>
        </w:r>
      </w:ins>
      <w:ins w:id="5" w:author="מנהל" w:date="2016-03-25T08:45:00Z">
        <w:r w:rsidR="00BB49C4">
          <w:rPr>
            <w:rFonts w:ascii="David" w:hAnsi="David" w:cs="David" w:hint="cs"/>
            <w:b/>
            <w:bCs/>
            <w:sz w:val="36"/>
            <w:szCs w:val="36"/>
            <w:rtl/>
          </w:rPr>
          <w:t>עור מתמקד בלבוש המסורתי במקסיקו.</w:t>
        </w:r>
      </w:ins>
      <w:ins w:id="6" w:author="מנהל" w:date="2016-03-25T08:46:00Z">
        <w:r w:rsidR="00BB49C4">
          <w:rPr>
            <w:rFonts w:ascii="David" w:hAnsi="David" w:cs="David" w:hint="cs"/>
            <w:b/>
            <w:bCs/>
            <w:sz w:val="36"/>
            <w:szCs w:val="36"/>
            <w:rtl/>
          </w:rPr>
          <w:t xml:space="preserve"> מקדי וזקקי את המטרה.</w:t>
        </w:r>
      </w:ins>
    </w:p>
    <w:p w:rsidR="00BB49C4" w:rsidRDefault="00BB49C4" w:rsidP="00183473">
      <w:pPr>
        <w:jc w:val="center"/>
        <w:rPr>
          <w:ins w:id="7" w:author="מנהל" w:date="2016-03-25T08:45:00Z"/>
          <w:rFonts w:ascii="David" w:hAnsi="David" w:cs="David" w:hint="cs"/>
          <w:b/>
          <w:bCs/>
          <w:sz w:val="36"/>
          <w:szCs w:val="36"/>
          <w:rtl/>
        </w:rPr>
      </w:pPr>
    </w:p>
    <w:p w:rsidR="00BB49C4" w:rsidRPr="00F7774F" w:rsidRDefault="00BB49C4" w:rsidP="00BB49C4">
      <w:pPr>
        <w:jc w:val="center"/>
        <w:rPr>
          <w:rFonts w:ascii="David" w:hAnsi="David" w:cs="David"/>
          <w:b/>
          <w:bCs/>
          <w:sz w:val="36"/>
          <w:szCs w:val="36"/>
          <w:rtl/>
        </w:rPr>
      </w:pPr>
    </w:p>
    <w:tbl>
      <w:tblPr>
        <w:tblStyle w:val="a3"/>
        <w:bidiVisual/>
        <w:tblW w:w="0" w:type="auto"/>
        <w:tblInd w:w="-209" w:type="dxa"/>
        <w:tblLook w:val="04A0" w:firstRow="1" w:lastRow="0" w:firstColumn="1" w:lastColumn="0" w:noHBand="0" w:noVBand="1"/>
      </w:tblPr>
      <w:tblGrid>
        <w:gridCol w:w="1101"/>
        <w:gridCol w:w="3768"/>
        <w:gridCol w:w="3636"/>
      </w:tblGrid>
      <w:tr w:rsidR="005F5C43" w:rsidRPr="00F7774F" w:rsidTr="00FC1625">
        <w:tc>
          <w:tcPr>
            <w:tcW w:w="1101"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זמן</w:t>
            </w:r>
          </w:p>
        </w:tc>
        <w:tc>
          <w:tcPr>
            <w:tcW w:w="3768"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פעולות הוראה</w:t>
            </w:r>
          </w:p>
        </w:tc>
        <w:tc>
          <w:tcPr>
            <w:tcW w:w="3636"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t>שיקול דעת</w:t>
            </w:r>
          </w:p>
        </w:tc>
      </w:tr>
      <w:tr w:rsidR="005F5C43" w:rsidRPr="00F7774F" w:rsidTr="00FC1625">
        <w:trPr>
          <w:trHeight w:val="1408"/>
        </w:trPr>
        <w:tc>
          <w:tcPr>
            <w:tcW w:w="1101" w:type="dxa"/>
          </w:tcPr>
          <w:p w:rsidR="005F5C43" w:rsidRPr="00F7774F" w:rsidRDefault="008E6680" w:rsidP="00FC1625">
            <w:pPr>
              <w:rPr>
                <w:rFonts w:ascii="David" w:hAnsi="David" w:cs="David"/>
                <w:sz w:val="24"/>
                <w:szCs w:val="24"/>
                <w:rtl/>
              </w:rPr>
            </w:pPr>
            <w:r>
              <w:rPr>
                <w:rFonts w:ascii="David" w:hAnsi="David" w:cs="David" w:hint="cs"/>
                <w:sz w:val="24"/>
                <w:szCs w:val="24"/>
                <w:rtl/>
              </w:rPr>
              <w:t>20 דקות</w:t>
            </w: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9F42EB" w:rsidRDefault="009F42EB" w:rsidP="00FC1625">
            <w:pPr>
              <w:rPr>
                <w:rFonts w:ascii="David" w:hAnsi="David" w:cs="David"/>
                <w:sz w:val="24"/>
                <w:szCs w:val="24"/>
                <w:rtl/>
              </w:rPr>
            </w:pPr>
          </w:p>
          <w:p w:rsidR="009F42EB" w:rsidRDefault="009F42EB"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8E6680" w:rsidRDefault="008E6680" w:rsidP="00FC1625">
            <w:pPr>
              <w:rPr>
                <w:rFonts w:ascii="David" w:hAnsi="David" w:cs="David"/>
                <w:sz w:val="24"/>
                <w:szCs w:val="24"/>
                <w:rtl/>
              </w:rPr>
            </w:pPr>
          </w:p>
          <w:p w:rsidR="005F5C43" w:rsidRPr="00F7774F" w:rsidRDefault="005F5C43" w:rsidP="008E6680">
            <w:pPr>
              <w:rPr>
                <w:rFonts w:ascii="David" w:hAnsi="David" w:cs="David"/>
                <w:sz w:val="24"/>
                <w:szCs w:val="24"/>
                <w:rtl/>
              </w:rPr>
            </w:pPr>
            <w:r>
              <w:rPr>
                <w:rFonts w:ascii="David" w:hAnsi="David" w:cs="David" w:hint="cs"/>
                <w:sz w:val="24"/>
                <w:szCs w:val="24"/>
                <w:rtl/>
              </w:rPr>
              <w:t>2</w:t>
            </w:r>
            <w:r w:rsidR="008E6680">
              <w:rPr>
                <w:rFonts w:ascii="David" w:hAnsi="David" w:cs="David" w:hint="cs"/>
                <w:sz w:val="24"/>
                <w:szCs w:val="24"/>
                <w:rtl/>
              </w:rPr>
              <w:t>0</w:t>
            </w:r>
            <w:r>
              <w:rPr>
                <w:rFonts w:ascii="David" w:hAnsi="David" w:cs="David" w:hint="cs"/>
                <w:sz w:val="24"/>
                <w:szCs w:val="24"/>
                <w:rtl/>
              </w:rPr>
              <w:t xml:space="preserve"> דקות</w:t>
            </w:r>
          </w:p>
        </w:tc>
        <w:tc>
          <w:tcPr>
            <w:tcW w:w="3768" w:type="dxa"/>
          </w:tcPr>
          <w:p w:rsidR="005F5C43" w:rsidRPr="00F7774F" w:rsidRDefault="005F5C43" w:rsidP="00FC1625">
            <w:pPr>
              <w:rPr>
                <w:rFonts w:ascii="David" w:hAnsi="David" w:cs="David"/>
                <w:sz w:val="24"/>
                <w:szCs w:val="24"/>
                <w:u w:val="single"/>
                <w:rtl/>
              </w:rPr>
            </w:pPr>
            <w:r w:rsidRPr="00F7774F">
              <w:rPr>
                <w:rFonts w:ascii="David" w:hAnsi="David" w:cs="David" w:hint="cs"/>
                <w:sz w:val="24"/>
                <w:szCs w:val="24"/>
                <w:u w:val="single"/>
                <w:rtl/>
              </w:rPr>
              <w:lastRenderedPageBreak/>
              <w:t xml:space="preserve">1.פתיחה </w:t>
            </w:r>
            <w:r w:rsidR="008E6680">
              <w:rPr>
                <w:rFonts w:ascii="David" w:hAnsi="David" w:cs="David" w:hint="cs"/>
                <w:sz w:val="24"/>
                <w:szCs w:val="24"/>
                <w:u w:val="single"/>
                <w:rtl/>
              </w:rPr>
              <w:t>ודיון</w:t>
            </w:r>
          </w:p>
          <w:p w:rsidR="005F5C43" w:rsidRPr="00F7774F" w:rsidRDefault="005F5C43" w:rsidP="00FC1625">
            <w:pPr>
              <w:rPr>
                <w:rFonts w:ascii="David" w:hAnsi="David" w:cs="David"/>
                <w:sz w:val="24"/>
                <w:szCs w:val="24"/>
                <w:u w:val="single"/>
                <w:rtl/>
              </w:rPr>
            </w:pPr>
          </w:p>
          <w:p w:rsidR="005F5C43" w:rsidRPr="00183473" w:rsidRDefault="005F5C43" w:rsidP="00183473">
            <w:pPr>
              <w:pStyle w:val="a4"/>
              <w:numPr>
                <w:ilvl w:val="0"/>
                <w:numId w:val="6"/>
              </w:numPr>
              <w:rPr>
                <w:ins w:id="8" w:author="מנהל" w:date="2016-03-25T08:36:00Z"/>
                <w:rFonts w:ascii="David" w:hAnsi="David" w:cs="David" w:hint="cs"/>
                <w:sz w:val="24"/>
                <w:szCs w:val="24"/>
                <w:rtl/>
                <w:rPrChange w:id="9" w:author="מנהל" w:date="2016-03-25T08:36:00Z">
                  <w:rPr>
                    <w:ins w:id="10" w:author="מנהל" w:date="2016-03-25T08:36:00Z"/>
                    <w:rFonts w:hint="cs"/>
                    <w:rtl/>
                  </w:rPr>
                </w:rPrChange>
              </w:rPr>
              <w:pPrChange w:id="11" w:author="מנהל" w:date="2016-03-25T08:36:00Z">
                <w:pPr/>
              </w:pPrChange>
            </w:pPr>
            <w:del w:id="12" w:author="מנהל" w:date="2016-03-25T08:36:00Z">
              <w:r w:rsidRPr="00183473" w:rsidDel="00183473">
                <w:rPr>
                  <w:rFonts w:ascii="David" w:hAnsi="David" w:cs="David" w:hint="cs"/>
                  <w:sz w:val="24"/>
                  <w:szCs w:val="24"/>
                  <w:rtl/>
                  <w:rPrChange w:id="13" w:author="מנהל" w:date="2016-03-25T08:36:00Z">
                    <w:rPr>
                      <w:rFonts w:hint="cs"/>
                      <w:rtl/>
                    </w:rPr>
                  </w:rPrChange>
                </w:rPr>
                <w:delText xml:space="preserve">א. </w:delText>
              </w:r>
            </w:del>
            <w:r w:rsidR="00265111" w:rsidRPr="00183473">
              <w:rPr>
                <w:rFonts w:ascii="David" w:hAnsi="David" w:cs="David" w:hint="cs"/>
                <w:sz w:val="24"/>
                <w:szCs w:val="24"/>
                <w:rtl/>
                <w:rPrChange w:id="14" w:author="מנהל" w:date="2016-03-25T08:36:00Z">
                  <w:rPr>
                    <w:rFonts w:hint="cs"/>
                    <w:rtl/>
                  </w:rPr>
                </w:rPrChange>
              </w:rPr>
              <w:t xml:space="preserve">אומר לתלמידים שזהו השיעור השני בסדרת השיעורים על מקסיקו, ושהיום נתמקד בנושא הלבוש. </w:t>
            </w:r>
            <w:ins w:id="15" w:author="מנהל" w:date="2016-03-25T08:38:00Z">
              <w:r w:rsidR="00183473">
                <w:rPr>
                  <w:rFonts w:ascii="David" w:hAnsi="David" w:cs="David" w:hint="cs"/>
                  <w:sz w:val="24"/>
                  <w:szCs w:val="24"/>
                  <w:rtl/>
                </w:rPr>
                <w:t xml:space="preserve"> במקום לומר להם את הנושא </w:t>
              </w:r>
            </w:ins>
            <w:ins w:id="16" w:author="מנהל" w:date="2016-03-25T08:36:00Z">
              <w:r w:rsidR="00183473" w:rsidRPr="00183473">
                <w:rPr>
                  <w:rFonts w:ascii="David" w:hAnsi="David" w:cs="David" w:hint="cs"/>
                  <w:sz w:val="24"/>
                  <w:szCs w:val="24"/>
                  <w:rtl/>
                  <w:rPrChange w:id="17" w:author="מנהל" w:date="2016-03-25T08:36:00Z">
                    <w:rPr>
                      <w:rFonts w:hint="cs"/>
                      <w:rtl/>
                    </w:rPr>
                  </w:rPrChange>
                </w:rPr>
                <w:t>אפשר אולי לגרות את הסקרנות של התלמידים בדרך נוספת</w:t>
              </w:r>
            </w:ins>
            <w:ins w:id="18" w:author="מנהל" w:date="2016-03-25T08:37:00Z">
              <w:r w:rsidR="00183473">
                <w:rPr>
                  <w:rFonts w:ascii="David" w:hAnsi="David" w:cs="David" w:hint="cs"/>
                  <w:sz w:val="24"/>
                  <w:szCs w:val="24"/>
                  <w:rtl/>
                </w:rPr>
                <w:t>-</w:t>
              </w:r>
            </w:ins>
          </w:p>
          <w:p w:rsidR="00183473" w:rsidRDefault="00183473" w:rsidP="00183473">
            <w:pPr>
              <w:pStyle w:val="a4"/>
              <w:rPr>
                <w:ins w:id="19" w:author="מנהל" w:date="2016-03-25T08:36:00Z"/>
                <w:rFonts w:ascii="David" w:hAnsi="David" w:cs="David" w:hint="cs"/>
                <w:sz w:val="24"/>
                <w:szCs w:val="24"/>
              </w:rPr>
              <w:pPrChange w:id="20" w:author="מנהל" w:date="2016-03-25T08:37:00Z">
                <w:pPr/>
              </w:pPrChange>
            </w:pPr>
            <w:ins w:id="21" w:author="מנהל" w:date="2016-03-25T08:36:00Z">
              <w:r>
                <w:rPr>
                  <w:rFonts w:ascii="David" w:hAnsi="David" w:cs="David" w:hint="cs"/>
                  <w:sz w:val="24"/>
                  <w:szCs w:val="24"/>
                  <w:rtl/>
                </w:rPr>
                <w:t xml:space="preserve">הקריני על הלוח את המילים </w:t>
              </w:r>
              <w:proofErr w:type="spellStart"/>
              <w:r>
                <w:rPr>
                  <w:rFonts w:ascii="David" w:hAnsi="David" w:cs="David" w:hint="cs"/>
                  <w:sz w:val="24"/>
                  <w:szCs w:val="24"/>
                  <w:rtl/>
                </w:rPr>
                <w:t>פונצו</w:t>
              </w:r>
              <w:proofErr w:type="spellEnd"/>
              <w:r>
                <w:rPr>
                  <w:rFonts w:ascii="David" w:hAnsi="David" w:cs="David" w:hint="cs"/>
                  <w:sz w:val="24"/>
                  <w:szCs w:val="24"/>
                  <w:rtl/>
                </w:rPr>
                <w:t xml:space="preserve"> וסומבררו ובררי איתם על מה לדעתם נלמד היום?</w:t>
              </w:r>
            </w:ins>
          </w:p>
          <w:p w:rsidR="00183473" w:rsidRPr="00183473" w:rsidRDefault="00183473" w:rsidP="00183473">
            <w:pPr>
              <w:pStyle w:val="a4"/>
              <w:rPr>
                <w:rFonts w:ascii="David" w:hAnsi="David" w:cs="David"/>
                <w:sz w:val="24"/>
                <w:szCs w:val="24"/>
                <w:rtl/>
                <w:rPrChange w:id="22" w:author="מנהל" w:date="2016-03-25T08:36:00Z">
                  <w:rPr>
                    <w:rtl/>
                  </w:rPr>
                </w:rPrChange>
              </w:rPr>
              <w:pPrChange w:id="23" w:author="מנהל" w:date="2016-03-25T08:37:00Z">
                <w:pPr/>
              </w:pPrChange>
            </w:pPr>
            <w:ins w:id="24" w:author="מנהל" w:date="2016-03-25T08:37:00Z">
              <w:r>
                <w:rPr>
                  <w:rFonts w:ascii="David" w:hAnsi="David" w:cs="David" w:hint="cs"/>
                  <w:sz w:val="24"/>
                  <w:szCs w:val="24"/>
                  <w:rtl/>
                </w:rPr>
                <w:t>או שתכיני מצגת של הלבוש כשאת מסתירה חלקים ועליהם לזהות את הלבוש שהתקבל. כפי שהצגתי לכן באחד משיעורי הדידקטיקה. אוכל לסייע לך בכך.</w:t>
              </w:r>
            </w:ins>
          </w:p>
          <w:p w:rsidR="005F5C43" w:rsidRDefault="005F5C43" w:rsidP="00FC1625">
            <w:pPr>
              <w:rPr>
                <w:rFonts w:ascii="David" w:hAnsi="David" w:cs="David"/>
                <w:sz w:val="24"/>
                <w:szCs w:val="24"/>
                <w:rtl/>
              </w:rPr>
            </w:pPr>
          </w:p>
          <w:p w:rsidR="00265111" w:rsidRDefault="005F5C43" w:rsidP="00265111">
            <w:pPr>
              <w:spacing w:line="360" w:lineRule="auto"/>
              <w:rPr>
                <w:rFonts w:ascii="David" w:hAnsi="David" w:cs="David"/>
                <w:sz w:val="24"/>
                <w:szCs w:val="24"/>
                <w:rtl/>
              </w:rPr>
            </w:pPr>
            <w:r w:rsidRPr="00F7774F">
              <w:rPr>
                <w:rFonts w:ascii="David" w:hAnsi="David" w:cs="David" w:hint="cs"/>
                <w:sz w:val="24"/>
                <w:szCs w:val="24"/>
                <w:rtl/>
              </w:rPr>
              <w:t>ב.</w:t>
            </w:r>
            <w:r>
              <w:rPr>
                <w:rFonts w:ascii="David" w:hAnsi="David" w:cs="David" w:hint="cs"/>
                <w:sz w:val="24"/>
                <w:szCs w:val="24"/>
                <w:rtl/>
              </w:rPr>
              <w:t xml:space="preserve"> אקרין</w:t>
            </w:r>
            <w:r w:rsidRPr="00F7774F">
              <w:rPr>
                <w:rFonts w:ascii="David" w:hAnsi="David" w:cs="David" w:hint="cs"/>
                <w:sz w:val="24"/>
                <w:szCs w:val="24"/>
                <w:rtl/>
              </w:rPr>
              <w:t xml:space="preserve"> </w:t>
            </w:r>
            <w:r w:rsidR="00265111">
              <w:rPr>
                <w:rFonts w:ascii="David" w:hAnsi="David" w:cs="David"/>
                <w:sz w:val="24"/>
                <w:szCs w:val="24"/>
                <w:rtl/>
              </w:rPr>
              <w:t>מצגת</w:t>
            </w:r>
            <w:r w:rsidR="00295684">
              <w:rPr>
                <w:rFonts w:ascii="David" w:hAnsi="David" w:cs="David" w:hint="cs"/>
                <w:sz w:val="24"/>
                <w:szCs w:val="24"/>
                <w:rtl/>
              </w:rPr>
              <w:t xml:space="preserve"> בה נלמד על הפונצ'ו והסומבררו שהם הלבוש המסורתי במקסיקו</w:t>
            </w:r>
            <w:r w:rsidR="00265111">
              <w:rPr>
                <w:rFonts w:ascii="David" w:hAnsi="David" w:cs="David" w:hint="cs"/>
                <w:sz w:val="24"/>
                <w:szCs w:val="24"/>
                <w:rtl/>
              </w:rPr>
              <w:t>.</w:t>
            </w:r>
          </w:p>
          <w:p w:rsidR="00265111" w:rsidRDefault="00265111" w:rsidP="00265111">
            <w:pPr>
              <w:spacing w:line="360" w:lineRule="auto"/>
              <w:rPr>
                <w:rFonts w:ascii="David" w:hAnsi="David" w:cs="David"/>
                <w:sz w:val="24"/>
                <w:szCs w:val="24"/>
                <w:rtl/>
              </w:rPr>
            </w:pPr>
            <w:r w:rsidRPr="00265111">
              <w:rPr>
                <w:rFonts w:ascii="David" w:hAnsi="David" w:cs="David" w:hint="cs"/>
                <w:b/>
                <w:bCs/>
                <w:sz w:val="24"/>
                <w:szCs w:val="24"/>
                <w:rtl/>
              </w:rPr>
              <w:t>שקופית ראשונה</w:t>
            </w:r>
            <w:r>
              <w:rPr>
                <w:rFonts w:ascii="David" w:hAnsi="David" w:cs="David" w:hint="cs"/>
                <w:sz w:val="24"/>
                <w:szCs w:val="24"/>
                <w:rtl/>
              </w:rPr>
              <w:t xml:space="preserve"> תמונה של פונצ'ו. </w:t>
            </w:r>
          </w:p>
          <w:p w:rsidR="00265111" w:rsidRDefault="00265111" w:rsidP="00265111">
            <w:pPr>
              <w:spacing w:line="360" w:lineRule="auto"/>
              <w:rPr>
                <w:rFonts w:ascii="David" w:hAnsi="David" w:cs="David"/>
                <w:sz w:val="24"/>
                <w:szCs w:val="24"/>
                <w:rtl/>
              </w:rPr>
            </w:pPr>
            <w:r>
              <w:rPr>
                <w:rFonts w:cs="David" w:hint="cs"/>
                <w:sz w:val="24"/>
                <w:szCs w:val="24"/>
                <w:rtl/>
              </w:rPr>
              <w:t>אשאל את הילדים:</w:t>
            </w:r>
          </w:p>
          <w:p w:rsidR="00265111" w:rsidRDefault="00265111" w:rsidP="00265111">
            <w:pPr>
              <w:spacing w:line="360" w:lineRule="auto"/>
              <w:rPr>
                <w:rFonts w:ascii="David" w:hAnsi="David" w:cs="David"/>
                <w:sz w:val="24"/>
                <w:szCs w:val="24"/>
                <w:rtl/>
              </w:rPr>
            </w:pPr>
            <w:r>
              <w:rPr>
                <w:rFonts w:ascii="David" w:hAnsi="David" w:cs="David" w:hint="cs"/>
                <w:sz w:val="24"/>
                <w:szCs w:val="24"/>
                <w:rtl/>
              </w:rPr>
              <w:t xml:space="preserve">-מה אתם רואים בתמונה? איך קוראים לזה? </w:t>
            </w:r>
          </w:p>
          <w:p w:rsidR="00265111" w:rsidRDefault="00265111" w:rsidP="00265111">
            <w:pPr>
              <w:spacing w:line="360" w:lineRule="auto"/>
              <w:rPr>
                <w:rFonts w:ascii="David" w:hAnsi="David" w:cs="David"/>
                <w:sz w:val="24"/>
                <w:szCs w:val="24"/>
                <w:rtl/>
              </w:rPr>
            </w:pPr>
            <w:r>
              <w:rPr>
                <w:rFonts w:ascii="David" w:hAnsi="David" w:cs="David" w:hint="cs"/>
                <w:sz w:val="24"/>
                <w:szCs w:val="24"/>
                <w:rtl/>
              </w:rPr>
              <w:t>-מה השם העברי של הפונצ'ו? שכמייה.</w:t>
            </w:r>
          </w:p>
          <w:p w:rsidR="00183473" w:rsidRDefault="00265111" w:rsidP="00265111">
            <w:pPr>
              <w:spacing w:line="360" w:lineRule="auto"/>
              <w:rPr>
                <w:ins w:id="25" w:author="מנהל" w:date="2016-03-25T08:39:00Z"/>
                <w:rFonts w:ascii="David" w:hAnsi="David" w:cs="David" w:hint="cs"/>
                <w:sz w:val="24"/>
                <w:szCs w:val="24"/>
                <w:rtl/>
              </w:rPr>
            </w:pPr>
            <w:r>
              <w:rPr>
                <w:rFonts w:ascii="David" w:hAnsi="David" w:cs="David" w:hint="cs"/>
                <w:sz w:val="24"/>
                <w:szCs w:val="24"/>
                <w:rtl/>
              </w:rPr>
              <w:t xml:space="preserve">-מה היא שכמייה? </w:t>
            </w:r>
            <w:ins w:id="26" w:author="מנהל" w:date="2016-03-25T08:39:00Z">
              <w:r w:rsidR="00183473">
                <w:rPr>
                  <w:rFonts w:ascii="David" w:hAnsi="David" w:cs="David" w:hint="cs"/>
                  <w:sz w:val="24"/>
                  <w:szCs w:val="24"/>
                  <w:rtl/>
                </w:rPr>
                <w:t>הודיה, צרי תהליך:</w:t>
              </w:r>
            </w:ins>
          </w:p>
          <w:p w:rsidR="00183473" w:rsidRDefault="00183473" w:rsidP="00265111">
            <w:pPr>
              <w:spacing w:line="360" w:lineRule="auto"/>
              <w:rPr>
                <w:ins w:id="27" w:author="מנהל" w:date="2016-03-25T08:38:00Z"/>
                <w:rFonts w:ascii="David" w:hAnsi="David" w:cs="David" w:hint="cs"/>
                <w:sz w:val="24"/>
                <w:szCs w:val="24"/>
                <w:rtl/>
              </w:rPr>
            </w:pPr>
            <w:ins w:id="28" w:author="מנהל" w:date="2016-03-25T08:38:00Z">
              <w:r>
                <w:rPr>
                  <w:rFonts w:ascii="David" w:hAnsi="David" w:cs="David" w:hint="cs"/>
                  <w:sz w:val="24"/>
                  <w:szCs w:val="24"/>
                  <w:rtl/>
                </w:rPr>
                <w:t xml:space="preserve"> מדוע קוראים לה שכמייה? נסו לשער.</w:t>
              </w:r>
            </w:ins>
          </w:p>
          <w:p w:rsidR="00183473" w:rsidRDefault="00183473" w:rsidP="00265111">
            <w:pPr>
              <w:spacing w:line="360" w:lineRule="auto"/>
              <w:rPr>
                <w:ins w:id="29" w:author="מנהל" w:date="2016-03-25T08:39:00Z"/>
                <w:rFonts w:ascii="David" w:hAnsi="David" w:cs="David" w:hint="cs"/>
                <w:sz w:val="24"/>
                <w:szCs w:val="24"/>
                <w:rtl/>
              </w:rPr>
            </w:pPr>
            <w:ins w:id="30" w:author="מנהל" w:date="2016-03-25T08:38:00Z">
              <w:r>
                <w:rPr>
                  <w:rFonts w:ascii="David" w:hAnsi="David" w:cs="David" w:hint="cs"/>
                  <w:sz w:val="24"/>
                  <w:szCs w:val="24"/>
                  <w:rtl/>
                </w:rPr>
                <w:t>כתבי את המילה שכמייה על הלוח.</w:t>
              </w:r>
            </w:ins>
          </w:p>
          <w:p w:rsidR="00183473" w:rsidRDefault="00183473" w:rsidP="00265111">
            <w:pPr>
              <w:spacing w:line="360" w:lineRule="auto"/>
              <w:rPr>
                <w:ins w:id="31" w:author="מנהל" w:date="2016-03-25T08:39:00Z"/>
                <w:rFonts w:ascii="David" w:hAnsi="David" w:cs="David" w:hint="cs"/>
                <w:sz w:val="24"/>
                <w:szCs w:val="24"/>
                <w:rtl/>
              </w:rPr>
            </w:pPr>
            <w:ins w:id="32" w:author="מנהל" w:date="2016-03-25T08:38:00Z">
              <w:r>
                <w:rPr>
                  <w:rFonts w:ascii="David" w:hAnsi="David" w:cs="David" w:hint="cs"/>
                  <w:sz w:val="24"/>
                  <w:szCs w:val="24"/>
                  <w:rtl/>
                </w:rPr>
                <w:lastRenderedPageBreak/>
                <w:t xml:space="preserve"> אם יהיה צורך שאלי איזה מילה מסתתרת במילה שכמייה?</w:t>
              </w:r>
            </w:ins>
            <w:ins w:id="33" w:author="מנהל" w:date="2016-03-25T08:39:00Z">
              <w:r>
                <w:rPr>
                  <w:rFonts w:ascii="David" w:hAnsi="David" w:cs="David" w:hint="cs"/>
                  <w:sz w:val="24"/>
                  <w:szCs w:val="24"/>
                  <w:rtl/>
                </w:rPr>
                <w:t xml:space="preserve"> </w:t>
              </w:r>
            </w:ins>
          </w:p>
          <w:p w:rsidR="00183473" w:rsidRDefault="00183473" w:rsidP="00265111">
            <w:pPr>
              <w:spacing w:line="360" w:lineRule="auto"/>
              <w:rPr>
                <w:ins w:id="34" w:author="מנהל" w:date="2016-03-25T08:39:00Z"/>
                <w:rFonts w:ascii="David" w:hAnsi="David" w:cs="David" w:hint="cs"/>
                <w:sz w:val="24"/>
                <w:szCs w:val="24"/>
                <w:rtl/>
              </w:rPr>
            </w:pPr>
            <w:ins w:id="35" w:author="מנהל" w:date="2016-03-25T08:39:00Z">
              <w:r>
                <w:rPr>
                  <w:rFonts w:ascii="David" w:hAnsi="David" w:cs="David" w:hint="cs"/>
                  <w:sz w:val="24"/>
                  <w:szCs w:val="24"/>
                  <w:rtl/>
                </w:rPr>
                <w:t>ורק בסוף... תציגי את ההגדרה.</w:t>
              </w:r>
            </w:ins>
          </w:p>
          <w:p w:rsidR="00265111" w:rsidRDefault="00265111" w:rsidP="00265111">
            <w:pPr>
              <w:spacing w:line="360" w:lineRule="auto"/>
              <w:rPr>
                <w:rFonts w:ascii="David" w:hAnsi="David" w:cs="David"/>
                <w:sz w:val="24"/>
                <w:szCs w:val="24"/>
                <w:rtl/>
              </w:rPr>
            </w:pPr>
            <w:r>
              <w:rPr>
                <w:rFonts w:ascii="David" w:hAnsi="David" w:cs="David" w:hint="cs"/>
                <w:sz w:val="24"/>
                <w:szCs w:val="24"/>
                <w:rtl/>
              </w:rPr>
              <w:t>אציג את ההגדרה.</w:t>
            </w:r>
          </w:p>
          <w:p w:rsidR="00265111" w:rsidRDefault="00265111" w:rsidP="00265111">
            <w:pPr>
              <w:spacing w:line="360" w:lineRule="auto"/>
              <w:rPr>
                <w:rFonts w:ascii="David" w:hAnsi="David" w:cs="David"/>
                <w:sz w:val="24"/>
                <w:szCs w:val="24"/>
                <w:rtl/>
              </w:rPr>
            </w:pPr>
            <w:r w:rsidRPr="00265111">
              <w:rPr>
                <w:rFonts w:cs="Arial" w:hint="cs"/>
                <w:rtl/>
              </w:rPr>
              <w:t>"</w:t>
            </w:r>
            <w:r w:rsidRPr="00265111">
              <w:rPr>
                <w:rFonts w:ascii="David" w:hAnsi="David" w:cs="David"/>
                <w:sz w:val="24"/>
                <w:szCs w:val="24"/>
                <w:rtl/>
              </w:rPr>
              <w:t xml:space="preserve">בגד חורפי, ללא שרוולים. מיועד לחלק העליון ונפרש בעיקר על אזור </w:t>
            </w:r>
            <w:r w:rsidRPr="00265111">
              <w:rPr>
                <w:rFonts w:ascii="David" w:hAnsi="David" w:cs="David"/>
                <w:sz w:val="24"/>
                <w:szCs w:val="24"/>
                <w:u w:val="single"/>
                <w:rtl/>
              </w:rPr>
              <w:t>השכם</w:t>
            </w:r>
            <w:r w:rsidRPr="00265111">
              <w:rPr>
                <w:rFonts w:ascii="David" w:hAnsi="David" w:cs="David"/>
                <w:sz w:val="24"/>
                <w:szCs w:val="24"/>
                <w:rtl/>
              </w:rPr>
              <w:t xml:space="preserve"> והכתפיים.</w:t>
            </w:r>
            <w:r w:rsidRPr="00265111">
              <w:rPr>
                <w:rFonts w:ascii="David" w:hAnsi="David" w:cs="David"/>
                <w:noProof/>
                <w:sz w:val="24"/>
                <w:szCs w:val="24"/>
              </w:rPr>
              <w:t xml:space="preserve"> </w:t>
            </w:r>
            <w:r w:rsidRPr="00265111">
              <w:rPr>
                <w:rFonts w:ascii="David" w:hAnsi="David" w:cs="David"/>
                <w:noProof/>
                <w:sz w:val="24"/>
                <w:szCs w:val="24"/>
              </w:rPr>
              <w:drawing>
                <wp:inline distT="0" distB="0" distL="0" distR="0" wp14:anchorId="4D994808" wp14:editId="0C6D3C17">
                  <wp:extent cx="492760" cy="456786"/>
                  <wp:effectExtent l="0" t="0" r="2540" b="635"/>
                  <wp:docPr id="1" name="תמונה 1" descr="http://www.alternativa.clinic/wp-content/uploads/2015/02/scapulaPain-409x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lternativa.clinic/wp-content/uploads/2015/02/scapulaPain-409x30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3368" cy="466620"/>
                          </a:xfrm>
                          <a:prstGeom prst="rect">
                            <a:avLst/>
                          </a:prstGeom>
                          <a:noFill/>
                          <a:ln>
                            <a:noFill/>
                          </a:ln>
                        </pic:spPr>
                      </pic:pic>
                    </a:graphicData>
                  </a:graphic>
                </wp:inline>
              </w:drawing>
            </w:r>
            <w:r w:rsidRPr="00265111">
              <w:rPr>
                <w:rFonts w:ascii="David" w:hAnsi="David" w:cs="David"/>
                <w:sz w:val="24"/>
                <w:szCs w:val="24"/>
                <w:rtl/>
              </w:rPr>
              <w:t xml:space="preserve"> (המילה שכמיה מקורה בכך שהבגד מונח על השכמות)"</w:t>
            </w:r>
          </w:p>
          <w:p w:rsidR="00183473" w:rsidRDefault="00265111" w:rsidP="00265111">
            <w:pPr>
              <w:spacing w:line="360" w:lineRule="auto"/>
              <w:rPr>
                <w:ins w:id="36" w:author="מנהל" w:date="2016-03-25T08:39:00Z"/>
                <w:rFonts w:ascii="David" w:hAnsi="David" w:cs="David" w:hint="cs"/>
                <w:sz w:val="24"/>
                <w:szCs w:val="24"/>
                <w:rtl/>
              </w:rPr>
            </w:pPr>
            <w:r w:rsidRPr="00265111">
              <w:rPr>
                <w:rFonts w:ascii="David" w:hAnsi="David" w:cs="David" w:hint="cs"/>
                <w:b/>
                <w:bCs/>
                <w:sz w:val="24"/>
                <w:szCs w:val="24"/>
                <w:rtl/>
              </w:rPr>
              <w:t>שקופית שניה</w:t>
            </w:r>
            <w:r>
              <w:rPr>
                <w:rFonts w:ascii="David" w:hAnsi="David" w:cs="David" w:hint="cs"/>
                <w:sz w:val="24"/>
                <w:szCs w:val="24"/>
                <w:rtl/>
              </w:rPr>
              <w:t xml:space="preserve"> תמונות שונות של פונצ'ו: </w:t>
            </w:r>
            <w:ins w:id="37" w:author="מנהל" w:date="2016-03-25T08:39:00Z">
              <w:r w:rsidR="00183473">
                <w:rPr>
                  <w:rFonts w:ascii="David" w:hAnsi="David" w:cs="David" w:hint="cs"/>
                  <w:sz w:val="24"/>
                  <w:szCs w:val="24"/>
                  <w:rtl/>
                </w:rPr>
                <w:t>נהדר</w:t>
              </w:r>
            </w:ins>
            <w:ins w:id="38" w:author="מנהל" w:date="2016-03-25T08:40:00Z">
              <w:r w:rsidR="00183473">
                <w:rPr>
                  <w:rFonts w:ascii="David" w:hAnsi="David" w:cs="David" w:hint="cs"/>
                  <w:sz w:val="24"/>
                  <w:szCs w:val="24"/>
                  <w:rtl/>
                </w:rPr>
                <w:t>!</w:t>
              </w:r>
            </w:ins>
          </w:p>
          <w:p w:rsidR="005F5C43" w:rsidRDefault="00183473" w:rsidP="00183473">
            <w:pPr>
              <w:spacing w:line="360" w:lineRule="auto"/>
              <w:rPr>
                <w:rFonts w:ascii="David" w:hAnsi="David" w:cs="David"/>
                <w:sz w:val="24"/>
                <w:szCs w:val="24"/>
                <w:rtl/>
              </w:rPr>
            </w:pPr>
            <w:ins w:id="39" w:author="מנהל" w:date="2016-03-25T08:40:00Z">
              <w:r>
                <w:rPr>
                  <w:rFonts w:ascii="David" w:hAnsi="David" w:cs="David" w:hint="cs"/>
                  <w:sz w:val="24"/>
                  <w:szCs w:val="24"/>
                  <w:rtl/>
                </w:rPr>
                <w:t xml:space="preserve">שאלי-= </w:t>
              </w:r>
            </w:ins>
            <w:ins w:id="40" w:author="מנהל" w:date="2016-03-25T08:39:00Z">
              <w:r>
                <w:rPr>
                  <w:rFonts w:ascii="David" w:hAnsi="David" w:cs="David" w:hint="cs"/>
                  <w:sz w:val="24"/>
                  <w:szCs w:val="24"/>
                  <w:rtl/>
                </w:rPr>
                <w:t xml:space="preserve">מה אפשר ללמוד על </w:t>
              </w:r>
              <w:proofErr w:type="spellStart"/>
              <w:r>
                <w:rPr>
                  <w:rFonts w:ascii="David" w:hAnsi="David" w:cs="David" w:hint="cs"/>
                  <w:sz w:val="24"/>
                  <w:szCs w:val="24"/>
                  <w:rtl/>
                </w:rPr>
                <w:t>הפונצו</w:t>
              </w:r>
              <w:proofErr w:type="spellEnd"/>
              <w:r>
                <w:rPr>
                  <w:rFonts w:ascii="David" w:hAnsi="David" w:cs="David" w:hint="cs"/>
                  <w:sz w:val="24"/>
                  <w:szCs w:val="24"/>
                  <w:rtl/>
                </w:rPr>
                <w:t xml:space="preserve"> מהתמונות הבאות? </w:t>
              </w:r>
            </w:ins>
            <w:r w:rsidR="00265111">
              <w:rPr>
                <w:rFonts w:ascii="David" w:hAnsi="David" w:cs="David" w:hint="cs"/>
                <w:sz w:val="24"/>
                <w:szCs w:val="24"/>
                <w:rtl/>
              </w:rPr>
              <w:t>מצמר לצורך חימום, מניילון לצורך הגנה מפני הגשם, לצורכי צבא-גשם והסוואה.</w:t>
            </w:r>
          </w:p>
          <w:p w:rsidR="005F5C43" w:rsidRDefault="00265111" w:rsidP="00FC1625">
            <w:pPr>
              <w:spacing w:line="360" w:lineRule="auto"/>
              <w:rPr>
                <w:rFonts w:ascii="David" w:hAnsi="David" w:cs="David"/>
                <w:sz w:val="24"/>
                <w:szCs w:val="24"/>
                <w:rtl/>
              </w:rPr>
            </w:pPr>
            <w:r>
              <w:rPr>
                <w:rFonts w:ascii="David" w:hAnsi="David" w:cs="David" w:hint="cs"/>
                <w:sz w:val="24"/>
                <w:szCs w:val="24"/>
                <w:rtl/>
              </w:rPr>
              <w:t>אשאל את הילדים:</w:t>
            </w:r>
          </w:p>
          <w:p w:rsidR="00295684" w:rsidRPr="00295684" w:rsidRDefault="00265111" w:rsidP="00295684">
            <w:pPr>
              <w:spacing w:line="360" w:lineRule="auto"/>
              <w:rPr>
                <w:rFonts w:ascii="David" w:hAnsi="David" w:cs="David"/>
                <w:sz w:val="24"/>
                <w:szCs w:val="24"/>
                <w:rtl/>
              </w:rPr>
            </w:pPr>
            <w:r w:rsidRPr="00295684">
              <w:rPr>
                <w:rFonts w:ascii="David" w:hAnsi="David" w:cs="David"/>
                <w:sz w:val="24"/>
                <w:szCs w:val="24"/>
                <w:rtl/>
              </w:rPr>
              <w:t>-</w:t>
            </w:r>
            <w:r w:rsidRPr="00265111">
              <w:rPr>
                <w:rFonts w:ascii="David" w:hAnsi="David" w:cs="David"/>
                <w:sz w:val="24"/>
                <w:szCs w:val="24"/>
                <w:rtl/>
              </w:rPr>
              <w:t xml:space="preserve">ממה כל פונצ'ו עשוי? </w:t>
            </w:r>
          </w:p>
          <w:p w:rsidR="00295684" w:rsidRPr="00295684" w:rsidRDefault="00295684" w:rsidP="00295684">
            <w:pPr>
              <w:spacing w:line="360" w:lineRule="auto"/>
              <w:rPr>
                <w:rFonts w:ascii="David" w:hAnsi="David" w:cs="David"/>
                <w:sz w:val="24"/>
                <w:szCs w:val="24"/>
                <w:rtl/>
              </w:rPr>
            </w:pPr>
            <w:r w:rsidRPr="00295684">
              <w:rPr>
                <w:rFonts w:ascii="David" w:hAnsi="David" w:cs="David"/>
                <w:sz w:val="24"/>
                <w:szCs w:val="24"/>
                <w:rtl/>
              </w:rPr>
              <w:t>-</w:t>
            </w:r>
            <w:r w:rsidR="00265111" w:rsidRPr="00265111">
              <w:rPr>
                <w:rFonts w:ascii="David" w:hAnsi="David" w:cs="David"/>
                <w:sz w:val="24"/>
                <w:szCs w:val="24"/>
                <w:rtl/>
              </w:rPr>
              <w:t>מה זה אומר</w:t>
            </w:r>
            <w:r w:rsidRPr="00295684">
              <w:rPr>
                <w:rFonts w:ascii="David" w:hAnsi="David" w:cs="David"/>
                <w:sz w:val="24"/>
                <w:szCs w:val="24"/>
                <w:rtl/>
              </w:rPr>
              <w:t xml:space="preserve"> שישנם חומרים שונים</w:t>
            </w:r>
            <w:r w:rsidR="00265111" w:rsidRPr="00265111">
              <w:rPr>
                <w:rFonts w:ascii="David" w:hAnsi="David" w:cs="David"/>
                <w:sz w:val="24"/>
                <w:szCs w:val="24"/>
                <w:rtl/>
              </w:rPr>
              <w:t>?</w:t>
            </w:r>
          </w:p>
          <w:p w:rsidR="00295684" w:rsidRPr="00295684" w:rsidRDefault="00295684" w:rsidP="00295684">
            <w:pPr>
              <w:spacing w:line="360" w:lineRule="auto"/>
              <w:rPr>
                <w:rFonts w:ascii="David" w:hAnsi="David" w:cs="David"/>
                <w:sz w:val="24"/>
                <w:szCs w:val="24"/>
                <w:rtl/>
              </w:rPr>
            </w:pPr>
            <w:r w:rsidRPr="00295684">
              <w:rPr>
                <w:rFonts w:ascii="David" w:hAnsi="David" w:cs="David"/>
                <w:sz w:val="24"/>
                <w:szCs w:val="24"/>
                <w:rtl/>
              </w:rPr>
              <w:t>תשובה מצופית: שלפונצ'ו המסורתי היו שימושים רבים ושונים.</w:t>
            </w:r>
            <w:r w:rsidR="00265111" w:rsidRPr="00265111">
              <w:rPr>
                <w:rFonts w:ascii="David" w:hAnsi="David" w:cs="David"/>
                <w:sz w:val="24"/>
                <w:szCs w:val="24"/>
                <w:rtl/>
              </w:rPr>
              <w:t xml:space="preserve"> </w:t>
            </w:r>
          </w:p>
          <w:p w:rsidR="00265111" w:rsidRDefault="00265111" w:rsidP="00FC1625">
            <w:pPr>
              <w:rPr>
                <w:rFonts w:cs="David"/>
                <w:sz w:val="24"/>
                <w:szCs w:val="24"/>
                <w:rtl/>
              </w:rPr>
            </w:pPr>
          </w:p>
          <w:p w:rsidR="009F42EB" w:rsidRDefault="009F42EB" w:rsidP="00FC1625">
            <w:pPr>
              <w:rPr>
                <w:rFonts w:cs="David"/>
                <w:sz w:val="24"/>
                <w:szCs w:val="24"/>
                <w:rtl/>
              </w:rPr>
            </w:pPr>
          </w:p>
          <w:p w:rsidR="00295684" w:rsidRDefault="00295684" w:rsidP="00295684">
            <w:pPr>
              <w:rPr>
                <w:rFonts w:cs="David"/>
                <w:sz w:val="24"/>
                <w:szCs w:val="24"/>
                <w:rtl/>
              </w:rPr>
            </w:pPr>
            <w:r w:rsidRPr="00295684">
              <w:rPr>
                <w:rFonts w:cs="David" w:hint="cs"/>
                <w:b/>
                <w:bCs/>
                <w:sz w:val="24"/>
                <w:szCs w:val="24"/>
                <w:rtl/>
              </w:rPr>
              <w:t xml:space="preserve">שקופית שלישית </w:t>
            </w:r>
            <w:r>
              <w:rPr>
                <w:rFonts w:cs="David" w:hint="cs"/>
                <w:sz w:val="24"/>
                <w:szCs w:val="24"/>
                <w:rtl/>
              </w:rPr>
              <w:t>תמונה של סומבררו.</w:t>
            </w:r>
          </w:p>
          <w:p w:rsidR="008E6680" w:rsidRDefault="008E6680" w:rsidP="00183473">
            <w:pPr>
              <w:rPr>
                <w:rFonts w:cs="David"/>
                <w:sz w:val="24"/>
                <w:szCs w:val="24"/>
                <w:rtl/>
              </w:rPr>
            </w:pPr>
            <w:r>
              <w:rPr>
                <w:rFonts w:cs="David" w:hint="cs"/>
                <w:sz w:val="24"/>
                <w:szCs w:val="24"/>
                <w:rtl/>
              </w:rPr>
              <w:t>(אפשרות להביא סומבררו פיזית לכיתה</w:t>
            </w:r>
            <w:ins w:id="41" w:author="מנהל" w:date="2016-03-25T08:40:00Z">
              <w:r w:rsidR="00183473">
                <w:rPr>
                  <w:rFonts w:cs="David" w:hint="cs"/>
                  <w:sz w:val="24"/>
                  <w:szCs w:val="24"/>
                  <w:rtl/>
                </w:rPr>
                <w:t>- יש לי בבית, אם תרצי שאביא הזכירי לי יום קודם.</w:t>
              </w:r>
            </w:ins>
            <w:r>
              <w:rPr>
                <w:rFonts w:cs="David" w:hint="cs"/>
                <w:sz w:val="24"/>
                <w:szCs w:val="24"/>
                <w:rtl/>
              </w:rPr>
              <w:t>)</w:t>
            </w:r>
          </w:p>
          <w:p w:rsidR="00295684" w:rsidRDefault="00295684" w:rsidP="00295684">
            <w:pPr>
              <w:rPr>
                <w:rFonts w:cs="David"/>
                <w:sz w:val="24"/>
                <w:szCs w:val="24"/>
                <w:rtl/>
              </w:rPr>
            </w:pPr>
            <w:r>
              <w:rPr>
                <w:rFonts w:cs="David" w:hint="cs"/>
                <w:sz w:val="24"/>
                <w:szCs w:val="24"/>
                <w:rtl/>
              </w:rPr>
              <w:t>אשאל את התלמידים:</w:t>
            </w:r>
          </w:p>
          <w:p w:rsidR="00295684" w:rsidRDefault="00295684" w:rsidP="00295684">
            <w:pPr>
              <w:rPr>
                <w:rFonts w:cs="David"/>
                <w:sz w:val="24"/>
                <w:szCs w:val="24"/>
                <w:rtl/>
              </w:rPr>
            </w:pPr>
            <w:r>
              <w:rPr>
                <w:rFonts w:cs="David" w:hint="cs"/>
                <w:sz w:val="24"/>
                <w:szCs w:val="24"/>
                <w:rtl/>
              </w:rPr>
              <w:t xml:space="preserve">-מה הם רואים? מה היא צורתו של הכובע? </w:t>
            </w:r>
          </w:p>
          <w:p w:rsidR="00295684" w:rsidRDefault="00295684" w:rsidP="00295684">
            <w:pPr>
              <w:rPr>
                <w:rFonts w:cs="David"/>
                <w:sz w:val="24"/>
                <w:szCs w:val="24"/>
                <w:rtl/>
              </w:rPr>
            </w:pPr>
            <w:r>
              <w:rPr>
                <w:rFonts w:cs="David" w:hint="cs"/>
                <w:sz w:val="24"/>
                <w:szCs w:val="24"/>
                <w:rtl/>
              </w:rPr>
              <w:t>-האם מישהו יודע מה השם של הכובע?</w:t>
            </w:r>
          </w:p>
          <w:p w:rsidR="00295684" w:rsidRDefault="00295684" w:rsidP="00295684">
            <w:pPr>
              <w:rPr>
                <w:rFonts w:cs="David"/>
                <w:sz w:val="24"/>
                <w:szCs w:val="24"/>
                <w:rtl/>
              </w:rPr>
            </w:pPr>
            <w:r>
              <w:rPr>
                <w:rFonts w:cs="David" w:hint="cs"/>
                <w:sz w:val="24"/>
                <w:szCs w:val="24"/>
                <w:rtl/>
              </w:rPr>
              <w:t>אציג את מקור השם</w:t>
            </w:r>
          </w:p>
          <w:p w:rsidR="008E6680" w:rsidRDefault="008E6680" w:rsidP="00183473">
            <w:pPr>
              <w:rPr>
                <w:ins w:id="42" w:author="מנהל" w:date="2016-03-25T08:40:00Z"/>
                <w:rFonts w:cs="David" w:hint="cs"/>
                <w:sz w:val="24"/>
                <w:szCs w:val="24"/>
                <w:rtl/>
              </w:rPr>
            </w:pPr>
            <w:r>
              <w:rPr>
                <w:rFonts w:ascii="David" w:hAnsi="David" w:cs="David" w:hint="cs"/>
                <w:sz w:val="24"/>
                <w:szCs w:val="24"/>
                <w:rtl/>
              </w:rPr>
              <w:t>"</w:t>
            </w:r>
            <w:r>
              <w:rPr>
                <w:rFonts w:ascii="David" w:hAnsi="David" w:cs="David"/>
                <w:sz w:val="24"/>
                <w:szCs w:val="24"/>
                <w:rtl/>
              </w:rPr>
              <w:t>סומבררו היא</w:t>
            </w:r>
            <w:r>
              <w:rPr>
                <w:rFonts w:ascii="David" w:hAnsi="David" w:cs="David" w:hint="cs"/>
                <w:sz w:val="24"/>
                <w:szCs w:val="24"/>
                <w:rtl/>
              </w:rPr>
              <w:t xml:space="preserve"> המילה הספרדית</w:t>
            </w:r>
            <w:r>
              <w:rPr>
                <w:rFonts w:ascii="David" w:hAnsi="David" w:cs="David"/>
                <w:sz w:val="24"/>
                <w:szCs w:val="24"/>
              </w:rPr>
              <w:t xml:space="preserve"> </w:t>
            </w:r>
            <w:r>
              <w:rPr>
                <w:rFonts w:ascii="David" w:hAnsi="David" w:cs="David"/>
                <w:sz w:val="24"/>
                <w:szCs w:val="24"/>
                <w:rtl/>
              </w:rPr>
              <w:t>ל"כובע"</w:t>
            </w:r>
            <w:r>
              <w:rPr>
                <w:rFonts w:ascii="David" w:hAnsi="David" w:cs="David" w:hint="cs"/>
                <w:sz w:val="24"/>
                <w:szCs w:val="24"/>
                <w:rtl/>
              </w:rPr>
              <w:t xml:space="preserve"> </w:t>
            </w:r>
            <w:r w:rsidR="00295684" w:rsidRPr="00295684">
              <w:rPr>
                <w:rFonts w:ascii="David" w:hAnsi="David" w:cs="David"/>
                <w:sz w:val="24"/>
                <w:szCs w:val="24"/>
                <w:rtl/>
              </w:rPr>
              <w:t>(מכל סוג שהוא), ומקורה במילה</w:t>
            </w:r>
            <w:r w:rsidR="00295684">
              <w:rPr>
                <w:rFonts w:ascii="David" w:hAnsi="David" w:cs="David" w:hint="cs"/>
                <w:sz w:val="24"/>
                <w:szCs w:val="24"/>
                <w:rtl/>
              </w:rPr>
              <w:t xml:space="preserve"> "</w:t>
            </w:r>
            <w:proofErr w:type="spellStart"/>
            <w:r w:rsidR="00295684">
              <w:rPr>
                <w:rFonts w:ascii="David" w:hAnsi="David" w:cs="David" w:hint="cs"/>
                <w:sz w:val="24"/>
                <w:szCs w:val="24"/>
                <w:rtl/>
              </w:rPr>
              <w:t>סומברה</w:t>
            </w:r>
            <w:proofErr w:type="spellEnd"/>
            <w:r w:rsidR="00295684">
              <w:rPr>
                <w:rFonts w:ascii="David" w:hAnsi="David" w:cs="David" w:hint="cs"/>
                <w:sz w:val="24"/>
                <w:szCs w:val="24"/>
                <w:rtl/>
              </w:rPr>
              <w:t>"</w:t>
            </w:r>
            <w:r w:rsidR="00295684" w:rsidRPr="00295684">
              <w:rPr>
                <w:rFonts w:ascii="David" w:hAnsi="David" w:cs="David"/>
                <w:sz w:val="24"/>
                <w:szCs w:val="24"/>
              </w:rPr>
              <w:t xml:space="preserve"> </w:t>
            </w:r>
            <w:r w:rsidR="00295684" w:rsidRPr="00295684">
              <w:rPr>
                <w:rFonts w:ascii="David" w:hAnsi="David" w:cs="David"/>
                <w:sz w:val="24"/>
                <w:szCs w:val="24"/>
                <w:rtl/>
              </w:rPr>
              <w:t>שמשמעותה "צל".</w:t>
            </w:r>
            <w:ins w:id="43" w:author="מנהל" w:date="2016-03-25T08:42:00Z">
              <w:r w:rsidR="00183473">
                <w:rPr>
                  <w:rFonts w:cs="David" w:hint="cs"/>
                  <w:sz w:val="24"/>
                  <w:szCs w:val="24"/>
                  <w:rtl/>
                </w:rPr>
                <w:t xml:space="preserve"> מ</w:t>
              </w:r>
            </w:ins>
            <w:ins w:id="44" w:author="מנהל" w:date="2016-03-25T08:43:00Z">
              <w:r w:rsidR="00183473">
                <w:rPr>
                  <w:rFonts w:cs="David" w:hint="cs"/>
                  <w:sz w:val="24"/>
                  <w:szCs w:val="24"/>
                  <w:rtl/>
                </w:rPr>
                <w:t>דוע לדעתכם צריכים האנשים במקסיקו כובע  כזה? כדי להגן על פניהם מפני השמש</w:t>
              </w:r>
            </w:ins>
          </w:p>
          <w:p w:rsidR="00183473" w:rsidRDefault="00183473" w:rsidP="008E6680">
            <w:pPr>
              <w:rPr>
                <w:ins w:id="45" w:author="מנהל" w:date="2016-03-25T08:40:00Z"/>
                <w:rFonts w:cs="David" w:hint="cs"/>
                <w:sz w:val="24"/>
                <w:szCs w:val="24"/>
                <w:rtl/>
              </w:rPr>
            </w:pPr>
            <w:ins w:id="46" w:author="מנהל" w:date="2016-03-25T08:40:00Z">
              <w:r>
                <w:rPr>
                  <w:rFonts w:cs="David" w:hint="cs"/>
                  <w:sz w:val="24"/>
                  <w:szCs w:val="24"/>
                  <w:rtl/>
                </w:rPr>
                <w:t>הישארי עוד קצת לדון על הסומבררו.</w:t>
              </w:r>
            </w:ins>
          </w:p>
          <w:p w:rsidR="00183473" w:rsidRDefault="00183473" w:rsidP="008E6680">
            <w:pPr>
              <w:rPr>
                <w:ins w:id="47" w:author="מנהל" w:date="2016-03-25T08:41:00Z"/>
                <w:rFonts w:cs="David" w:hint="cs"/>
                <w:sz w:val="24"/>
                <w:szCs w:val="24"/>
                <w:rtl/>
              </w:rPr>
            </w:pPr>
            <w:ins w:id="48" w:author="מנהל" w:date="2016-03-25T08:42:00Z">
              <w:r>
                <w:rPr>
                  <w:rFonts w:cs="David" w:hint="cs"/>
                  <w:sz w:val="24"/>
                  <w:szCs w:val="24"/>
                  <w:rtl/>
                </w:rPr>
                <w:t xml:space="preserve"> בררי </w:t>
              </w:r>
            </w:ins>
            <w:ins w:id="49" w:author="מנהל" w:date="2016-03-25T08:41:00Z">
              <w:r>
                <w:rPr>
                  <w:rFonts w:cs="David" w:hint="cs"/>
                  <w:sz w:val="24"/>
                  <w:szCs w:val="24"/>
                  <w:rtl/>
                </w:rPr>
                <w:t>כיצד הוא בנוי?</w:t>
              </w:r>
            </w:ins>
          </w:p>
          <w:p w:rsidR="00183473" w:rsidRDefault="00183473" w:rsidP="008E6680">
            <w:pPr>
              <w:rPr>
                <w:rFonts w:cs="David"/>
                <w:sz w:val="24"/>
                <w:szCs w:val="24"/>
                <w:rtl/>
              </w:rPr>
            </w:pPr>
            <w:ins w:id="50" w:author="מנהל" w:date="2016-03-25T08:41:00Z">
              <w:r>
                <w:rPr>
                  <w:rFonts w:cs="David" w:hint="cs"/>
                  <w:sz w:val="24"/>
                  <w:szCs w:val="24"/>
                  <w:rtl/>
                </w:rPr>
                <w:t xml:space="preserve">למדי קצת כיצד נקראים חלקי כובע והדגישי את החלקים בסומבררו- כיפת הכובע והתיתורה. </w:t>
              </w:r>
            </w:ins>
            <w:ins w:id="51" w:author="מנהל" w:date="2016-03-25T08:42:00Z">
              <w:r>
                <w:rPr>
                  <w:rFonts w:cs="David" w:hint="cs"/>
                  <w:sz w:val="24"/>
                  <w:szCs w:val="24"/>
                  <w:rtl/>
                </w:rPr>
                <w:t>כתבי את המילים על הלוח, כך תרחיבי את אוצר המילים של התלמידים.</w:t>
              </w:r>
            </w:ins>
          </w:p>
          <w:p w:rsidR="008E6680" w:rsidRDefault="008E6680" w:rsidP="008E6680">
            <w:pPr>
              <w:rPr>
                <w:rFonts w:cs="David"/>
                <w:sz w:val="24"/>
                <w:szCs w:val="24"/>
                <w:rtl/>
              </w:rPr>
            </w:pPr>
            <w:r w:rsidRPr="008E6680">
              <w:rPr>
                <w:rFonts w:cs="David" w:hint="cs"/>
                <w:b/>
                <w:bCs/>
                <w:sz w:val="24"/>
                <w:szCs w:val="24"/>
                <w:rtl/>
              </w:rPr>
              <w:t>שקופית רביעית</w:t>
            </w:r>
            <w:r>
              <w:rPr>
                <w:rFonts w:cs="David" w:hint="cs"/>
                <w:sz w:val="24"/>
                <w:szCs w:val="24"/>
                <w:rtl/>
              </w:rPr>
              <w:t xml:space="preserve"> תמונות שונות של סומבררו: עשוי מקש, עשוי מבד</w:t>
            </w:r>
          </w:p>
          <w:p w:rsidR="008E6680" w:rsidRDefault="008E6680" w:rsidP="008E6680">
            <w:pPr>
              <w:rPr>
                <w:rFonts w:cs="David"/>
                <w:sz w:val="24"/>
                <w:szCs w:val="24"/>
                <w:rtl/>
              </w:rPr>
            </w:pPr>
            <w:r>
              <w:rPr>
                <w:rFonts w:cs="David" w:hint="cs"/>
                <w:sz w:val="24"/>
                <w:szCs w:val="24"/>
                <w:rtl/>
              </w:rPr>
              <w:t xml:space="preserve">אשאל את התלמידים: </w:t>
            </w:r>
          </w:p>
          <w:p w:rsidR="008E6680" w:rsidRPr="008E6680" w:rsidRDefault="008E6680" w:rsidP="008E6680">
            <w:pPr>
              <w:rPr>
                <w:rFonts w:cs="David"/>
                <w:sz w:val="24"/>
                <w:szCs w:val="24"/>
                <w:rtl/>
              </w:rPr>
            </w:pPr>
            <w:r w:rsidRPr="008E6680">
              <w:rPr>
                <w:rFonts w:cs="David" w:hint="cs"/>
                <w:sz w:val="24"/>
                <w:szCs w:val="24"/>
                <w:rtl/>
              </w:rPr>
              <w:t xml:space="preserve">-ממה כל </w:t>
            </w:r>
            <w:r>
              <w:rPr>
                <w:rFonts w:cs="David" w:hint="cs"/>
                <w:sz w:val="24"/>
                <w:szCs w:val="24"/>
                <w:rtl/>
              </w:rPr>
              <w:t>סומבררו</w:t>
            </w:r>
            <w:r w:rsidRPr="008E6680">
              <w:rPr>
                <w:rFonts w:cs="David" w:hint="cs"/>
                <w:sz w:val="24"/>
                <w:szCs w:val="24"/>
                <w:rtl/>
              </w:rPr>
              <w:t xml:space="preserve"> עשוי? </w:t>
            </w:r>
          </w:p>
          <w:p w:rsidR="008E6680" w:rsidRDefault="008E6680" w:rsidP="008E6680">
            <w:pPr>
              <w:rPr>
                <w:rFonts w:cs="David"/>
                <w:sz w:val="24"/>
                <w:szCs w:val="24"/>
                <w:rtl/>
              </w:rPr>
            </w:pPr>
            <w:r w:rsidRPr="008E6680">
              <w:rPr>
                <w:rFonts w:cs="David" w:hint="cs"/>
                <w:sz w:val="24"/>
                <w:szCs w:val="24"/>
                <w:rtl/>
              </w:rPr>
              <w:lastRenderedPageBreak/>
              <w:t>-מה זה אומר שישנם חומרים שונים?</w:t>
            </w:r>
            <w:r>
              <w:rPr>
                <w:rFonts w:cs="David" w:hint="cs"/>
                <w:sz w:val="24"/>
                <w:szCs w:val="24"/>
                <w:rtl/>
              </w:rPr>
              <w:t xml:space="preserve"> מה ניתן ללמוד על מעמד האדם</w:t>
            </w:r>
            <w:r w:rsidR="009F42EB">
              <w:rPr>
                <w:rFonts w:cs="David" w:hint="cs"/>
                <w:sz w:val="24"/>
                <w:szCs w:val="24"/>
                <w:rtl/>
              </w:rPr>
              <w:t xml:space="preserve"> דרך הבגד והבד שהוא עשוי</w:t>
            </w:r>
            <w:r>
              <w:rPr>
                <w:rFonts w:cs="David" w:hint="cs"/>
                <w:sz w:val="24"/>
                <w:szCs w:val="24"/>
                <w:rtl/>
              </w:rPr>
              <w:t>?</w:t>
            </w:r>
            <w:ins w:id="52" w:author="מנהל" w:date="2016-03-25T08:44:00Z">
              <w:r w:rsidR="00183473">
                <w:rPr>
                  <w:rFonts w:cs="David" w:hint="cs"/>
                  <w:sz w:val="24"/>
                  <w:szCs w:val="24"/>
                  <w:rtl/>
                </w:rPr>
                <w:t xml:space="preserve"> לא ברור???</w:t>
              </w:r>
            </w:ins>
          </w:p>
          <w:p w:rsidR="008E6680" w:rsidRDefault="008E6680" w:rsidP="00295684">
            <w:pPr>
              <w:rPr>
                <w:rFonts w:cs="David"/>
                <w:sz w:val="24"/>
                <w:szCs w:val="24"/>
                <w:rtl/>
              </w:rPr>
            </w:pPr>
          </w:p>
          <w:p w:rsidR="008E6680" w:rsidRDefault="008E6680" w:rsidP="00295684">
            <w:pPr>
              <w:rPr>
                <w:rFonts w:cs="David"/>
                <w:sz w:val="24"/>
                <w:szCs w:val="24"/>
                <w:rtl/>
              </w:rPr>
            </w:pPr>
            <w:r>
              <w:rPr>
                <w:rFonts w:cs="David" w:hint="cs"/>
                <w:sz w:val="24"/>
                <w:szCs w:val="24"/>
                <w:rtl/>
              </w:rPr>
              <w:t>אקשר את הלימוד על הפונצ'ו והסומבררו לתרבויות בעולם.</w:t>
            </w:r>
          </w:p>
          <w:p w:rsidR="008E6680" w:rsidRDefault="008E6680" w:rsidP="008E6680">
            <w:pPr>
              <w:rPr>
                <w:rFonts w:cs="David"/>
                <w:sz w:val="24"/>
                <w:szCs w:val="24"/>
                <w:rtl/>
              </w:rPr>
            </w:pPr>
            <w:r>
              <w:rPr>
                <w:rFonts w:cs="David" w:hint="cs"/>
                <w:sz w:val="24"/>
                <w:szCs w:val="24"/>
                <w:rtl/>
              </w:rPr>
              <w:t xml:space="preserve">-אומר לתלמידים שלמדנו על הלבוש המסורתי במקסיקו אבל מה הוא בעצם לבוש מסורתי? </w:t>
            </w:r>
          </w:p>
          <w:p w:rsidR="008E6680" w:rsidRDefault="008E6680" w:rsidP="008E6680">
            <w:pPr>
              <w:rPr>
                <w:rFonts w:cs="David"/>
                <w:sz w:val="24"/>
                <w:szCs w:val="24"/>
                <w:rtl/>
              </w:rPr>
            </w:pPr>
            <w:r>
              <w:rPr>
                <w:rFonts w:cs="David" w:hint="cs"/>
                <w:sz w:val="24"/>
                <w:szCs w:val="24"/>
                <w:rtl/>
              </w:rPr>
              <w:t xml:space="preserve">(בגדים אופייניים לקבוצה מסוימת, </w:t>
            </w:r>
            <w:r w:rsidRPr="008E6680">
              <w:rPr>
                <w:rFonts w:cs="David" w:hint="cs"/>
                <w:sz w:val="24"/>
                <w:szCs w:val="24"/>
                <w:rtl/>
              </w:rPr>
              <w:t>המ</w:t>
            </w:r>
            <w:r>
              <w:rPr>
                <w:rFonts w:cs="David" w:hint="cs"/>
                <w:sz w:val="24"/>
                <w:szCs w:val="24"/>
                <w:rtl/>
              </w:rPr>
              <w:t>עידים על</w:t>
            </w:r>
            <w:r w:rsidRPr="008E6680">
              <w:rPr>
                <w:rFonts w:cs="David"/>
                <w:sz w:val="24"/>
                <w:szCs w:val="24"/>
                <w:rtl/>
              </w:rPr>
              <w:t xml:space="preserve"> </w:t>
            </w:r>
            <w:r>
              <w:rPr>
                <w:rFonts w:cs="David" w:hint="cs"/>
                <w:sz w:val="24"/>
                <w:szCs w:val="24"/>
                <w:rtl/>
              </w:rPr>
              <w:t>ה</w:t>
            </w:r>
            <w:r w:rsidRPr="008E6680">
              <w:rPr>
                <w:rFonts w:cs="David" w:hint="cs"/>
                <w:sz w:val="24"/>
                <w:szCs w:val="24"/>
                <w:rtl/>
              </w:rPr>
              <w:t>זהות</w:t>
            </w:r>
            <w:r w:rsidRPr="008E6680">
              <w:rPr>
                <w:rFonts w:cs="David"/>
                <w:sz w:val="24"/>
                <w:szCs w:val="24"/>
                <w:rtl/>
              </w:rPr>
              <w:t xml:space="preserve"> </w:t>
            </w:r>
            <w:r>
              <w:rPr>
                <w:rFonts w:cs="David" w:hint="cs"/>
                <w:sz w:val="24"/>
                <w:szCs w:val="24"/>
                <w:rtl/>
              </w:rPr>
              <w:t>ה</w:t>
            </w:r>
            <w:r w:rsidRPr="008E6680">
              <w:rPr>
                <w:rFonts w:cs="David" w:hint="cs"/>
                <w:sz w:val="24"/>
                <w:szCs w:val="24"/>
                <w:rtl/>
              </w:rPr>
              <w:t>ייחודית</w:t>
            </w:r>
            <w:r w:rsidRPr="008E6680">
              <w:rPr>
                <w:rFonts w:cs="David"/>
                <w:sz w:val="24"/>
                <w:szCs w:val="24"/>
                <w:rtl/>
              </w:rPr>
              <w:t xml:space="preserve"> </w:t>
            </w:r>
            <w:r w:rsidRPr="008E6680">
              <w:rPr>
                <w:rFonts w:cs="David" w:hint="cs"/>
                <w:sz w:val="24"/>
                <w:szCs w:val="24"/>
                <w:rtl/>
              </w:rPr>
              <w:t>לו</w:t>
            </w:r>
            <w:r>
              <w:rPr>
                <w:rFonts w:cs="David"/>
                <w:sz w:val="24"/>
                <w:szCs w:val="24"/>
                <w:rtl/>
              </w:rPr>
              <w:t>.</w:t>
            </w:r>
            <w:r>
              <w:rPr>
                <w:rFonts w:cs="David" w:hint="cs"/>
                <w:sz w:val="24"/>
                <w:szCs w:val="24"/>
                <w:rtl/>
              </w:rPr>
              <w:t>)</w:t>
            </w:r>
          </w:p>
          <w:p w:rsidR="008E6680" w:rsidRDefault="008E6680" w:rsidP="008E6680">
            <w:pPr>
              <w:rPr>
                <w:rFonts w:cs="David"/>
                <w:sz w:val="24"/>
                <w:szCs w:val="24"/>
                <w:rtl/>
              </w:rPr>
            </w:pPr>
            <w:r>
              <w:rPr>
                <w:rFonts w:cs="David" w:hint="cs"/>
                <w:sz w:val="24"/>
                <w:szCs w:val="24"/>
                <w:rtl/>
              </w:rPr>
              <w:t>-</w:t>
            </w:r>
            <w:r w:rsidRPr="008E6680">
              <w:rPr>
                <w:rFonts w:cs="David" w:hint="cs"/>
                <w:sz w:val="24"/>
                <w:szCs w:val="24"/>
                <w:rtl/>
              </w:rPr>
              <w:t>מה</w:t>
            </w:r>
            <w:r w:rsidRPr="008E6680">
              <w:rPr>
                <w:rFonts w:cs="David"/>
                <w:sz w:val="24"/>
                <w:szCs w:val="24"/>
                <w:rtl/>
              </w:rPr>
              <w:t xml:space="preserve"> </w:t>
            </w:r>
            <w:r>
              <w:rPr>
                <w:rFonts w:cs="David" w:hint="cs"/>
                <w:sz w:val="24"/>
                <w:szCs w:val="24"/>
                <w:rtl/>
              </w:rPr>
              <w:t>הלבוש</w:t>
            </w:r>
            <w:r w:rsidRPr="008E6680">
              <w:rPr>
                <w:rFonts w:cs="David"/>
                <w:sz w:val="24"/>
                <w:szCs w:val="24"/>
                <w:rtl/>
              </w:rPr>
              <w:t xml:space="preserve"> </w:t>
            </w:r>
            <w:r w:rsidRPr="008E6680">
              <w:rPr>
                <w:rFonts w:cs="David" w:hint="cs"/>
                <w:sz w:val="24"/>
                <w:szCs w:val="24"/>
                <w:rtl/>
              </w:rPr>
              <w:t>מעיד</w:t>
            </w:r>
            <w:r w:rsidRPr="008E6680">
              <w:rPr>
                <w:rFonts w:cs="David"/>
                <w:sz w:val="24"/>
                <w:szCs w:val="24"/>
                <w:rtl/>
              </w:rPr>
              <w:t xml:space="preserve"> </w:t>
            </w:r>
            <w:r w:rsidRPr="008E6680">
              <w:rPr>
                <w:rFonts w:cs="David" w:hint="cs"/>
                <w:sz w:val="24"/>
                <w:szCs w:val="24"/>
                <w:rtl/>
              </w:rPr>
              <w:t>על</w:t>
            </w:r>
            <w:r w:rsidRPr="008E6680">
              <w:rPr>
                <w:rFonts w:cs="David"/>
                <w:sz w:val="24"/>
                <w:szCs w:val="24"/>
                <w:rtl/>
              </w:rPr>
              <w:t xml:space="preserve"> </w:t>
            </w:r>
            <w:r w:rsidRPr="008E6680">
              <w:rPr>
                <w:rFonts w:cs="David" w:hint="cs"/>
                <w:sz w:val="24"/>
                <w:szCs w:val="24"/>
                <w:rtl/>
              </w:rPr>
              <w:t>הקבוצה</w:t>
            </w:r>
            <w:r w:rsidRPr="008E6680">
              <w:rPr>
                <w:rFonts w:cs="David"/>
                <w:sz w:val="24"/>
                <w:szCs w:val="24"/>
                <w:rtl/>
              </w:rPr>
              <w:t xml:space="preserve"> </w:t>
            </w:r>
            <w:r w:rsidRPr="008E6680">
              <w:rPr>
                <w:rFonts w:cs="David" w:hint="cs"/>
                <w:sz w:val="24"/>
                <w:szCs w:val="24"/>
                <w:rtl/>
              </w:rPr>
              <w:t>שבוחרת</w:t>
            </w:r>
            <w:r w:rsidRPr="008E6680">
              <w:rPr>
                <w:rFonts w:cs="David"/>
                <w:sz w:val="24"/>
                <w:szCs w:val="24"/>
                <w:rtl/>
              </w:rPr>
              <w:t xml:space="preserve"> </w:t>
            </w:r>
            <w:r w:rsidRPr="008E6680">
              <w:rPr>
                <w:rFonts w:cs="David" w:hint="cs"/>
                <w:sz w:val="24"/>
                <w:szCs w:val="24"/>
                <w:rtl/>
              </w:rPr>
              <w:t>להתלבש</w:t>
            </w:r>
            <w:r w:rsidRPr="008E6680">
              <w:rPr>
                <w:rFonts w:cs="David"/>
                <w:sz w:val="24"/>
                <w:szCs w:val="24"/>
                <w:rtl/>
              </w:rPr>
              <w:t xml:space="preserve"> </w:t>
            </w:r>
            <w:r w:rsidRPr="008E6680">
              <w:rPr>
                <w:rFonts w:cs="David" w:hint="cs"/>
                <w:sz w:val="24"/>
                <w:szCs w:val="24"/>
                <w:rtl/>
              </w:rPr>
              <w:t>בדרך</w:t>
            </w:r>
            <w:r w:rsidRPr="008E6680">
              <w:rPr>
                <w:rFonts w:cs="David"/>
                <w:sz w:val="24"/>
                <w:szCs w:val="24"/>
                <w:rtl/>
              </w:rPr>
              <w:t xml:space="preserve"> </w:t>
            </w:r>
            <w:r w:rsidRPr="008E6680">
              <w:rPr>
                <w:rFonts w:cs="David" w:hint="cs"/>
                <w:sz w:val="24"/>
                <w:szCs w:val="24"/>
                <w:rtl/>
              </w:rPr>
              <w:t>מסוימת</w:t>
            </w:r>
            <w:r w:rsidRPr="008E6680">
              <w:rPr>
                <w:rFonts w:cs="David"/>
                <w:sz w:val="24"/>
                <w:szCs w:val="24"/>
                <w:rtl/>
              </w:rPr>
              <w:t xml:space="preserve">? </w:t>
            </w:r>
          </w:p>
          <w:p w:rsidR="008E6680" w:rsidRDefault="008E6680" w:rsidP="008E6680">
            <w:pPr>
              <w:rPr>
                <w:rFonts w:cs="David"/>
                <w:sz w:val="24"/>
                <w:szCs w:val="24"/>
                <w:rtl/>
              </w:rPr>
            </w:pPr>
            <w:r>
              <w:rPr>
                <w:rFonts w:cs="David" w:hint="cs"/>
                <w:sz w:val="24"/>
                <w:szCs w:val="24"/>
                <w:rtl/>
              </w:rPr>
              <w:t xml:space="preserve">-מה ניתן ללמוד על תרבויות שונות בעולם? </w:t>
            </w:r>
            <w:r w:rsidRPr="008E6680">
              <w:rPr>
                <w:rFonts w:cs="David" w:hint="cs"/>
                <w:sz w:val="24"/>
                <w:szCs w:val="24"/>
                <w:rtl/>
              </w:rPr>
              <w:t>איזה</w:t>
            </w:r>
            <w:r w:rsidRPr="008E6680">
              <w:rPr>
                <w:rFonts w:cs="David"/>
                <w:sz w:val="24"/>
                <w:szCs w:val="24"/>
                <w:rtl/>
              </w:rPr>
              <w:t xml:space="preserve"> </w:t>
            </w:r>
            <w:r w:rsidRPr="008E6680">
              <w:rPr>
                <w:rFonts w:cs="David" w:hint="cs"/>
                <w:sz w:val="24"/>
                <w:szCs w:val="24"/>
                <w:rtl/>
              </w:rPr>
              <w:t>לבוש</w:t>
            </w:r>
            <w:r w:rsidRPr="008E6680">
              <w:rPr>
                <w:rFonts w:cs="David"/>
                <w:sz w:val="24"/>
                <w:szCs w:val="24"/>
                <w:rtl/>
              </w:rPr>
              <w:t xml:space="preserve"> </w:t>
            </w:r>
            <w:r w:rsidRPr="008E6680">
              <w:rPr>
                <w:rFonts w:cs="David" w:hint="cs"/>
                <w:sz w:val="24"/>
                <w:szCs w:val="24"/>
                <w:rtl/>
              </w:rPr>
              <w:t>מסורתי</w:t>
            </w:r>
            <w:r w:rsidRPr="008E6680">
              <w:rPr>
                <w:rFonts w:cs="David"/>
                <w:sz w:val="24"/>
                <w:szCs w:val="24"/>
                <w:rtl/>
              </w:rPr>
              <w:t xml:space="preserve"> </w:t>
            </w:r>
            <w:r w:rsidRPr="008E6680">
              <w:rPr>
                <w:rFonts w:cs="David" w:hint="cs"/>
                <w:sz w:val="24"/>
                <w:szCs w:val="24"/>
                <w:rtl/>
              </w:rPr>
              <w:t>מתרבויות</w:t>
            </w:r>
            <w:r w:rsidRPr="008E6680">
              <w:rPr>
                <w:rFonts w:cs="David"/>
                <w:sz w:val="24"/>
                <w:szCs w:val="24"/>
                <w:rtl/>
              </w:rPr>
              <w:t xml:space="preserve"> </w:t>
            </w:r>
            <w:r w:rsidRPr="008E6680">
              <w:rPr>
                <w:rFonts w:cs="David" w:hint="cs"/>
                <w:sz w:val="24"/>
                <w:szCs w:val="24"/>
                <w:rtl/>
              </w:rPr>
              <w:t>שונות</w:t>
            </w:r>
            <w:r w:rsidRPr="008E6680">
              <w:rPr>
                <w:rFonts w:cs="David"/>
                <w:sz w:val="24"/>
                <w:szCs w:val="24"/>
                <w:rtl/>
              </w:rPr>
              <w:t xml:space="preserve"> </w:t>
            </w:r>
            <w:r w:rsidRPr="008E6680">
              <w:rPr>
                <w:rFonts w:cs="David" w:hint="cs"/>
                <w:sz w:val="24"/>
                <w:szCs w:val="24"/>
                <w:rtl/>
              </w:rPr>
              <w:t>אתם</w:t>
            </w:r>
            <w:r w:rsidRPr="008E6680">
              <w:rPr>
                <w:rFonts w:cs="David"/>
                <w:sz w:val="24"/>
                <w:szCs w:val="24"/>
                <w:rtl/>
              </w:rPr>
              <w:t xml:space="preserve"> </w:t>
            </w:r>
            <w:r w:rsidRPr="008E6680">
              <w:rPr>
                <w:rFonts w:cs="David" w:hint="cs"/>
                <w:sz w:val="24"/>
                <w:szCs w:val="24"/>
                <w:rtl/>
              </w:rPr>
              <w:t>מכירים</w:t>
            </w:r>
            <w:r w:rsidRPr="008E6680">
              <w:rPr>
                <w:rFonts w:cs="David"/>
                <w:sz w:val="24"/>
                <w:szCs w:val="24"/>
                <w:rtl/>
              </w:rPr>
              <w:t xml:space="preserve">? </w:t>
            </w:r>
          </w:p>
          <w:p w:rsidR="008E6680" w:rsidRDefault="008E6680" w:rsidP="008E6680">
            <w:pPr>
              <w:rPr>
                <w:rFonts w:cs="David"/>
                <w:sz w:val="24"/>
                <w:szCs w:val="24"/>
                <w:rtl/>
              </w:rPr>
            </w:pPr>
            <w:r>
              <w:rPr>
                <w:rFonts w:cs="David" w:hint="cs"/>
                <w:sz w:val="24"/>
                <w:szCs w:val="24"/>
                <w:rtl/>
              </w:rPr>
              <w:t>-</w:t>
            </w:r>
            <w:r w:rsidRPr="008E6680">
              <w:rPr>
                <w:rFonts w:cs="David" w:hint="cs"/>
                <w:sz w:val="24"/>
                <w:szCs w:val="24"/>
                <w:rtl/>
              </w:rPr>
              <w:t>איזה</w:t>
            </w:r>
            <w:r w:rsidRPr="008E6680">
              <w:rPr>
                <w:rFonts w:cs="David"/>
                <w:sz w:val="24"/>
                <w:szCs w:val="24"/>
                <w:rtl/>
              </w:rPr>
              <w:t xml:space="preserve"> </w:t>
            </w:r>
            <w:r w:rsidRPr="008E6680">
              <w:rPr>
                <w:rFonts w:cs="David" w:hint="cs"/>
                <w:sz w:val="24"/>
                <w:szCs w:val="24"/>
                <w:rtl/>
              </w:rPr>
              <w:t>לבוש</w:t>
            </w:r>
            <w:r w:rsidRPr="008E6680">
              <w:rPr>
                <w:rFonts w:cs="David"/>
                <w:sz w:val="24"/>
                <w:szCs w:val="24"/>
                <w:rtl/>
              </w:rPr>
              <w:t xml:space="preserve"> </w:t>
            </w:r>
            <w:r w:rsidRPr="008E6680">
              <w:rPr>
                <w:rFonts w:cs="David" w:hint="cs"/>
                <w:sz w:val="24"/>
                <w:szCs w:val="24"/>
                <w:rtl/>
              </w:rPr>
              <w:t>מסורתי</w:t>
            </w:r>
            <w:r w:rsidRPr="008E6680">
              <w:rPr>
                <w:rFonts w:cs="David"/>
                <w:sz w:val="24"/>
                <w:szCs w:val="24"/>
                <w:rtl/>
              </w:rPr>
              <w:t xml:space="preserve"> </w:t>
            </w:r>
            <w:r w:rsidRPr="008E6680">
              <w:rPr>
                <w:rFonts w:cs="David" w:hint="cs"/>
                <w:sz w:val="24"/>
                <w:szCs w:val="24"/>
                <w:rtl/>
              </w:rPr>
              <w:t>קיים</w:t>
            </w:r>
            <w:r w:rsidRPr="008E6680">
              <w:rPr>
                <w:rFonts w:cs="David"/>
                <w:sz w:val="24"/>
                <w:szCs w:val="24"/>
                <w:rtl/>
              </w:rPr>
              <w:t xml:space="preserve"> </w:t>
            </w:r>
            <w:r w:rsidRPr="008E6680">
              <w:rPr>
                <w:rFonts w:cs="David" w:hint="cs"/>
                <w:sz w:val="24"/>
                <w:szCs w:val="24"/>
                <w:rtl/>
              </w:rPr>
              <w:t>בישראל</w:t>
            </w:r>
            <w:r w:rsidRPr="008E6680">
              <w:rPr>
                <w:rFonts w:cs="David"/>
                <w:sz w:val="24"/>
                <w:szCs w:val="24"/>
                <w:rtl/>
              </w:rPr>
              <w:t>?</w:t>
            </w:r>
          </w:p>
          <w:p w:rsidR="008E6680" w:rsidRDefault="008E6680" w:rsidP="008E6680">
            <w:pPr>
              <w:rPr>
                <w:rFonts w:cs="David"/>
                <w:sz w:val="24"/>
                <w:szCs w:val="24"/>
                <w:rtl/>
              </w:rPr>
            </w:pPr>
          </w:p>
          <w:p w:rsidR="005F5C43" w:rsidRPr="00F7774F" w:rsidRDefault="005F5C43" w:rsidP="008E6680">
            <w:pPr>
              <w:rPr>
                <w:rFonts w:ascii="David" w:hAnsi="David" w:cs="David"/>
                <w:sz w:val="24"/>
                <w:szCs w:val="24"/>
                <w:u w:val="single"/>
                <w:rtl/>
              </w:rPr>
            </w:pPr>
            <w:r w:rsidRPr="00F7774F">
              <w:rPr>
                <w:rFonts w:ascii="David" w:hAnsi="David" w:cs="David" w:hint="cs"/>
                <w:sz w:val="24"/>
                <w:szCs w:val="24"/>
                <w:u w:val="single"/>
                <w:rtl/>
              </w:rPr>
              <w:t>2.פעילות</w:t>
            </w:r>
            <w:r>
              <w:rPr>
                <w:rFonts w:ascii="David" w:hAnsi="David" w:cs="David" w:hint="cs"/>
                <w:sz w:val="24"/>
                <w:szCs w:val="24"/>
                <w:u w:val="single"/>
                <w:rtl/>
              </w:rPr>
              <w:t xml:space="preserve"> </w:t>
            </w:r>
          </w:p>
          <w:p w:rsidR="005F5C43" w:rsidRPr="00F7774F" w:rsidRDefault="005F5C43" w:rsidP="00FC1625">
            <w:pPr>
              <w:rPr>
                <w:rFonts w:ascii="David" w:hAnsi="David" w:cs="David"/>
                <w:sz w:val="24"/>
                <w:szCs w:val="24"/>
                <w:u w:val="single"/>
                <w:rtl/>
              </w:rPr>
            </w:pPr>
          </w:p>
          <w:p w:rsidR="005F5C43" w:rsidRDefault="008E6680" w:rsidP="008E6680">
            <w:pPr>
              <w:rPr>
                <w:rFonts w:cs="David"/>
                <w:sz w:val="24"/>
                <w:szCs w:val="24"/>
                <w:rtl/>
              </w:rPr>
            </w:pPr>
            <w:r>
              <w:rPr>
                <w:rFonts w:cs="David" w:hint="cs"/>
                <w:sz w:val="24"/>
                <w:szCs w:val="24"/>
                <w:rtl/>
              </w:rPr>
              <w:t>כעת נכין בעצמנו פונצ'ו כמנהג תושבי מקסיקו. אחלק יריעות אל-בד לתלמידים והם יצטרכו לגזור חור דרכו יכניסו את הראש. אביא מדבקות ושלל חומרים לקישוט הפונצ'ו. אומר לתלמידים שעליהם לשמור את הפונצ'ו בתיקם האישי במשך כל השבוע משום שבכל שיעור בו נלמד על מקסיקו הם יצטרכו ללבוש את הפונצ'ו.</w:t>
            </w:r>
          </w:p>
          <w:p w:rsidR="008E6680" w:rsidRDefault="008604A9" w:rsidP="008E6680">
            <w:pPr>
              <w:rPr>
                <w:rFonts w:cs="David"/>
                <w:sz w:val="24"/>
                <w:szCs w:val="24"/>
                <w:rtl/>
              </w:rPr>
            </w:pPr>
            <w:r>
              <w:rPr>
                <w:rFonts w:cs="David" w:hint="cs"/>
                <w:sz w:val="24"/>
                <w:szCs w:val="24"/>
                <w:rtl/>
              </w:rPr>
              <w:t>(אפשרות ל4 צבעים שונים של פונצ'ו, כך שבמהלך השבוע התלמידים בשיעור יחולקו לקבוצות על פי צבעי הפונצ'ו שלהם.)</w:t>
            </w:r>
            <w:ins w:id="53" w:author="מנהל" w:date="2016-03-25T08:49:00Z">
              <w:r w:rsidR="00BB49C4">
                <w:rPr>
                  <w:rFonts w:cs="David" w:hint="cs"/>
                  <w:sz w:val="24"/>
                  <w:szCs w:val="24"/>
                  <w:rtl/>
                </w:rPr>
                <w:t xml:space="preserve"> נחמד! </w:t>
              </w:r>
            </w:ins>
          </w:p>
          <w:p w:rsidR="008604A9" w:rsidRPr="008E6680" w:rsidRDefault="008604A9" w:rsidP="008604A9">
            <w:pPr>
              <w:rPr>
                <w:rFonts w:cs="David"/>
                <w:sz w:val="24"/>
                <w:szCs w:val="24"/>
                <w:rtl/>
              </w:rPr>
            </w:pPr>
          </w:p>
        </w:tc>
        <w:tc>
          <w:tcPr>
            <w:tcW w:w="3636" w:type="dxa"/>
          </w:tcPr>
          <w:p w:rsidR="005F5C43" w:rsidRPr="00F7774F" w:rsidRDefault="005F5C43" w:rsidP="00FC1625">
            <w:pPr>
              <w:rPr>
                <w:rFonts w:ascii="David" w:hAnsi="David" w:cs="David"/>
                <w:sz w:val="24"/>
                <w:szCs w:val="24"/>
                <w:rtl/>
              </w:rPr>
            </w:pPr>
            <w:r w:rsidRPr="00F7774F">
              <w:rPr>
                <w:rFonts w:ascii="David" w:hAnsi="David" w:cs="David" w:hint="cs"/>
                <w:sz w:val="24"/>
                <w:szCs w:val="24"/>
                <w:rtl/>
              </w:rPr>
              <w:lastRenderedPageBreak/>
              <w:t>1.</w:t>
            </w:r>
          </w:p>
          <w:p w:rsidR="005F5C43" w:rsidRDefault="005F5C43" w:rsidP="00FC1625">
            <w:pPr>
              <w:rPr>
                <w:rFonts w:ascii="David" w:hAnsi="David" w:cs="David"/>
                <w:sz w:val="24"/>
                <w:szCs w:val="24"/>
                <w:rtl/>
              </w:rPr>
            </w:pPr>
            <w:r w:rsidRPr="00F7774F">
              <w:rPr>
                <w:rFonts w:ascii="David" w:hAnsi="David" w:cs="David" w:hint="cs"/>
                <w:sz w:val="24"/>
                <w:szCs w:val="24"/>
                <w:rtl/>
              </w:rPr>
              <w:t xml:space="preserve"> </w:t>
            </w:r>
          </w:p>
          <w:p w:rsidR="005F5C43" w:rsidRPr="00183473" w:rsidRDefault="009F42EB" w:rsidP="00183473">
            <w:pPr>
              <w:pStyle w:val="a4"/>
              <w:numPr>
                <w:ilvl w:val="0"/>
                <w:numId w:val="5"/>
              </w:numPr>
              <w:rPr>
                <w:rFonts w:ascii="David" w:hAnsi="David" w:cs="David"/>
                <w:sz w:val="24"/>
                <w:szCs w:val="24"/>
                <w:rtl/>
                <w:rPrChange w:id="54" w:author="מנהל" w:date="2016-03-25T08:36:00Z">
                  <w:rPr>
                    <w:rtl/>
                  </w:rPr>
                </w:rPrChange>
              </w:rPr>
              <w:pPrChange w:id="55" w:author="מנהל" w:date="2016-03-25T08:36:00Z">
                <w:pPr/>
              </w:pPrChange>
            </w:pPr>
            <w:del w:id="56" w:author="מנהל" w:date="2016-03-25T08:36:00Z">
              <w:r w:rsidRPr="00183473" w:rsidDel="00183473">
                <w:rPr>
                  <w:rFonts w:ascii="David" w:hAnsi="David" w:cs="David" w:hint="cs"/>
                  <w:sz w:val="24"/>
                  <w:szCs w:val="24"/>
                  <w:rtl/>
                  <w:rPrChange w:id="57" w:author="מנהל" w:date="2016-03-25T08:36:00Z">
                    <w:rPr>
                      <w:rFonts w:hint="cs"/>
                      <w:rtl/>
                    </w:rPr>
                  </w:rPrChange>
                </w:rPr>
                <w:delText>א.</w:delText>
              </w:r>
            </w:del>
            <w:r w:rsidRPr="00183473">
              <w:rPr>
                <w:rFonts w:ascii="David" w:hAnsi="David" w:cs="David" w:hint="cs"/>
                <w:sz w:val="24"/>
                <w:szCs w:val="24"/>
                <w:rtl/>
                <w:rPrChange w:id="58" w:author="מנהל" w:date="2016-03-25T08:36:00Z">
                  <w:rPr>
                    <w:rFonts w:hint="cs"/>
                    <w:rtl/>
                  </w:rPr>
                </w:rPrChange>
              </w:rPr>
              <w:t>קישור הילדים לנושא השיעור יוצר סדר והבנה.</w:t>
            </w: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Pr="00F7774F" w:rsidRDefault="005F5C43" w:rsidP="009F42EB">
            <w:pPr>
              <w:rPr>
                <w:rFonts w:ascii="David" w:hAnsi="David" w:cs="David"/>
                <w:sz w:val="24"/>
                <w:szCs w:val="24"/>
                <w:rtl/>
              </w:rPr>
            </w:pPr>
            <w:r>
              <w:rPr>
                <w:rFonts w:ascii="David" w:hAnsi="David" w:cs="David" w:hint="cs"/>
                <w:sz w:val="24"/>
                <w:szCs w:val="24"/>
                <w:rtl/>
              </w:rPr>
              <w:t>ב</w:t>
            </w:r>
            <w:r w:rsidRPr="00F7774F">
              <w:rPr>
                <w:rFonts w:ascii="David" w:hAnsi="David" w:cs="David" w:hint="cs"/>
                <w:sz w:val="24"/>
                <w:szCs w:val="24"/>
                <w:rtl/>
              </w:rPr>
              <w:t>.</w:t>
            </w:r>
            <w:r w:rsidR="009F42EB">
              <w:rPr>
                <w:rFonts w:ascii="David" w:hAnsi="David" w:cs="David" w:hint="cs"/>
                <w:sz w:val="24"/>
                <w:szCs w:val="24"/>
                <w:rtl/>
              </w:rPr>
              <w:t>-</w:t>
            </w:r>
            <w:r w:rsidRPr="00F7774F">
              <w:rPr>
                <w:rFonts w:ascii="David" w:hAnsi="David" w:cs="David" w:hint="cs"/>
                <w:sz w:val="24"/>
                <w:szCs w:val="24"/>
                <w:rtl/>
              </w:rPr>
              <w:t xml:space="preserve"> פתיחת השיעור באמצעות </w:t>
            </w:r>
            <w:r>
              <w:rPr>
                <w:rFonts w:ascii="David" w:hAnsi="David" w:cs="David" w:hint="cs"/>
                <w:sz w:val="24"/>
                <w:szCs w:val="24"/>
                <w:rtl/>
              </w:rPr>
              <w:t>גירוי, מע</w:t>
            </w:r>
            <w:r w:rsidR="009F42EB">
              <w:rPr>
                <w:rFonts w:ascii="David" w:hAnsi="David" w:cs="David" w:hint="cs"/>
                <w:sz w:val="24"/>
                <w:szCs w:val="24"/>
                <w:rtl/>
              </w:rPr>
              <w:t>ורר חשיבה וסקרנות בקרב התלמידים. הסקת מידע באמצעות ניתוח תמונות מאפשר דרך למידה שונה מהרגיל.</w:t>
            </w:r>
          </w:p>
          <w:p w:rsidR="005F5C43" w:rsidRDefault="009F42EB" w:rsidP="009F42EB">
            <w:pPr>
              <w:rPr>
                <w:rFonts w:ascii="David" w:hAnsi="David" w:cs="David"/>
                <w:sz w:val="24"/>
                <w:szCs w:val="24"/>
                <w:rtl/>
              </w:rPr>
            </w:pPr>
            <w:r>
              <w:rPr>
                <w:rFonts w:ascii="David" w:hAnsi="David" w:cs="David" w:hint="cs"/>
                <w:sz w:val="24"/>
                <w:szCs w:val="24"/>
                <w:rtl/>
              </w:rPr>
              <w:t>-הדיון לאורך המצגת מסייע לתלמידים ללמוד בעצמם דרך שאלות מכוונות שלי. למידה פעילה ולא הרצאה שלי על הלבוש המסורתי משתפת את התלמידים ומעוררת חשיבה ועניין.</w:t>
            </w:r>
          </w:p>
          <w:p w:rsidR="009F42EB" w:rsidRPr="00F7774F" w:rsidRDefault="009F42EB" w:rsidP="009F42EB">
            <w:pPr>
              <w:rPr>
                <w:rFonts w:ascii="David" w:hAnsi="David" w:cs="David"/>
                <w:sz w:val="24"/>
                <w:szCs w:val="24"/>
                <w:rtl/>
              </w:rPr>
            </w:pPr>
            <w:r>
              <w:rPr>
                <w:rFonts w:ascii="David" w:hAnsi="David" w:cs="David" w:hint="cs"/>
                <w:sz w:val="24"/>
                <w:szCs w:val="24"/>
                <w:rtl/>
              </w:rPr>
              <w:t>-הצגת מקור השם שכמייה וסומבררו רלוונטית להבנת מהותם ותפקידם.</w:t>
            </w: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Pr="00F7774F"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Default="005F5C43" w:rsidP="00FC1625">
            <w:pPr>
              <w:rPr>
                <w:rFonts w:ascii="David" w:hAnsi="David" w:cs="David"/>
                <w:sz w:val="24"/>
                <w:szCs w:val="24"/>
                <w:rtl/>
              </w:rPr>
            </w:pPr>
          </w:p>
          <w:p w:rsidR="005F5C43" w:rsidRPr="009F42EB" w:rsidRDefault="005F5C43" w:rsidP="00FC1625">
            <w:pPr>
              <w:rPr>
                <w:rFonts w:ascii="David" w:hAnsi="David" w:cs="David"/>
                <w:sz w:val="24"/>
                <w:szCs w:val="24"/>
                <w:rtl/>
              </w:rPr>
            </w:pPr>
          </w:p>
          <w:p w:rsidR="005F5C43" w:rsidRDefault="005F5C43" w:rsidP="00FC1625">
            <w:pPr>
              <w:pStyle w:val="a4"/>
              <w:rPr>
                <w:rFonts w:ascii="David" w:hAnsi="David" w:cs="David"/>
                <w:sz w:val="24"/>
                <w:szCs w:val="24"/>
                <w:rtl/>
              </w:rPr>
            </w:pPr>
          </w:p>
          <w:p w:rsidR="005F5C43" w:rsidRDefault="005F5C43" w:rsidP="00FC1625">
            <w:pPr>
              <w:pStyle w:val="a4"/>
              <w:rPr>
                <w:rFonts w:ascii="David" w:hAnsi="David" w:cs="David"/>
                <w:sz w:val="24"/>
                <w:szCs w:val="24"/>
                <w:rtl/>
              </w:rPr>
            </w:pPr>
          </w:p>
          <w:p w:rsidR="005F5C43" w:rsidRDefault="005F5C43" w:rsidP="00FC1625">
            <w:pPr>
              <w:pStyle w:val="a4"/>
              <w:rPr>
                <w:rFonts w:ascii="David" w:hAnsi="David" w:cs="David"/>
                <w:sz w:val="24"/>
                <w:szCs w:val="24"/>
                <w:rtl/>
              </w:rPr>
            </w:pPr>
          </w:p>
          <w:p w:rsidR="005F5C43" w:rsidRDefault="005F5C43" w:rsidP="00FC1625">
            <w:pPr>
              <w:pStyle w:val="a4"/>
              <w:rPr>
                <w:rFonts w:ascii="David" w:hAnsi="David" w:cs="David"/>
                <w:sz w:val="24"/>
                <w:szCs w:val="24"/>
                <w:rtl/>
              </w:rPr>
            </w:pPr>
          </w:p>
          <w:p w:rsidR="005F5C43" w:rsidRDefault="005F5C43" w:rsidP="00FC1625">
            <w:pPr>
              <w:pStyle w:val="a4"/>
              <w:rPr>
                <w:rFonts w:ascii="David" w:hAnsi="David" w:cs="David"/>
                <w:sz w:val="24"/>
                <w:szCs w:val="24"/>
                <w:rtl/>
              </w:rPr>
            </w:pPr>
          </w:p>
          <w:p w:rsidR="005F5C43" w:rsidRDefault="005F5C43"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r>
              <w:rPr>
                <w:rFonts w:ascii="David" w:hAnsi="David" w:cs="David" w:hint="cs"/>
                <w:sz w:val="24"/>
                <w:szCs w:val="24"/>
                <w:rtl/>
              </w:rPr>
              <w:t>-עד כה למדנו על הלבוש המסורתי של מקסיקו בפרט. כעת נדון על לבוש מסורתי בתרבויות שונות. חשיפה לסממנים תרבותיים מחזקת את הזהות האישית של כל תלמיד וחושפת אותו למנהגים שונים שקיימים בעמים אחרים.</w:t>
            </w: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9F42EB" w:rsidRDefault="009F42EB" w:rsidP="00FC1625">
            <w:pPr>
              <w:pStyle w:val="a4"/>
              <w:rPr>
                <w:rFonts w:ascii="David" w:hAnsi="David" w:cs="David"/>
                <w:sz w:val="24"/>
                <w:szCs w:val="24"/>
                <w:rtl/>
              </w:rPr>
            </w:pPr>
          </w:p>
          <w:p w:rsidR="005F5C43" w:rsidRDefault="008604A9" w:rsidP="00FC1625">
            <w:pPr>
              <w:pStyle w:val="a4"/>
              <w:rPr>
                <w:rFonts w:ascii="David" w:hAnsi="David" w:cs="David"/>
                <w:sz w:val="24"/>
                <w:szCs w:val="24"/>
                <w:rtl/>
              </w:rPr>
            </w:pPr>
            <w:r>
              <w:rPr>
                <w:rFonts w:ascii="David" w:hAnsi="David" w:cs="David" w:hint="cs"/>
                <w:sz w:val="24"/>
                <w:szCs w:val="24"/>
                <w:rtl/>
              </w:rPr>
              <w:t xml:space="preserve">עד כה הלמידה על הלבוש הייתה די תיאורטית. עצם כך שהתלמידים </w:t>
            </w:r>
            <w:r w:rsidRPr="008604A9">
              <w:rPr>
                <w:rFonts w:ascii="David" w:hAnsi="David" w:cs="David" w:hint="cs"/>
                <w:sz w:val="24"/>
                <w:szCs w:val="24"/>
                <w:u w:val="single"/>
                <w:rtl/>
              </w:rPr>
              <w:t>יכינו לעצמם</w:t>
            </w:r>
            <w:r>
              <w:rPr>
                <w:rFonts w:ascii="David" w:hAnsi="David" w:cs="David" w:hint="cs"/>
                <w:sz w:val="24"/>
                <w:szCs w:val="24"/>
                <w:rtl/>
              </w:rPr>
              <w:t xml:space="preserve"> בגד שלובשים במקסיקו גורמת לזיקה וחיבור גדול יותר </w:t>
            </w:r>
            <w:r w:rsidR="000E56A5">
              <w:rPr>
                <w:rFonts w:ascii="David" w:hAnsi="David" w:cs="David" w:hint="cs"/>
                <w:sz w:val="24"/>
                <w:szCs w:val="24"/>
                <w:rtl/>
              </w:rPr>
              <w:t xml:space="preserve">לנושא </w:t>
            </w:r>
            <w:r>
              <w:rPr>
                <w:rFonts w:ascii="David" w:hAnsi="David" w:cs="David" w:hint="cs"/>
                <w:sz w:val="24"/>
                <w:szCs w:val="24"/>
                <w:rtl/>
              </w:rPr>
              <w:t xml:space="preserve">מאשר רק </w:t>
            </w:r>
            <w:r w:rsidRPr="008604A9">
              <w:rPr>
                <w:rFonts w:ascii="David" w:hAnsi="David" w:cs="David" w:hint="cs"/>
                <w:sz w:val="24"/>
                <w:szCs w:val="24"/>
                <w:u w:val="single"/>
                <w:rtl/>
              </w:rPr>
              <w:t>ללמוד</w:t>
            </w:r>
            <w:r w:rsidR="000E56A5">
              <w:rPr>
                <w:rFonts w:ascii="David" w:hAnsi="David" w:cs="David" w:hint="cs"/>
                <w:sz w:val="24"/>
                <w:szCs w:val="24"/>
                <w:rtl/>
              </w:rPr>
              <w:t xml:space="preserve"> עליו</w:t>
            </w:r>
            <w:r>
              <w:rPr>
                <w:rFonts w:ascii="David" w:hAnsi="David" w:cs="David" w:hint="cs"/>
                <w:sz w:val="24"/>
                <w:szCs w:val="24"/>
                <w:rtl/>
              </w:rPr>
              <w:t>.</w:t>
            </w:r>
          </w:p>
          <w:p w:rsidR="005F5C43" w:rsidRDefault="008604A9" w:rsidP="008604A9">
            <w:pPr>
              <w:pStyle w:val="a4"/>
              <w:rPr>
                <w:rFonts w:ascii="David" w:hAnsi="David" w:cs="David"/>
                <w:sz w:val="24"/>
                <w:szCs w:val="24"/>
                <w:rtl/>
              </w:rPr>
            </w:pPr>
            <w:r>
              <w:rPr>
                <w:rFonts w:ascii="David" w:hAnsi="David" w:cs="David" w:hint="cs"/>
                <w:sz w:val="24"/>
                <w:szCs w:val="24"/>
                <w:rtl/>
              </w:rPr>
              <w:t xml:space="preserve">כאשר התלמידים ילבשו את הפונצ'ו תיווצר התחושה כאילו הם תיירים במקסיקו או תושבים במקסיקו. המטרה בכך שהתלמידים ילבשו את הפונצ'ו בכל שיעור על מקסיקו, היא להכניס את התלמידים לאווירת השבוע המעשי. כך יהיו יותר שיתוף פעולה, אקטיביות, סקרנות. </w:t>
            </w:r>
          </w:p>
          <w:p w:rsidR="005F5C43" w:rsidRPr="008604A9" w:rsidRDefault="005F5C43" w:rsidP="008604A9">
            <w:pPr>
              <w:rPr>
                <w:rFonts w:ascii="David" w:hAnsi="David" w:cs="David"/>
                <w:sz w:val="24"/>
                <w:szCs w:val="24"/>
                <w:rtl/>
              </w:rPr>
            </w:pPr>
          </w:p>
        </w:tc>
      </w:tr>
      <w:tr w:rsidR="005F5C43" w:rsidRPr="00F7774F" w:rsidTr="00FC1625">
        <w:tc>
          <w:tcPr>
            <w:tcW w:w="1101" w:type="dxa"/>
          </w:tcPr>
          <w:p w:rsidR="005F5C43" w:rsidRPr="00F7774F" w:rsidRDefault="00176149" w:rsidP="00FC1625">
            <w:pPr>
              <w:rPr>
                <w:rFonts w:ascii="David" w:hAnsi="David" w:cs="David"/>
                <w:sz w:val="24"/>
                <w:szCs w:val="24"/>
                <w:rtl/>
              </w:rPr>
            </w:pPr>
            <w:r>
              <w:rPr>
                <w:rFonts w:ascii="David" w:hAnsi="David" w:cs="David" w:hint="cs"/>
                <w:sz w:val="24"/>
                <w:szCs w:val="24"/>
                <w:rtl/>
              </w:rPr>
              <w:lastRenderedPageBreak/>
              <w:t>5</w:t>
            </w:r>
            <w:r w:rsidR="005F5C43" w:rsidRPr="00F7774F">
              <w:rPr>
                <w:rFonts w:ascii="David" w:hAnsi="David" w:cs="David" w:hint="cs"/>
                <w:sz w:val="24"/>
                <w:szCs w:val="24"/>
                <w:rtl/>
              </w:rPr>
              <w:t xml:space="preserve"> דקות</w:t>
            </w:r>
          </w:p>
        </w:tc>
        <w:tc>
          <w:tcPr>
            <w:tcW w:w="3768" w:type="dxa"/>
          </w:tcPr>
          <w:p w:rsidR="005F5C43" w:rsidRPr="00F7774F" w:rsidRDefault="005F5C43" w:rsidP="00FC1625">
            <w:pPr>
              <w:rPr>
                <w:rFonts w:ascii="David" w:hAnsi="David" w:cs="David"/>
                <w:sz w:val="24"/>
                <w:szCs w:val="24"/>
                <w:u w:val="single"/>
                <w:rtl/>
              </w:rPr>
            </w:pPr>
            <w:r w:rsidRPr="00F7774F">
              <w:rPr>
                <w:rFonts w:ascii="David" w:hAnsi="David" w:cs="David" w:hint="cs"/>
                <w:sz w:val="24"/>
                <w:szCs w:val="24"/>
                <w:u w:val="single"/>
                <w:rtl/>
              </w:rPr>
              <w:t>4. סיכום</w:t>
            </w:r>
          </w:p>
          <w:p w:rsidR="00BB49C4" w:rsidRDefault="005F5C43" w:rsidP="00176149">
            <w:pPr>
              <w:rPr>
                <w:ins w:id="59" w:author="מנהל" w:date="2016-03-25T08:49:00Z"/>
                <w:rFonts w:ascii="David" w:hAnsi="David" w:cs="David" w:hint="cs"/>
                <w:sz w:val="24"/>
                <w:szCs w:val="24"/>
                <w:rtl/>
              </w:rPr>
            </w:pPr>
            <w:r>
              <w:rPr>
                <w:rFonts w:ascii="David" w:hAnsi="David" w:cs="David" w:hint="cs"/>
                <w:sz w:val="24"/>
                <w:szCs w:val="24"/>
                <w:rtl/>
              </w:rPr>
              <w:t xml:space="preserve">אשאל את הילדים, בעקבות הנלמד בשיעור </w:t>
            </w:r>
            <w:r w:rsidR="00176149">
              <w:rPr>
                <w:rFonts w:ascii="David" w:hAnsi="David" w:cs="David" w:hint="cs"/>
                <w:sz w:val="24"/>
                <w:szCs w:val="24"/>
                <w:rtl/>
              </w:rPr>
              <w:t xml:space="preserve">מה הייחודי בלבוש המסורתי של מקסיקו? </w:t>
            </w:r>
          </w:p>
          <w:p w:rsidR="005F5C43" w:rsidRPr="00F7774F" w:rsidRDefault="00176149" w:rsidP="00176149">
            <w:pPr>
              <w:rPr>
                <w:rFonts w:ascii="David" w:hAnsi="David" w:cs="David"/>
                <w:sz w:val="24"/>
                <w:szCs w:val="24"/>
                <w:rtl/>
              </w:rPr>
            </w:pPr>
            <w:bookmarkStart w:id="60" w:name="_GoBack"/>
            <w:r>
              <w:rPr>
                <w:rFonts w:ascii="David" w:hAnsi="David" w:cs="David" w:hint="cs"/>
                <w:sz w:val="24"/>
                <w:szCs w:val="24"/>
                <w:rtl/>
              </w:rPr>
              <w:t>כיצד לבוש מסורתי מאפיין תרבויות שונות בעולם</w:t>
            </w:r>
            <w:bookmarkEnd w:id="60"/>
            <w:r>
              <w:rPr>
                <w:rFonts w:ascii="David" w:hAnsi="David" w:cs="David" w:hint="cs"/>
                <w:sz w:val="24"/>
                <w:szCs w:val="24"/>
                <w:rtl/>
              </w:rPr>
              <w:t>?</w:t>
            </w:r>
          </w:p>
        </w:tc>
        <w:tc>
          <w:tcPr>
            <w:tcW w:w="3636" w:type="dxa"/>
          </w:tcPr>
          <w:p w:rsidR="005F5C43" w:rsidRPr="00F7774F" w:rsidRDefault="005F5C43" w:rsidP="00176149">
            <w:pPr>
              <w:rPr>
                <w:rFonts w:ascii="David" w:hAnsi="David" w:cs="David"/>
                <w:sz w:val="24"/>
                <w:szCs w:val="24"/>
                <w:rtl/>
              </w:rPr>
            </w:pPr>
            <w:r w:rsidRPr="00F7774F">
              <w:rPr>
                <w:rFonts w:ascii="David" w:hAnsi="David" w:cs="David" w:hint="cs"/>
                <w:sz w:val="24"/>
                <w:szCs w:val="24"/>
                <w:rtl/>
              </w:rPr>
              <w:t>4. בירור זה ע</w:t>
            </w:r>
            <w:r>
              <w:rPr>
                <w:rFonts w:ascii="David" w:hAnsi="David" w:cs="David" w:hint="cs"/>
                <w:sz w:val="24"/>
                <w:szCs w:val="24"/>
                <w:rtl/>
              </w:rPr>
              <w:t xml:space="preserve">ם התלמידים חשוב </w:t>
            </w:r>
            <w:r w:rsidR="00176149">
              <w:rPr>
                <w:rFonts w:ascii="David" w:hAnsi="David" w:cs="David" w:hint="cs"/>
                <w:sz w:val="24"/>
                <w:szCs w:val="24"/>
                <w:rtl/>
              </w:rPr>
              <w:t>להבין מה למדו</w:t>
            </w:r>
            <w:r w:rsidRPr="00F7774F">
              <w:rPr>
                <w:rFonts w:ascii="David" w:hAnsi="David" w:cs="David" w:hint="cs"/>
                <w:sz w:val="24"/>
                <w:szCs w:val="24"/>
                <w:rtl/>
              </w:rPr>
              <w:t>. זיקוק התובנות בסוף השיעור מעיד על הידע החדש שנרכש.</w:t>
            </w:r>
            <w:r w:rsidR="00176149">
              <w:rPr>
                <w:rFonts w:ascii="David" w:hAnsi="David" w:cs="David" w:hint="cs"/>
                <w:sz w:val="24"/>
                <w:szCs w:val="24"/>
                <w:rtl/>
              </w:rPr>
              <w:t xml:space="preserve"> הסיכום מסייע לי להבין האם מטרת השיעור הושגה.</w:t>
            </w:r>
          </w:p>
        </w:tc>
      </w:tr>
    </w:tbl>
    <w:p w:rsidR="005F5C43" w:rsidRDefault="005F5C43" w:rsidP="005F5C43">
      <w:pPr>
        <w:rPr>
          <w:rtl/>
        </w:rPr>
      </w:pPr>
    </w:p>
    <w:p w:rsidR="00605985" w:rsidRDefault="00605985" w:rsidP="005F5C43">
      <w:pPr>
        <w:bidi w:val="0"/>
      </w:pPr>
    </w:p>
    <w:sectPr w:rsidR="00605985"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C2B01"/>
    <w:multiLevelType w:val="hybridMultilevel"/>
    <w:tmpl w:val="61AEA73E"/>
    <w:lvl w:ilvl="0" w:tplc="FF0624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DE721C"/>
    <w:multiLevelType w:val="hybridMultilevel"/>
    <w:tmpl w:val="A0F0B6CA"/>
    <w:lvl w:ilvl="0" w:tplc="808E2E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577681"/>
    <w:multiLevelType w:val="hybridMultilevel"/>
    <w:tmpl w:val="E75C4790"/>
    <w:lvl w:ilvl="0" w:tplc="ADF064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6EE13E4"/>
    <w:multiLevelType w:val="hybridMultilevel"/>
    <w:tmpl w:val="1770AB88"/>
    <w:lvl w:ilvl="0" w:tplc="926815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814F09"/>
    <w:multiLevelType w:val="hybridMultilevel"/>
    <w:tmpl w:val="E9DA0EC8"/>
    <w:lvl w:ilvl="0" w:tplc="A4CCA37A">
      <w:start w:val="1"/>
      <w:numFmt w:val="hebrew1"/>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7DE93510"/>
    <w:multiLevelType w:val="hybridMultilevel"/>
    <w:tmpl w:val="EE2A4EBE"/>
    <w:lvl w:ilvl="0" w:tplc="04090013">
      <w:start w:val="1"/>
      <w:numFmt w:val="hebrew1"/>
      <w:lvlText w:val="%1."/>
      <w:lvlJc w:val="center"/>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C43"/>
    <w:rsid w:val="000E56A5"/>
    <w:rsid w:val="00176149"/>
    <w:rsid w:val="00183473"/>
    <w:rsid w:val="00265111"/>
    <w:rsid w:val="00295684"/>
    <w:rsid w:val="005604C4"/>
    <w:rsid w:val="005F5C43"/>
    <w:rsid w:val="00605985"/>
    <w:rsid w:val="00787386"/>
    <w:rsid w:val="008604A9"/>
    <w:rsid w:val="008E6680"/>
    <w:rsid w:val="009F42EB"/>
    <w:rsid w:val="00BB49C4"/>
    <w:rsid w:val="00C126F1"/>
    <w:rsid w:val="00F24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668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F5C43"/>
    <w:pPr>
      <w:ind w:left="720"/>
      <w:contextualSpacing/>
    </w:pPr>
  </w:style>
  <w:style w:type="character" w:styleId="Hyperlink">
    <w:name w:val="Hyperlink"/>
    <w:basedOn w:val="a0"/>
    <w:uiPriority w:val="99"/>
    <w:unhideWhenUsed/>
    <w:rsid w:val="00295684"/>
    <w:rPr>
      <w:color w:val="0000FF"/>
      <w:u w:val="single"/>
    </w:rPr>
  </w:style>
  <w:style w:type="paragraph" w:styleId="a5">
    <w:name w:val="Balloon Text"/>
    <w:basedOn w:val="a"/>
    <w:link w:val="a6"/>
    <w:uiPriority w:val="99"/>
    <w:semiHidden/>
    <w:unhideWhenUsed/>
    <w:rsid w:val="005604C4"/>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5604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668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F5C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5F5C43"/>
    <w:pPr>
      <w:ind w:left="720"/>
      <w:contextualSpacing/>
    </w:pPr>
  </w:style>
  <w:style w:type="character" w:styleId="Hyperlink">
    <w:name w:val="Hyperlink"/>
    <w:basedOn w:val="a0"/>
    <w:uiPriority w:val="99"/>
    <w:unhideWhenUsed/>
    <w:rsid w:val="00295684"/>
    <w:rPr>
      <w:color w:val="0000FF"/>
      <w:u w:val="single"/>
    </w:rPr>
  </w:style>
  <w:style w:type="paragraph" w:styleId="a5">
    <w:name w:val="Balloon Text"/>
    <w:basedOn w:val="a"/>
    <w:link w:val="a6"/>
    <w:uiPriority w:val="99"/>
    <w:semiHidden/>
    <w:unhideWhenUsed/>
    <w:rsid w:val="005604C4"/>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5604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740</Words>
  <Characters>3703</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2016-03-25T06:49:00Z</dcterms:created>
  <dcterms:modified xsi:type="dcterms:W3CDTF">2016-03-25T06:49:00Z</dcterms:modified>
</cp:coreProperties>
</file>