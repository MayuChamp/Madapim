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B810B6" w14:textId="77777777" w:rsidR="00751F65" w:rsidRPr="00F7774F" w:rsidRDefault="00751F65" w:rsidP="00751F65">
      <w:pPr>
        <w:rPr>
          <w:rFonts w:ascii="David" w:hAnsi="David" w:cs="David"/>
          <w:sz w:val="24"/>
          <w:szCs w:val="24"/>
          <w:rtl/>
        </w:rPr>
      </w:pPr>
      <w:r w:rsidRPr="00F7774F">
        <w:rPr>
          <w:rFonts w:ascii="David" w:hAnsi="David" w:cs="David" w:hint="cs"/>
          <w:sz w:val="24"/>
          <w:szCs w:val="24"/>
          <w:rtl/>
        </w:rPr>
        <w:t>בס"ד</w:t>
      </w:r>
    </w:p>
    <w:p w14:paraId="0865DB48" w14:textId="77777777" w:rsidR="00751F65" w:rsidRPr="00F7774F" w:rsidRDefault="00751F65" w:rsidP="00751F65">
      <w:pPr>
        <w:jc w:val="center"/>
        <w:rPr>
          <w:rFonts w:ascii="David" w:hAnsi="David" w:cs="David"/>
          <w:b/>
          <w:bCs/>
          <w:sz w:val="40"/>
          <w:szCs w:val="40"/>
          <w:rtl/>
        </w:rPr>
      </w:pPr>
      <w:r w:rsidRPr="00F7774F">
        <w:rPr>
          <w:rFonts w:ascii="David" w:hAnsi="David" w:cs="David"/>
          <w:b/>
          <w:bCs/>
          <w:sz w:val="40"/>
          <w:szCs w:val="40"/>
          <w:rtl/>
        </w:rPr>
        <w:t xml:space="preserve">שיעור מספר </w:t>
      </w:r>
      <w:r>
        <w:rPr>
          <w:rFonts w:ascii="David" w:hAnsi="David" w:cs="David" w:hint="cs"/>
          <w:b/>
          <w:bCs/>
          <w:sz w:val="40"/>
          <w:szCs w:val="40"/>
          <w:rtl/>
        </w:rPr>
        <w:t>4 בסדרת השיעורים בשבוע המעשי</w:t>
      </w:r>
    </w:p>
    <w:p w14:paraId="4699FF5F" w14:textId="77777777" w:rsidR="00751F65" w:rsidRDefault="00751F65" w:rsidP="005B30F4">
      <w:pPr>
        <w:ind w:left="1440" w:firstLine="720"/>
        <w:rPr>
          <w:rFonts w:ascii="David" w:hAnsi="David" w:cs="David"/>
          <w:b/>
          <w:bCs/>
          <w:sz w:val="40"/>
          <w:szCs w:val="40"/>
          <w:rtl/>
        </w:rPr>
      </w:pPr>
      <w:r w:rsidRPr="00F7774F">
        <w:rPr>
          <w:rFonts w:ascii="David" w:hAnsi="David" w:cs="David"/>
          <w:b/>
          <w:bCs/>
          <w:sz w:val="40"/>
          <w:szCs w:val="40"/>
          <w:rtl/>
        </w:rPr>
        <w:t>נושא:</w:t>
      </w:r>
      <w:r>
        <w:rPr>
          <w:rFonts w:ascii="David" w:hAnsi="David" w:cs="David" w:hint="cs"/>
          <w:b/>
          <w:bCs/>
          <w:sz w:val="40"/>
          <w:szCs w:val="40"/>
          <w:rtl/>
        </w:rPr>
        <w:t xml:space="preserve"> ציורי קיר</w:t>
      </w:r>
      <w:r w:rsidR="005B30F4">
        <w:rPr>
          <w:rFonts w:ascii="David" w:hAnsi="David" w:cs="David" w:hint="cs"/>
          <w:b/>
          <w:bCs/>
          <w:sz w:val="40"/>
          <w:szCs w:val="40"/>
          <w:rtl/>
        </w:rPr>
        <w:t xml:space="preserve"> במקסיקו</w:t>
      </w:r>
      <w:r>
        <w:rPr>
          <w:rFonts w:ascii="David" w:hAnsi="David" w:cs="David"/>
          <w:b/>
          <w:bCs/>
          <w:sz w:val="40"/>
          <w:szCs w:val="40"/>
          <w:rtl/>
        </w:rPr>
        <w:tab/>
      </w:r>
    </w:p>
    <w:p w14:paraId="1CE6AB6B" w14:textId="77777777" w:rsidR="00751F65" w:rsidRPr="00F7774F" w:rsidRDefault="00751F65" w:rsidP="00751F65">
      <w:pPr>
        <w:ind w:left="1440" w:firstLine="720"/>
        <w:rPr>
          <w:rFonts w:ascii="David" w:hAnsi="David" w:cs="David"/>
          <w:b/>
          <w:bCs/>
          <w:sz w:val="40"/>
          <w:szCs w:val="40"/>
          <w:rtl/>
        </w:rPr>
      </w:pPr>
      <w:r w:rsidRPr="00F7774F">
        <w:rPr>
          <w:rFonts w:ascii="David" w:hAnsi="David" w:cs="David"/>
          <w:b/>
          <w:bCs/>
          <w:sz w:val="40"/>
          <w:szCs w:val="40"/>
          <w:rtl/>
        </w:rPr>
        <w:t>כיתה: ה'</w:t>
      </w:r>
      <w:r w:rsidRPr="00F7774F">
        <w:rPr>
          <w:rFonts w:ascii="David" w:hAnsi="David" w:cs="David" w:hint="cs"/>
          <w:b/>
          <w:bCs/>
          <w:sz w:val="40"/>
          <w:szCs w:val="40"/>
          <w:rtl/>
        </w:rPr>
        <w:t xml:space="preserve">     </w:t>
      </w:r>
      <w:r w:rsidRPr="00F7774F">
        <w:rPr>
          <w:rFonts w:ascii="David" w:hAnsi="David" w:cs="David"/>
          <w:b/>
          <w:bCs/>
          <w:sz w:val="40"/>
          <w:szCs w:val="40"/>
          <w:rtl/>
        </w:rPr>
        <w:t>תאריך:</w:t>
      </w:r>
      <w:r>
        <w:rPr>
          <w:rFonts w:ascii="David" w:hAnsi="David" w:cs="David" w:hint="cs"/>
          <w:b/>
          <w:bCs/>
          <w:sz w:val="40"/>
          <w:szCs w:val="40"/>
          <w:rtl/>
        </w:rPr>
        <w:t>26</w:t>
      </w:r>
      <w:r w:rsidRPr="00F7774F">
        <w:rPr>
          <w:rFonts w:ascii="David" w:hAnsi="David" w:cs="David"/>
          <w:b/>
          <w:bCs/>
          <w:sz w:val="40"/>
          <w:szCs w:val="40"/>
          <w:rtl/>
        </w:rPr>
        <w:t>.</w:t>
      </w:r>
      <w:r>
        <w:rPr>
          <w:rFonts w:ascii="David" w:hAnsi="David" w:cs="David" w:hint="cs"/>
          <w:b/>
          <w:bCs/>
          <w:sz w:val="40"/>
          <w:szCs w:val="40"/>
          <w:rtl/>
        </w:rPr>
        <w:t>3</w:t>
      </w:r>
      <w:r>
        <w:rPr>
          <w:rFonts w:ascii="David" w:hAnsi="David" w:cs="David"/>
          <w:b/>
          <w:bCs/>
          <w:sz w:val="40"/>
          <w:szCs w:val="40"/>
          <w:rtl/>
        </w:rPr>
        <w:t>.1</w:t>
      </w:r>
      <w:r>
        <w:rPr>
          <w:rFonts w:ascii="David" w:hAnsi="David" w:cs="David" w:hint="cs"/>
          <w:b/>
          <w:bCs/>
          <w:sz w:val="40"/>
          <w:szCs w:val="40"/>
          <w:rtl/>
        </w:rPr>
        <w:t>6</w:t>
      </w:r>
    </w:p>
    <w:p w14:paraId="584ADB6C" w14:textId="77777777" w:rsidR="00751F65" w:rsidRPr="00EF41B4" w:rsidRDefault="00751F65" w:rsidP="00751F65">
      <w:pPr>
        <w:jc w:val="center"/>
        <w:rPr>
          <w:rFonts w:ascii="David" w:hAnsi="David" w:cs="David"/>
          <w:b/>
          <w:bCs/>
          <w:sz w:val="36"/>
          <w:szCs w:val="36"/>
          <w:rtl/>
        </w:rPr>
      </w:pPr>
      <w:r w:rsidRPr="00EF41B4">
        <w:rPr>
          <w:rFonts w:ascii="David" w:hAnsi="David" w:cs="David"/>
          <w:b/>
          <w:bCs/>
          <w:sz w:val="36"/>
          <w:szCs w:val="36"/>
          <w:rtl/>
        </w:rPr>
        <w:t xml:space="preserve">מטרת </w:t>
      </w:r>
      <w:r w:rsidRPr="00EF41B4">
        <w:rPr>
          <w:rFonts w:ascii="David" w:hAnsi="David" w:cs="David" w:hint="cs"/>
          <w:b/>
          <w:bCs/>
          <w:sz w:val="36"/>
          <w:szCs w:val="36"/>
          <w:rtl/>
        </w:rPr>
        <w:t xml:space="preserve">על: </w:t>
      </w:r>
      <w:r>
        <w:rPr>
          <w:rFonts w:ascii="David" w:hAnsi="David" w:cs="David" w:hint="cs"/>
          <w:b/>
          <w:bCs/>
          <w:sz w:val="36"/>
          <w:szCs w:val="36"/>
          <w:rtl/>
        </w:rPr>
        <w:t>חשיפה לתרבויות העולם וטיפוח הזיקה לשונות</w:t>
      </w:r>
    </w:p>
    <w:p w14:paraId="4AD096E0" w14:textId="2A09FB1B" w:rsidR="00751F65" w:rsidRDefault="00751F65" w:rsidP="005B30F4">
      <w:pPr>
        <w:jc w:val="center"/>
        <w:rPr>
          <w:rFonts w:ascii="David" w:hAnsi="David" w:cs="David"/>
          <w:b/>
          <w:bCs/>
          <w:sz w:val="36"/>
          <w:szCs w:val="36"/>
          <w:rtl/>
        </w:rPr>
      </w:pPr>
      <w:r w:rsidRPr="003046ED">
        <w:rPr>
          <w:rFonts w:ascii="David" w:hAnsi="David" w:cs="David" w:hint="cs"/>
          <w:b/>
          <w:bCs/>
          <w:sz w:val="36"/>
          <w:szCs w:val="36"/>
          <w:rtl/>
        </w:rPr>
        <w:t xml:space="preserve">מטרת </w:t>
      </w:r>
      <w:r>
        <w:rPr>
          <w:rFonts w:ascii="David" w:hAnsi="David" w:cs="David" w:hint="cs"/>
          <w:b/>
          <w:bCs/>
          <w:sz w:val="36"/>
          <w:szCs w:val="36"/>
          <w:rtl/>
        </w:rPr>
        <w:t>תוכן</w:t>
      </w:r>
      <w:r w:rsidRPr="003046ED">
        <w:rPr>
          <w:rFonts w:ascii="David" w:hAnsi="David" w:cs="David"/>
          <w:b/>
          <w:bCs/>
          <w:sz w:val="36"/>
          <w:szCs w:val="36"/>
          <w:rtl/>
        </w:rPr>
        <w:t>:</w:t>
      </w:r>
      <w:r w:rsidRPr="00F7774F">
        <w:rPr>
          <w:rFonts w:ascii="David" w:hAnsi="David" w:cs="David" w:hint="cs"/>
          <w:b/>
          <w:bCs/>
          <w:sz w:val="36"/>
          <w:szCs w:val="36"/>
          <w:rtl/>
        </w:rPr>
        <w:t xml:space="preserve"> </w:t>
      </w:r>
      <w:r w:rsidR="005B30F4">
        <w:rPr>
          <w:rFonts w:ascii="David" w:hAnsi="David" w:cs="David" w:hint="cs"/>
          <w:b/>
          <w:bCs/>
          <w:sz w:val="36"/>
          <w:szCs w:val="36"/>
          <w:rtl/>
        </w:rPr>
        <w:t>התלמיד ייחשף לשיטת אומנות נפוצה</w:t>
      </w:r>
      <w:ins w:id="0" w:author="מנהל" w:date="2016-03-27T09:28:00Z">
        <w:r w:rsidR="006B3C24">
          <w:rPr>
            <w:rFonts w:ascii="David" w:hAnsi="David" w:cs="David" w:hint="cs"/>
            <w:b/>
            <w:bCs/>
            <w:sz w:val="36"/>
            <w:szCs w:val="36"/>
            <w:rtl/>
          </w:rPr>
          <w:t xml:space="preserve"> במקסיקו </w:t>
        </w:r>
      </w:ins>
      <w:r w:rsidR="005B30F4">
        <w:rPr>
          <w:rFonts w:ascii="David" w:hAnsi="David" w:cs="David" w:hint="cs"/>
          <w:b/>
          <w:bCs/>
          <w:sz w:val="36"/>
          <w:szCs w:val="36"/>
          <w:rtl/>
        </w:rPr>
        <w:t xml:space="preserve"> ויתנסה בה</w:t>
      </w:r>
    </w:p>
    <w:p w14:paraId="3F38E4A5" w14:textId="77777777" w:rsidR="00751F65" w:rsidRPr="00F7774F" w:rsidRDefault="00751F65" w:rsidP="005B30F4">
      <w:pPr>
        <w:jc w:val="center"/>
        <w:rPr>
          <w:rFonts w:ascii="David" w:hAnsi="David" w:cs="David"/>
          <w:b/>
          <w:bCs/>
          <w:sz w:val="36"/>
          <w:szCs w:val="36"/>
          <w:rtl/>
        </w:rPr>
      </w:pPr>
      <w:r>
        <w:rPr>
          <w:rFonts w:ascii="David" w:hAnsi="David" w:cs="David" w:hint="cs"/>
          <w:b/>
          <w:bCs/>
          <w:sz w:val="36"/>
          <w:szCs w:val="36"/>
          <w:rtl/>
        </w:rPr>
        <w:t xml:space="preserve">מטרה שפתית: התלמיד </w:t>
      </w:r>
      <w:r w:rsidR="005B30F4">
        <w:rPr>
          <w:rFonts w:ascii="David" w:hAnsi="David" w:cs="David" w:hint="cs"/>
          <w:b/>
          <w:bCs/>
          <w:sz w:val="36"/>
          <w:szCs w:val="36"/>
          <w:rtl/>
        </w:rPr>
        <w:t>יפיק מידע מטקסט וידע לדלות את הרעיון המרכזי מכל פסקה</w:t>
      </w:r>
    </w:p>
    <w:tbl>
      <w:tblPr>
        <w:tblStyle w:val="a3"/>
        <w:bidiVisual/>
        <w:tblW w:w="0" w:type="auto"/>
        <w:tblInd w:w="-209" w:type="dxa"/>
        <w:tblLook w:val="04A0" w:firstRow="1" w:lastRow="0" w:firstColumn="1" w:lastColumn="0" w:noHBand="0" w:noVBand="1"/>
      </w:tblPr>
      <w:tblGrid>
        <w:gridCol w:w="1101"/>
        <w:gridCol w:w="3768"/>
        <w:gridCol w:w="3636"/>
      </w:tblGrid>
      <w:tr w:rsidR="00751F65" w:rsidRPr="00F7774F" w14:paraId="79AC8417" w14:textId="77777777" w:rsidTr="00E41935">
        <w:tc>
          <w:tcPr>
            <w:tcW w:w="1101" w:type="dxa"/>
          </w:tcPr>
          <w:p w14:paraId="04A85C8C" w14:textId="77777777" w:rsidR="00751F65" w:rsidRPr="00F7774F" w:rsidRDefault="00751F65" w:rsidP="00E41935">
            <w:pPr>
              <w:rPr>
                <w:rFonts w:ascii="David" w:hAnsi="David" w:cs="David"/>
                <w:sz w:val="24"/>
                <w:szCs w:val="24"/>
                <w:rtl/>
              </w:rPr>
            </w:pPr>
            <w:r w:rsidRPr="00F7774F">
              <w:rPr>
                <w:rFonts w:ascii="David" w:hAnsi="David" w:cs="David" w:hint="cs"/>
                <w:sz w:val="24"/>
                <w:szCs w:val="24"/>
                <w:rtl/>
              </w:rPr>
              <w:t>זמן</w:t>
            </w:r>
          </w:p>
        </w:tc>
        <w:tc>
          <w:tcPr>
            <w:tcW w:w="3768" w:type="dxa"/>
          </w:tcPr>
          <w:p w14:paraId="49F308BA" w14:textId="77777777" w:rsidR="00751F65" w:rsidRPr="00F7774F" w:rsidRDefault="00751F65" w:rsidP="00E41935">
            <w:pPr>
              <w:rPr>
                <w:rFonts w:ascii="David" w:hAnsi="David" w:cs="David"/>
                <w:sz w:val="24"/>
                <w:szCs w:val="24"/>
                <w:rtl/>
              </w:rPr>
            </w:pPr>
            <w:r w:rsidRPr="00F7774F">
              <w:rPr>
                <w:rFonts w:ascii="David" w:hAnsi="David" w:cs="David" w:hint="cs"/>
                <w:sz w:val="24"/>
                <w:szCs w:val="24"/>
                <w:rtl/>
              </w:rPr>
              <w:t>פעולות הוראה</w:t>
            </w:r>
          </w:p>
        </w:tc>
        <w:tc>
          <w:tcPr>
            <w:tcW w:w="3636" w:type="dxa"/>
          </w:tcPr>
          <w:p w14:paraId="0BA2A54F" w14:textId="77777777" w:rsidR="00751F65" w:rsidRPr="00F7774F" w:rsidRDefault="00751F65" w:rsidP="00E41935">
            <w:pPr>
              <w:rPr>
                <w:rFonts w:ascii="David" w:hAnsi="David" w:cs="David"/>
                <w:sz w:val="24"/>
                <w:szCs w:val="24"/>
                <w:rtl/>
              </w:rPr>
            </w:pPr>
            <w:r w:rsidRPr="00F7774F">
              <w:rPr>
                <w:rFonts w:ascii="David" w:hAnsi="David" w:cs="David" w:hint="cs"/>
                <w:sz w:val="24"/>
                <w:szCs w:val="24"/>
                <w:rtl/>
              </w:rPr>
              <w:t>שיקול דעת</w:t>
            </w:r>
          </w:p>
        </w:tc>
      </w:tr>
      <w:tr w:rsidR="00751F65" w:rsidRPr="00F7774F" w14:paraId="1F768DC6" w14:textId="77777777" w:rsidTr="00E41935">
        <w:trPr>
          <w:trHeight w:val="1550"/>
        </w:trPr>
        <w:tc>
          <w:tcPr>
            <w:tcW w:w="1101" w:type="dxa"/>
          </w:tcPr>
          <w:p w14:paraId="6A544FA1" w14:textId="77777777" w:rsidR="00751F65" w:rsidRPr="00F7774F" w:rsidRDefault="00751F65" w:rsidP="00E02DD5">
            <w:pPr>
              <w:rPr>
                <w:rFonts w:ascii="David" w:hAnsi="David" w:cs="David"/>
                <w:sz w:val="24"/>
                <w:szCs w:val="24"/>
                <w:rtl/>
              </w:rPr>
            </w:pPr>
            <w:r>
              <w:rPr>
                <w:rFonts w:ascii="David" w:hAnsi="David" w:cs="David" w:hint="cs"/>
                <w:sz w:val="24"/>
                <w:szCs w:val="24"/>
                <w:rtl/>
              </w:rPr>
              <w:t xml:space="preserve"> </w:t>
            </w:r>
            <w:r w:rsidR="00E02DD5">
              <w:rPr>
                <w:rFonts w:ascii="David" w:hAnsi="David" w:cs="David" w:hint="cs"/>
                <w:sz w:val="24"/>
                <w:szCs w:val="24"/>
                <w:rtl/>
              </w:rPr>
              <w:t xml:space="preserve">10 </w:t>
            </w:r>
            <w:r>
              <w:rPr>
                <w:rFonts w:ascii="David" w:hAnsi="David" w:cs="David" w:hint="cs"/>
                <w:sz w:val="24"/>
                <w:szCs w:val="24"/>
                <w:rtl/>
              </w:rPr>
              <w:t>דקות</w:t>
            </w:r>
          </w:p>
          <w:p w14:paraId="3F7FB545" w14:textId="77777777" w:rsidR="00751F65" w:rsidRPr="00F7774F" w:rsidRDefault="00751F65" w:rsidP="00E41935">
            <w:pPr>
              <w:rPr>
                <w:rFonts w:ascii="David" w:hAnsi="David" w:cs="David"/>
                <w:sz w:val="24"/>
                <w:szCs w:val="24"/>
                <w:rtl/>
              </w:rPr>
            </w:pPr>
          </w:p>
          <w:p w14:paraId="2159F37B" w14:textId="77777777" w:rsidR="00751F65" w:rsidRPr="00F7774F" w:rsidRDefault="00751F65" w:rsidP="00E41935">
            <w:pPr>
              <w:rPr>
                <w:rFonts w:ascii="David" w:hAnsi="David" w:cs="David"/>
                <w:sz w:val="24"/>
                <w:szCs w:val="24"/>
                <w:rtl/>
              </w:rPr>
            </w:pPr>
          </w:p>
          <w:p w14:paraId="12DE803E" w14:textId="77777777" w:rsidR="00751F65" w:rsidRPr="00F7774F" w:rsidRDefault="00751F65" w:rsidP="00E41935">
            <w:pPr>
              <w:rPr>
                <w:rFonts w:ascii="David" w:hAnsi="David" w:cs="David"/>
                <w:sz w:val="24"/>
                <w:szCs w:val="24"/>
                <w:rtl/>
              </w:rPr>
            </w:pPr>
          </w:p>
          <w:p w14:paraId="7CEA73BB" w14:textId="77777777" w:rsidR="00751F65" w:rsidRPr="00F7774F" w:rsidRDefault="00751F65" w:rsidP="00E41935">
            <w:pPr>
              <w:rPr>
                <w:rFonts w:ascii="David" w:hAnsi="David" w:cs="David"/>
                <w:sz w:val="24"/>
                <w:szCs w:val="24"/>
                <w:rtl/>
              </w:rPr>
            </w:pPr>
          </w:p>
          <w:p w14:paraId="4966C964" w14:textId="77777777" w:rsidR="00751F65" w:rsidRPr="00F7774F" w:rsidRDefault="00751F65" w:rsidP="00E41935">
            <w:pPr>
              <w:rPr>
                <w:rFonts w:ascii="David" w:hAnsi="David" w:cs="David"/>
                <w:sz w:val="24"/>
                <w:szCs w:val="24"/>
                <w:rtl/>
              </w:rPr>
            </w:pPr>
          </w:p>
          <w:p w14:paraId="0748CFEF" w14:textId="77777777" w:rsidR="00751F65" w:rsidRPr="00F7774F" w:rsidRDefault="00751F65" w:rsidP="00E41935">
            <w:pPr>
              <w:rPr>
                <w:rFonts w:ascii="David" w:hAnsi="David" w:cs="David"/>
                <w:sz w:val="24"/>
                <w:szCs w:val="24"/>
                <w:rtl/>
              </w:rPr>
            </w:pPr>
          </w:p>
          <w:p w14:paraId="0F5DA5B2" w14:textId="77777777" w:rsidR="00751F65" w:rsidRPr="00F7774F" w:rsidRDefault="00751F65" w:rsidP="00E41935">
            <w:pPr>
              <w:rPr>
                <w:rFonts w:ascii="David" w:hAnsi="David" w:cs="David"/>
                <w:sz w:val="24"/>
                <w:szCs w:val="24"/>
                <w:rtl/>
              </w:rPr>
            </w:pPr>
          </w:p>
          <w:p w14:paraId="16AA550A" w14:textId="77777777" w:rsidR="00751F65" w:rsidRDefault="00751F65" w:rsidP="00E41935">
            <w:pPr>
              <w:rPr>
                <w:rFonts w:ascii="David" w:hAnsi="David" w:cs="David"/>
                <w:sz w:val="24"/>
                <w:szCs w:val="24"/>
                <w:rtl/>
              </w:rPr>
            </w:pPr>
          </w:p>
          <w:p w14:paraId="1F8D1D07" w14:textId="77777777" w:rsidR="003C08D6" w:rsidRDefault="003C08D6" w:rsidP="00E41935">
            <w:pPr>
              <w:rPr>
                <w:rFonts w:ascii="David" w:hAnsi="David" w:cs="David"/>
                <w:sz w:val="24"/>
                <w:szCs w:val="24"/>
                <w:rtl/>
              </w:rPr>
            </w:pPr>
          </w:p>
          <w:p w14:paraId="039F5875" w14:textId="77777777" w:rsidR="003C08D6" w:rsidRDefault="003C08D6" w:rsidP="00E41935">
            <w:pPr>
              <w:rPr>
                <w:rFonts w:ascii="David" w:hAnsi="David" w:cs="David"/>
                <w:sz w:val="24"/>
                <w:szCs w:val="24"/>
                <w:rtl/>
              </w:rPr>
            </w:pPr>
          </w:p>
          <w:p w14:paraId="13113BDA" w14:textId="77777777" w:rsidR="003C08D6" w:rsidRDefault="003C08D6" w:rsidP="00E41935">
            <w:pPr>
              <w:rPr>
                <w:rFonts w:ascii="David" w:hAnsi="David" w:cs="David"/>
                <w:sz w:val="24"/>
                <w:szCs w:val="24"/>
                <w:rtl/>
              </w:rPr>
            </w:pPr>
          </w:p>
          <w:p w14:paraId="1731C847" w14:textId="77777777" w:rsidR="003C08D6" w:rsidRDefault="003C08D6" w:rsidP="00E41935">
            <w:pPr>
              <w:rPr>
                <w:rFonts w:ascii="David" w:hAnsi="David" w:cs="David"/>
                <w:sz w:val="24"/>
                <w:szCs w:val="24"/>
                <w:rtl/>
              </w:rPr>
            </w:pPr>
          </w:p>
          <w:p w14:paraId="6BDD1A77" w14:textId="77777777" w:rsidR="003C08D6" w:rsidRDefault="003C08D6" w:rsidP="00E41935">
            <w:pPr>
              <w:rPr>
                <w:rFonts w:ascii="David" w:hAnsi="David" w:cs="David"/>
                <w:sz w:val="24"/>
                <w:szCs w:val="24"/>
                <w:rtl/>
              </w:rPr>
            </w:pPr>
          </w:p>
          <w:p w14:paraId="1C4D3CCC" w14:textId="77777777" w:rsidR="003C08D6" w:rsidRDefault="003C08D6" w:rsidP="00E41935">
            <w:pPr>
              <w:rPr>
                <w:rFonts w:ascii="David" w:hAnsi="David" w:cs="David"/>
                <w:sz w:val="24"/>
                <w:szCs w:val="24"/>
                <w:rtl/>
              </w:rPr>
            </w:pPr>
          </w:p>
          <w:p w14:paraId="5A22116F" w14:textId="77777777" w:rsidR="00751F65" w:rsidRDefault="00E02DD5" w:rsidP="00E02DD5">
            <w:pPr>
              <w:rPr>
                <w:rFonts w:ascii="David" w:hAnsi="David" w:cs="David"/>
                <w:sz w:val="24"/>
                <w:szCs w:val="24"/>
                <w:rtl/>
              </w:rPr>
            </w:pPr>
            <w:r>
              <w:rPr>
                <w:rFonts w:ascii="David" w:hAnsi="David" w:cs="David" w:hint="cs"/>
                <w:sz w:val="24"/>
                <w:szCs w:val="24"/>
                <w:rtl/>
              </w:rPr>
              <w:t>25 דקות</w:t>
            </w:r>
          </w:p>
          <w:p w14:paraId="6803B96C" w14:textId="77777777" w:rsidR="00E02DD5" w:rsidRDefault="00E02DD5" w:rsidP="00E41935">
            <w:pPr>
              <w:rPr>
                <w:rFonts w:ascii="David" w:hAnsi="David" w:cs="David"/>
                <w:sz w:val="24"/>
                <w:szCs w:val="24"/>
                <w:rtl/>
              </w:rPr>
            </w:pPr>
          </w:p>
          <w:p w14:paraId="71ED45DD" w14:textId="77777777" w:rsidR="00E02DD5" w:rsidRDefault="00E02DD5" w:rsidP="00E41935">
            <w:pPr>
              <w:rPr>
                <w:rFonts w:ascii="David" w:hAnsi="David" w:cs="David"/>
                <w:sz w:val="24"/>
                <w:szCs w:val="24"/>
                <w:rtl/>
              </w:rPr>
            </w:pPr>
          </w:p>
          <w:p w14:paraId="369E2320" w14:textId="77777777" w:rsidR="00E02DD5" w:rsidRDefault="00E02DD5" w:rsidP="00E41935">
            <w:pPr>
              <w:rPr>
                <w:rFonts w:ascii="David" w:hAnsi="David" w:cs="David"/>
                <w:sz w:val="24"/>
                <w:szCs w:val="24"/>
                <w:rtl/>
              </w:rPr>
            </w:pPr>
          </w:p>
          <w:p w14:paraId="6BB65591" w14:textId="77777777" w:rsidR="00E02DD5" w:rsidRDefault="00E02DD5" w:rsidP="00E41935">
            <w:pPr>
              <w:rPr>
                <w:rFonts w:ascii="David" w:hAnsi="David" w:cs="David"/>
                <w:sz w:val="24"/>
                <w:szCs w:val="24"/>
                <w:rtl/>
              </w:rPr>
            </w:pPr>
          </w:p>
          <w:p w14:paraId="4CFD9ECD" w14:textId="77777777" w:rsidR="00E02DD5" w:rsidRDefault="00E02DD5" w:rsidP="00E41935">
            <w:pPr>
              <w:rPr>
                <w:rFonts w:ascii="David" w:hAnsi="David" w:cs="David"/>
                <w:sz w:val="24"/>
                <w:szCs w:val="24"/>
                <w:rtl/>
              </w:rPr>
            </w:pPr>
          </w:p>
          <w:p w14:paraId="38C1F384" w14:textId="77777777" w:rsidR="00E02DD5" w:rsidRDefault="00E02DD5" w:rsidP="00E41935">
            <w:pPr>
              <w:rPr>
                <w:rFonts w:ascii="David" w:hAnsi="David" w:cs="David"/>
                <w:sz w:val="24"/>
                <w:szCs w:val="24"/>
                <w:rtl/>
              </w:rPr>
            </w:pPr>
          </w:p>
          <w:p w14:paraId="03A7EF04" w14:textId="77777777" w:rsidR="00E02DD5" w:rsidRDefault="00E02DD5" w:rsidP="00E41935">
            <w:pPr>
              <w:rPr>
                <w:rFonts w:ascii="David" w:hAnsi="David" w:cs="David"/>
                <w:sz w:val="24"/>
                <w:szCs w:val="24"/>
                <w:rtl/>
              </w:rPr>
            </w:pPr>
          </w:p>
          <w:p w14:paraId="5C891AAF" w14:textId="77777777" w:rsidR="00E02DD5" w:rsidRDefault="00E02DD5" w:rsidP="00E41935">
            <w:pPr>
              <w:rPr>
                <w:rFonts w:ascii="David" w:hAnsi="David" w:cs="David"/>
                <w:sz w:val="24"/>
                <w:szCs w:val="24"/>
                <w:rtl/>
              </w:rPr>
            </w:pPr>
          </w:p>
          <w:p w14:paraId="12D18830" w14:textId="77777777" w:rsidR="00E02DD5" w:rsidRDefault="00E02DD5" w:rsidP="00E41935">
            <w:pPr>
              <w:rPr>
                <w:rFonts w:ascii="David" w:hAnsi="David" w:cs="David"/>
                <w:sz w:val="24"/>
                <w:szCs w:val="24"/>
                <w:rtl/>
              </w:rPr>
            </w:pPr>
          </w:p>
          <w:p w14:paraId="0B626066" w14:textId="77777777" w:rsidR="00E02DD5" w:rsidRDefault="00E02DD5" w:rsidP="00E41935">
            <w:pPr>
              <w:rPr>
                <w:rFonts w:ascii="David" w:hAnsi="David" w:cs="David"/>
                <w:sz w:val="24"/>
                <w:szCs w:val="24"/>
                <w:rtl/>
              </w:rPr>
            </w:pPr>
          </w:p>
          <w:p w14:paraId="5818DD0E" w14:textId="77777777" w:rsidR="00E02DD5" w:rsidRDefault="00E02DD5" w:rsidP="00E41935">
            <w:pPr>
              <w:rPr>
                <w:rFonts w:ascii="David" w:hAnsi="David" w:cs="David"/>
                <w:sz w:val="24"/>
                <w:szCs w:val="24"/>
                <w:rtl/>
              </w:rPr>
            </w:pPr>
          </w:p>
          <w:p w14:paraId="4CE53E2C" w14:textId="77777777" w:rsidR="00E02DD5" w:rsidRDefault="00E02DD5" w:rsidP="00E41935">
            <w:pPr>
              <w:rPr>
                <w:rFonts w:ascii="David" w:hAnsi="David" w:cs="David"/>
                <w:sz w:val="24"/>
                <w:szCs w:val="24"/>
                <w:rtl/>
              </w:rPr>
            </w:pPr>
          </w:p>
          <w:p w14:paraId="118F00E5" w14:textId="77777777" w:rsidR="00E02DD5" w:rsidRDefault="00E02DD5" w:rsidP="00E41935">
            <w:pPr>
              <w:rPr>
                <w:rFonts w:ascii="David" w:hAnsi="David" w:cs="David"/>
                <w:sz w:val="24"/>
                <w:szCs w:val="24"/>
                <w:rtl/>
              </w:rPr>
            </w:pPr>
          </w:p>
          <w:p w14:paraId="3621FBAD" w14:textId="77777777" w:rsidR="00E02DD5" w:rsidRDefault="00E02DD5" w:rsidP="00E41935">
            <w:pPr>
              <w:rPr>
                <w:rFonts w:ascii="David" w:hAnsi="David" w:cs="David"/>
                <w:sz w:val="24"/>
                <w:szCs w:val="24"/>
                <w:rtl/>
              </w:rPr>
            </w:pPr>
          </w:p>
          <w:p w14:paraId="50C0F550" w14:textId="77777777" w:rsidR="00E02DD5" w:rsidRDefault="00E02DD5" w:rsidP="00E41935">
            <w:pPr>
              <w:rPr>
                <w:rFonts w:ascii="David" w:hAnsi="David" w:cs="David"/>
                <w:sz w:val="24"/>
                <w:szCs w:val="24"/>
                <w:rtl/>
              </w:rPr>
            </w:pPr>
          </w:p>
          <w:p w14:paraId="158FD342" w14:textId="77777777" w:rsidR="00E02DD5" w:rsidRDefault="00E02DD5" w:rsidP="00E41935">
            <w:pPr>
              <w:rPr>
                <w:rFonts w:ascii="David" w:hAnsi="David" w:cs="David"/>
                <w:sz w:val="24"/>
                <w:szCs w:val="24"/>
                <w:rtl/>
              </w:rPr>
            </w:pPr>
          </w:p>
          <w:p w14:paraId="49A8529C" w14:textId="77777777" w:rsidR="00E02DD5" w:rsidRDefault="00E02DD5" w:rsidP="00E41935">
            <w:pPr>
              <w:rPr>
                <w:rFonts w:ascii="David" w:hAnsi="David" w:cs="David"/>
                <w:sz w:val="24"/>
                <w:szCs w:val="24"/>
                <w:rtl/>
              </w:rPr>
            </w:pPr>
          </w:p>
          <w:p w14:paraId="5975F706" w14:textId="77777777" w:rsidR="00E02DD5" w:rsidRDefault="00E02DD5" w:rsidP="00E41935">
            <w:pPr>
              <w:rPr>
                <w:rFonts w:ascii="David" w:hAnsi="David" w:cs="David"/>
                <w:sz w:val="24"/>
                <w:szCs w:val="24"/>
                <w:rtl/>
              </w:rPr>
            </w:pPr>
          </w:p>
          <w:p w14:paraId="1D927E8B" w14:textId="77777777" w:rsidR="00E02DD5" w:rsidRDefault="00E02DD5" w:rsidP="00E41935">
            <w:pPr>
              <w:rPr>
                <w:rFonts w:ascii="David" w:hAnsi="David" w:cs="David"/>
                <w:sz w:val="24"/>
                <w:szCs w:val="24"/>
                <w:rtl/>
              </w:rPr>
            </w:pPr>
          </w:p>
          <w:p w14:paraId="180D5A6A" w14:textId="77777777" w:rsidR="00E02DD5" w:rsidRDefault="00E02DD5" w:rsidP="00E41935">
            <w:pPr>
              <w:rPr>
                <w:rFonts w:ascii="David" w:hAnsi="David" w:cs="David"/>
                <w:sz w:val="24"/>
                <w:szCs w:val="24"/>
                <w:rtl/>
              </w:rPr>
            </w:pPr>
          </w:p>
          <w:p w14:paraId="535245A9" w14:textId="77777777" w:rsidR="00E02DD5" w:rsidRDefault="00E02DD5" w:rsidP="00E41935">
            <w:pPr>
              <w:rPr>
                <w:rFonts w:ascii="David" w:hAnsi="David" w:cs="David"/>
                <w:sz w:val="24"/>
                <w:szCs w:val="24"/>
                <w:rtl/>
              </w:rPr>
            </w:pPr>
          </w:p>
          <w:p w14:paraId="1647443B" w14:textId="77777777" w:rsidR="00E02DD5" w:rsidRDefault="00E02DD5" w:rsidP="00E41935">
            <w:pPr>
              <w:rPr>
                <w:rFonts w:ascii="David" w:hAnsi="David" w:cs="David"/>
                <w:sz w:val="24"/>
                <w:szCs w:val="24"/>
                <w:rtl/>
              </w:rPr>
            </w:pPr>
          </w:p>
          <w:p w14:paraId="47114B1F" w14:textId="77777777" w:rsidR="00E02DD5" w:rsidRDefault="00E02DD5" w:rsidP="00E41935">
            <w:pPr>
              <w:rPr>
                <w:rFonts w:ascii="David" w:hAnsi="David" w:cs="David"/>
                <w:sz w:val="24"/>
                <w:szCs w:val="24"/>
                <w:rtl/>
              </w:rPr>
            </w:pPr>
          </w:p>
          <w:p w14:paraId="7D7BCD3C" w14:textId="77777777" w:rsidR="00E02DD5" w:rsidRDefault="00E02DD5" w:rsidP="00E41935">
            <w:pPr>
              <w:rPr>
                <w:rFonts w:ascii="David" w:hAnsi="David" w:cs="David"/>
                <w:sz w:val="24"/>
                <w:szCs w:val="24"/>
                <w:rtl/>
              </w:rPr>
            </w:pPr>
          </w:p>
          <w:p w14:paraId="117D62FF" w14:textId="77777777" w:rsidR="00E02DD5" w:rsidRDefault="00E02DD5" w:rsidP="00E41935">
            <w:pPr>
              <w:rPr>
                <w:rFonts w:ascii="David" w:hAnsi="David" w:cs="David"/>
                <w:sz w:val="24"/>
                <w:szCs w:val="24"/>
                <w:rtl/>
              </w:rPr>
            </w:pPr>
          </w:p>
          <w:p w14:paraId="124B8F34" w14:textId="77777777" w:rsidR="00E02DD5" w:rsidRDefault="00E02DD5" w:rsidP="00E41935">
            <w:pPr>
              <w:rPr>
                <w:rFonts w:ascii="David" w:hAnsi="David" w:cs="David"/>
                <w:sz w:val="24"/>
                <w:szCs w:val="24"/>
                <w:rtl/>
              </w:rPr>
            </w:pPr>
          </w:p>
          <w:p w14:paraId="77C18B10" w14:textId="77777777" w:rsidR="00E02DD5" w:rsidRDefault="00E02DD5" w:rsidP="00E41935">
            <w:pPr>
              <w:rPr>
                <w:rFonts w:ascii="David" w:hAnsi="David" w:cs="David"/>
                <w:sz w:val="24"/>
                <w:szCs w:val="24"/>
                <w:rtl/>
              </w:rPr>
            </w:pPr>
          </w:p>
          <w:p w14:paraId="5700E876" w14:textId="77777777" w:rsidR="00E02DD5" w:rsidRPr="003C08D6" w:rsidRDefault="00E02DD5" w:rsidP="00E41935">
            <w:pPr>
              <w:rPr>
                <w:rFonts w:ascii="David" w:hAnsi="David" w:cs="David"/>
                <w:b/>
                <w:bCs/>
                <w:sz w:val="24"/>
                <w:szCs w:val="24"/>
                <w:rtl/>
              </w:rPr>
            </w:pPr>
          </w:p>
          <w:p w14:paraId="58E2D640" w14:textId="77777777" w:rsidR="00E02DD5" w:rsidRDefault="00E02DD5" w:rsidP="00E41935">
            <w:pPr>
              <w:rPr>
                <w:rFonts w:ascii="David" w:hAnsi="David" w:cs="David"/>
                <w:b/>
                <w:bCs/>
                <w:sz w:val="24"/>
                <w:szCs w:val="24"/>
                <w:rtl/>
              </w:rPr>
            </w:pPr>
          </w:p>
          <w:p w14:paraId="114237DC" w14:textId="77777777" w:rsidR="003C08D6" w:rsidRDefault="003C08D6" w:rsidP="00E41935">
            <w:pPr>
              <w:rPr>
                <w:rFonts w:ascii="David" w:hAnsi="David" w:cs="David"/>
                <w:b/>
                <w:bCs/>
                <w:sz w:val="24"/>
                <w:szCs w:val="24"/>
                <w:rtl/>
              </w:rPr>
            </w:pPr>
          </w:p>
          <w:p w14:paraId="3465A7E6" w14:textId="77777777" w:rsidR="003C08D6" w:rsidRPr="003C08D6" w:rsidRDefault="003C08D6" w:rsidP="00E41935">
            <w:pPr>
              <w:rPr>
                <w:rFonts w:ascii="David" w:hAnsi="David" w:cs="David"/>
                <w:b/>
                <w:bCs/>
                <w:sz w:val="24"/>
                <w:szCs w:val="24"/>
                <w:rtl/>
              </w:rPr>
            </w:pPr>
          </w:p>
          <w:p w14:paraId="3AE6E624" w14:textId="77777777" w:rsidR="00E02DD5" w:rsidRPr="00F7774F" w:rsidRDefault="003C08D6" w:rsidP="00E41935">
            <w:pPr>
              <w:rPr>
                <w:rFonts w:ascii="David" w:hAnsi="David" w:cs="David"/>
                <w:sz w:val="24"/>
                <w:szCs w:val="24"/>
                <w:rtl/>
              </w:rPr>
            </w:pPr>
            <w:r>
              <w:rPr>
                <w:rFonts w:ascii="David" w:hAnsi="David" w:cs="David" w:hint="cs"/>
                <w:sz w:val="24"/>
                <w:szCs w:val="24"/>
                <w:rtl/>
              </w:rPr>
              <w:t>3</w:t>
            </w:r>
            <w:r w:rsidR="00E02DD5">
              <w:rPr>
                <w:rFonts w:ascii="David" w:hAnsi="David" w:cs="David" w:hint="cs"/>
                <w:sz w:val="24"/>
                <w:szCs w:val="24"/>
                <w:rtl/>
              </w:rPr>
              <w:t>0 דקות</w:t>
            </w:r>
          </w:p>
          <w:p w14:paraId="4717C6C6" w14:textId="77777777" w:rsidR="00751F65" w:rsidRPr="00F7774F" w:rsidRDefault="00751F65" w:rsidP="00E41935">
            <w:pPr>
              <w:rPr>
                <w:rFonts w:ascii="David" w:hAnsi="David" w:cs="David"/>
                <w:sz w:val="24"/>
                <w:szCs w:val="24"/>
                <w:rtl/>
              </w:rPr>
            </w:pPr>
          </w:p>
          <w:p w14:paraId="76316FA5" w14:textId="77777777" w:rsidR="00751F65" w:rsidRPr="00F7774F" w:rsidRDefault="00751F65" w:rsidP="00E41935">
            <w:pPr>
              <w:rPr>
                <w:rFonts w:ascii="David" w:hAnsi="David" w:cs="David"/>
                <w:sz w:val="24"/>
                <w:szCs w:val="24"/>
                <w:rtl/>
              </w:rPr>
            </w:pPr>
          </w:p>
          <w:p w14:paraId="61950559" w14:textId="77777777" w:rsidR="00751F65" w:rsidRPr="00F7774F" w:rsidRDefault="00751F65" w:rsidP="00E41935">
            <w:pPr>
              <w:rPr>
                <w:rFonts w:ascii="David" w:hAnsi="David" w:cs="David"/>
                <w:sz w:val="24"/>
                <w:szCs w:val="24"/>
                <w:rtl/>
              </w:rPr>
            </w:pPr>
          </w:p>
          <w:p w14:paraId="2CFB23A4" w14:textId="77777777" w:rsidR="00751F65" w:rsidRPr="00F7774F" w:rsidRDefault="00751F65" w:rsidP="00E41935">
            <w:pPr>
              <w:rPr>
                <w:rFonts w:ascii="David" w:hAnsi="David" w:cs="David"/>
                <w:sz w:val="24"/>
                <w:szCs w:val="24"/>
                <w:rtl/>
              </w:rPr>
            </w:pPr>
          </w:p>
          <w:p w14:paraId="39930B2B" w14:textId="77777777" w:rsidR="00751F65" w:rsidRDefault="00751F65" w:rsidP="00E41935">
            <w:pPr>
              <w:rPr>
                <w:rFonts w:ascii="David" w:hAnsi="David" w:cs="David"/>
                <w:sz w:val="24"/>
                <w:szCs w:val="24"/>
                <w:rtl/>
              </w:rPr>
            </w:pPr>
          </w:p>
          <w:p w14:paraId="59203A20" w14:textId="77777777" w:rsidR="00751F65" w:rsidRDefault="00751F65" w:rsidP="00E41935">
            <w:pPr>
              <w:rPr>
                <w:rFonts w:ascii="David" w:hAnsi="David" w:cs="David"/>
                <w:sz w:val="24"/>
                <w:szCs w:val="24"/>
                <w:rtl/>
              </w:rPr>
            </w:pPr>
          </w:p>
          <w:p w14:paraId="4462BEBB" w14:textId="77777777" w:rsidR="00751F65" w:rsidRDefault="00751F65" w:rsidP="00E41935">
            <w:pPr>
              <w:rPr>
                <w:rFonts w:ascii="David" w:hAnsi="David" w:cs="David"/>
                <w:sz w:val="24"/>
                <w:szCs w:val="24"/>
                <w:rtl/>
              </w:rPr>
            </w:pPr>
          </w:p>
          <w:p w14:paraId="1B3BF55C" w14:textId="77777777" w:rsidR="00751F65" w:rsidRDefault="00751F65" w:rsidP="00E41935">
            <w:pPr>
              <w:rPr>
                <w:rFonts w:ascii="David" w:hAnsi="David" w:cs="David"/>
                <w:sz w:val="24"/>
                <w:szCs w:val="24"/>
                <w:rtl/>
              </w:rPr>
            </w:pPr>
          </w:p>
          <w:p w14:paraId="664093B3" w14:textId="77777777" w:rsidR="00751F65" w:rsidRPr="00F7774F" w:rsidRDefault="00751F65" w:rsidP="00E41935">
            <w:pPr>
              <w:rPr>
                <w:rFonts w:ascii="David" w:hAnsi="David" w:cs="David"/>
                <w:sz w:val="24"/>
                <w:szCs w:val="24"/>
                <w:rtl/>
              </w:rPr>
            </w:pPr>
          </w:p>
        </w:tc>
        <w:tc>
          <w:tcPr>
            <w:tcW w:w="3768" w:type="dxa"/>
          </w:tcPr>
          <w:p w14:paraId="566F2C97" w14:textId="77777777" w:rsidR="00751F65" w:rsidRPr="00F7774F" w:rsidRDefault="00751F65" w:rsidP="00E02DD5">
            <w:pPr>
              <w:rPr>
                <w:rFonts w:ascii="David" w:hAnsi="David" w:cs="David"/>
                <w:sz w:val="24"/>
                <w:szCs w:val="24"/>
                <w:u w:val="single"/>
                <w:rtl/>
              </w:rPr>
            </w:pPr>
            <w:r w:rsidRPr="00F7774F">
              <w:rPr>
                <w:rFonts w:ascii="David" w:hAnsi="David" w:cs="David" w:hint="cs"/>
                <w:sz w:val="24"/>
                <w:szCs w:val="24"/>
                <w:u w:val="single"/>
                <w:rtl/>
              </w:rPr>
              <w:lastRenderedPageBreak/>
              <w:t xml:space="preserve">1.פתיחה </w:t>
            </w:r>
          </w:p>
          <w:p w14:paraId="020E92A6" w14:textId="77777777" w:rsidR="00751F65" w:rsidRPr="00F7774F" w:rsidRDefault="00751F65" w:rsidP="00E41935">
            <w:pPr>
              <w:rPr>
                <w:rFonts w:ascii="David" w:hAnsi="David" w:cs="David"/>
                <w:sz w:val="24"/>
                <w:szCs w:val="24"/>
                <w:u w:val="single"/>
                <w:rtl/>
              </w:rPr>
            </w:pPr>
          </w:p>
          <w:p w14:paraId="041C8C1A" w14:textId="77777777" w:rsidR="00751F65" w:rsidRPr="00F7774F" w:rsidRDefault="00751F65" w:rsidP="00E02DD5">
            <w:pPr>
              <w:rPr>
                <w:rFonts w:ascii="David" w:hAnsi="David" w:cs="David"/>
                <w:sz w:val="24"/>
                <w:szCs w:val="24"/>
                <w:rtl/>
              </w:rPr>
            </w:pPr>
            <w:r w:rsidRPr="00F7774F">
              <w:rPr>
                <w:rFonts w:ascii="David" w:hAnsi="David" w:cs="David" w:hint="cs"/>
                <w:sz w:val="24"/>
                <w:szCs w:val="24"/>
                <w:rtl/>
              </w:rPr>
              <w:t xml:space="preserve">א. </w:t>
            </w:r>
            <w:r>
              <w:rPr>
                <w:rFonts w:ascii="David" w:hAnsi="David" w:cs="David" w:hint="cs"/>
                <w:sz w:val="24"/>
                <w:szCs w:val="24"/>
                <w:rtl/>
              </w:rPr>
              <w:t>אומר לתלמידים שזהו השיעור ה</w:t>
            </w:r>
            <w:r w:rsidR="00E02DD5">
              <w:rPr>
                <w:rFonts w:ascii="David" w:hAnsi="David" w:cs="David" w:hint="cs"/>
                <w:sz w:val="24"/>
                <w:szCs w:val="24"/>
                <w:rtl/>
              </w:rPr>
              <w:t>רביעי בסדרת השיעורים על מקסיקו.</w:t>
            </w:r>
          </w:p>
          <w:p w14:paraId="563771DA" w14:textId="77777777" w:rsidR="00751F65" w:rsidRDefault="00751F65" w:rsidP="00E41935">
            <w:pPr>
              <w:rPr>
                <w:rFonts w:ascii="David" w:hAnsi="David" w:cs="David"/>
                <w:sz w:val="24"/>
                <w:szCs w:val="24"/>
                <w:rtl/>
              </w:rPr>
            </w:pPr>
          </w:p>
          <w:p w14:paraId="28178FB4" w14:textId="77777777" w:rsidR="003C08D6" w:rsidRDefault="00751F65" w:rsidP="00E02DD5">
            <w:pPr>
              <w:spacing w:line="360" w:lineRule="auto"/>
              <w:rPr>
                <w:rFonts w:ascii="David" w:hAnsi="David" w:cs="David"/>
                <w:sz w:val="24"/>
                <w:szCs w:val="24"/>
                <w:rtl/>
              </w:rPr>
            </w:pPr>
            <w:r w:rsidRPr="003C08D6">
              <w:rPr>
                <w:rFonts w:ascii="David" w:hAnsi="David" w:cs="David" w:hint="cs"/>
                <w:sz w:val="24"/>
                <w:szCs w:val="24"/>
                <w:rtl/>
              </w:rPr>
              <w:t xml:space="preserve">ב. </w:t>
            </w:r>
            <w:r w:rsidR="00E02DD5" w:rsidRPr="003C08D6">
              <w:rPr>
                <w:rFonts w:ascii="David" w:hAnsi="David" w:cs="David" w:hint="cs"/>
                <w:sz w:val="24"/>
                <w:szCs w:val="24"/>
                <w:rtl/>
              </w:rPr>
              <w:t>אציג לתלמידים במצגת תמונות שונות של ציורי קיר.</w:t>
            </w:r>
          </w:p>
          <w:p w14:paraId="2AF0BCF1" w14:textId="77777777" w:rsidR="003C08D6" w:rsidRDefault="003C08D6" w:rsidP="00E02DD5">
            <w:pPr>
              <w:spacing w:line="360" w:lineRule="auto"/>
              <w:rPr>
                <w:rFonts w:ascii="David" w:hAnsi="David" w:cs="David"/>
                <w:sz w:val="24"/>
                <w:szCs w:val="24"/>
                <w:rtl/>
              </w:rPr>
            </w:pPr>
            <w:r>
              <w:rPr>
                <w:rFonts w:ascii="David" w:hAnsi="David" w:cs="David" w:hint="cs"/>
                <w:sz w:val="24"/>
                <w:szCs w:val="24"/>
                <w:rtl/>
              </w:rPr>
              <w:t>אשאל את התלמידים:</w:t>
            </w:r>
          </w:p>
          <w:p w14:paraId="708D2724" w14:textId="77777777" w:rsidR="003C08D6" w:rsidRDefault="003C08D6" w:rsidP="00E02DD5">
            <w:pPr>
              <w:spacing w:line="360" w:lineRule="auto"/>
              <w:rPr>
                <w:rFonts w:ascii="David" w:hAnsi="David" w:cs="David"/>
                <w:sz w:val="24"/>
                <w:szCs w:val="24"/>
                <w:rtl/>
              </w:rPr>
            </w:pPr>
            <w:r>
              <w:rPr>
                <w:rFonts w:ascii="David" w:hAnsi="David" w:cs="David" w:hint="cs"/>
                <w:sz w:val="24"/>
                <w:szCs w:val="24"/>
                <w:rtl/>
              </w:rPr>
              <w:t>-מה אתם רואים?</w:t>
            </w:r>
          </w:p>
          <w:p w14:paraId="722375C1" w14:textId="77777777" w:rsidR="003C08D6" w:rsidRDefault="003C08D6" w:rsidP="00E02DD5">
            <w:pPr>
              <w:spacing w:line="360" w:lineRule="auto"/>
              <w:rPr>
                <w:rFonts w:ascii="David" w:hAnsi="David" w:cs="David"/>
                <w:sz w:val="24"/>
                <w:szCs w:val="24"/>
                <w:rtl/>
              </w:rPr>
            </w:pPr>
            <w:r>
              <w:rPr>
                <w:rFonts w:ascii="David" w:hAnsi="David" w:cs="David" w:hint="cs"/>
                <w:sz w:val="24"/>
                <w:szCs w:val="24"/>
                <w:rtl/>
              </w:rPr>
              <w:t>-על גבי מה הציורים מצוירים?</w:t>
            </w:r>
          </w:p>
          <w:p w14:paraId="556959AF" w14:textId="11FB3664" w:rsidR="003C08D6" w:rsidRDefault="003C08D6" w:rsidP="00970DB1">
            <w:pPr>
              <w:spacing w:line="360" w:lineRule="auto"/>
              <w:rPr>
                <w:rFonts w:ascii="David" w:hAnsi="David" w:cs="David"/>
                <w:sz w:val="24"/>
                <w:szCs w:val="24"/>
                <w:rtl/>
              </w:rPr>
            </w:pPr>
            <w:r>
              <w:rPr>
                <w:rFonts w:ascii="David" w:hAnsi="David" w:cs="David" w:hint="cs"/>
                <w:sz w:val="24"/>
                <w:szCs w:val="24"/>
                <w:rtl/>
              </w:rPr>
              <w:t>-</w:t>
            </w:r>
            <w:r w:rsidR="00E02DD5">
              <w:rPr>
                <w:rFonts w:ascii="David" w:hAnsi="David" w:cs="David" w:hint="cs"/>
                <w:sz w:val="24"/>
                <w:szCs w:val="24"/>
                <w:rtl/>
              </w:rPr>
              <w:t xml:space="preserve"> </w:t>
            </w:r>
            <w:r>
              <w:rPr>
                <w:rFonts w:ascii="David" w:hAnsi="David" w:cs="David" w:hint="cs"/>
                <w:sz w:val="24"/>
                <w:szCs w:val="24"/>
                <w:rtl/>
              </w:rPr>
              <w:t xml:space="preserve">מה מאפיין את כל הציורים </w:t>
            </w:r>
            <w:proofErr w:type="spellStart"/>
            <w:r>
              <w:rPr>
                <w:rFonts w:ascii="David" w:hAnsi="David" w:cs="David" w:hint="cs"/>
                <w:sz w:val="24"/>
                <w:szCs w:val="24"/>
                <w:rtl/>
              </w:rPr>
              <w:t>שראינו?</w:t>
            </w:r>
            <w:ins w:id="1" w:author="מנהל" w:date="2016-03-27T09:30:00Z">
              <w:r w:rsidR="006B3C24">
                <w:rPr>
                  <w:rFonts w:ascii="David" w:hAnsi="David" w:cs="David" w:hint="cs"/>
                  <w:sz w:val="24"/>
                  <w:szCs w:val="24"/>
                  <w:rtl/>
                </w:rPr>
                <w:t>עלייך</w:t>
              </w:r>
              <w:proofErr w:type="spellEnd"/>
              <w:r w:rsidR="006B3C24">
                <w:rPr>
                  <w:rFonts w:ascii="David" w:hAnsi="David" w:cs="David" w:hint="cs"/>
                  <w:sz w:val="24"/>
                  <w:szCs w:val="24"/>
                  <w:rtl/>
                </w:rPr>
                <w:t xml:space="preserve"> ליצור קישור </w:t>
              </w:r>
              <w:proofErr w:type="spellStart"/>
              <w:r w:rsidR="006B3C24">
                <w:rPr>
                  <w:rFonts w:ascii="David" w:hAnsi="David" w:cs="David" w:hint="cs"/>
                  <w:sz w:val="24"/>
                  <w:szCs w:val="24"/>
                  <w:rtl/>
                </w:rPr>
                <w:t>מסויים</w:t>
              </w:r>
              <w:proofErr w:type="spellEnd"/>
              <w:r w:rsidR="006B3C24">
                <w:rPr>
                  <w:rFonts w:ascii="David" w:hAnsi="David" w:cs="David" w:hint="cs"/>
                  <w:sz w:val="24"/>
                  <w:szCs w:val="24"/>
                  <w:rtl/>
                </w:rPr>
                <w:t xml:space="preserve"> וראשוני בין</w:t>
              </w:r>
              <w:bookmarkStart w:id="2" w:name="_GoBack"/>
              <w:bookmarkEnd w:id="2"/>
              <w:r w:rsidR="006B3C24">
                <w:rPr>
                  <w:rFonts w:ascii="David" w:hAnsi="David" w:cs="David" w:hint="cs"/>
                  <w:sz w:val="24"/>
                  <w:szCs w:val="24"/>
                  <w:rtl/>
                </w:rPr>
                <w:t xml:space="preserve"> ציורי הקיר למקסיקו...</w:t>
              </w:r>
            </w:ins>
            <w:r>
              <w:rPr>
                <w:rFonts w:ascii="David" w:hAnsi="David" w:cs="David" w:hint="cs"/>
                <w:sz w:val="24"/>
                <w:szCs w:val="24"/>
                <w:rtl/>
              </w:rPr>
              <w:t xml:space="preserve"> </w:t>
            </w:r>
          </w:p>
          <w:p w14:paraId="45A2700E" w14:textId="1EFDD0A8" w:rsidR="00E02DD5" w:rsidRDefault="006B3C24" w:rsidP="00E41935">
            <w:pPr>
              <w:spacing w:line="360" w:lineRule="auto"/>
              <w:rPr>
                <w:rFonts w:ascii="David" w:hAnsi="David" w:cs="David"/>
                <w:sz w:val="24"/>
                <w:szCs w:val="24"/>
                <w:rtl/>
              </w:rPr>
            </w:pPr>
            <w:ins w:id="3" w:author="מנהל" w:date="2016-03-27T09:30:00Z">
              <w:r>
                <w:rPr>
                  <w:rFonts w:ascii="David" w:hAnsi="David" w:cs="David" w:hint="cs"/>
                  <w:sz w:val="24"/>
                  <w:szCs w:val="24"/>
                  <w:rtl/>
                </w:rPr>
                <w:t xml:space="preserve">דברי </w:t>
              </w:r>
            </w:ins>
            <w:ins w:id="4" w:author="מנהל" w:date="2016-03-27T09:31:00Z">
              <w:r>
                <w:rPr>
                  <w:rFonts w:ascii="David" w:hAnsi="David" w:cs="David" w:hint="cs"/>
                  <w:sz w:val="24"/>
                  <w:szCs w:val="24"/>
                  <w:rtl/>
                </w:rPr>
                <w:t>קישור...</w:t>
              </w:r>
            </w:ins>
          </w:p>
          <w:p w14:paraId="03B1AEFE" w14:textId="4DBF85CD" w:rsidR="00751F65" w:rsidRPr="00F7774F" w:rsidRDefault="00751F65" w:rsidP="006B3C24">
            <w:pPr>
              <w:rPr>
                <w:rFonts w:ascii="David" w:hAnsi="David" w:cs="David"/>
                <w:sz w:val="24"/>
                <w:szCs w:val="24"/>
                <w:u w:val="single"/>
                <w:rtl/>
              </w:rPr>
            </w:pPr>
            <w:r w:rsidRPr="00F7774F">
              <w:rPr>
                <w:rFonts w:ascii="David" w:hAnsi="David" w:cs="David" w:hint="cs"/>
                <w:sz w:val="24"/>
                <w:szCs w:val="24"/>
                <w:u w:val="single"/>
                <w:rtl/>
              </w:rPr>
              <w:t>2.פעילות</w:t>
            </w:r>
            <w:r w:rsidR="00E02DD5">
              <w:rPr>
                <w:rFonts w:ascii="David" w:hAnsi="David" w:cs="David" w:hint="cs"/>
                <w:sz w:val="24"/>
                <w:szCs w:val="24"/>
                <w:u w:val="single"/>
                <w:rtl/>
              </w:rPr>
              <w:t xml:space="preserve"> עיונית</w:t>
            </w:r>
          </w:p>
          <w:p w14:paraId="5292FAF2" w14:textId="77777777" w:rsidR="00751F65" w:rsidRDefault="00751F65" w:rsidP="00E41935">
            <w:pPr>
              <w:rPr>
                <w:rFonts w:ascii="David" w:hAnsi="David" w:cs="David"/>
                <w:sz w:val="24"/>
                <w:szCs w:val="24"/>
                <w:u w:val="single"/>
                <w:rtl/>
              </w:rPr>
            </w:pPr>
          </w:p>
          <w:p w14:paraId="6BB20A5A" w14:textId="77777777" w:rsidR="00E02DD5" w:rsidRDefault="00E02DD5" w:rsidP="00E41935">
            <w:pPr>
              <w:rPr>
                <w:rFonts w:cs="David"/>
                <w:sz w:val="24"/>
                <w:szCs w:val="24"/>
                <w:rtl/>
              </w:rPr>
            </w:pPr>
            <w:r>
              <w:rPr>
                <w:rFonts w:cs="David" w:hint="cs"/>
                <w:sz w:val="24"/>
                <w:szCs w:val="24"/>
                <w:rtl/>
              </w:rPr>
              <w:t>א. אסביר לתלמידים שכעת נעבוד בזוגות. כל זוג יקבל דף מידע בנושא ציורי קיר. הם יצטרכו לקרוא כל פסקה ולכתוב מתחתיה את הרעיון המרכזי שלה במילים שלהם.</w:t>
            </w:r>
          </w:p>
          <w:p w14:paraId="284402E0" w14:textId="77777777" w:rsidR="00E02DD5" w:rsidRDefault="00E02DD5" w:rsidP="00E41935">
            <w:pPr>
              <w:rPr>
                <w:rFonts w:cs="David"/>
                <w:sz w:val="24"/>
                <w:szCs w:val="24"/>
                <w:rtl/>
              </w:rPr>
            </w:pPr>
            <w:r>
              <w:rPr>
                <w:rFonts w:cs="David" w:hint="cs"/>
                <w:sz w:val="24"/>
                <w:szCs w:val="24"/>
                <w:rtl/>
              </w:rPr>
              <w:t>ב. אשתמש באסטרטגיית התכנון על מנת לוודא שהתלמידים אכן יודעים כיצד להבין את הרעיון המרכזי בפסקה.</w:t>
            </w:r>
          </w:p>
          <w:p w14:paraId="542F1FAB" w14:textId="77777777" w:rsidR="00E02DD5" w:rsidRDefault="00E02DD5" w:rsidP="00E41935">
            <w:pPr>
              <w:rPr>
                <w:rFonts w:cs="David"/>
                <w:sz w:val="24"/>
                <w:szCs w:val="24"/>
                <w:rtl/>
              </w:rPr>
            </w:pPr>
            <w:r>
              <w:rPr>
                <w:rFonts w:cs="David" w:hint="cs"/>
                <w:sz w:val="24"/>
                <w:szCs w:val="24"/>
                <w:rtl/>
              </w:rPr>
              <w:t>אשאל את התלמידים:</w:t>
            </w:r>
          </w:p>
          <w:p w14:paraId="2EDECA39" w14:textId="77777777" w:rsidR="00E02DD5" w:rsidRDefault="00E02DD5" w:rsidP="00E41935">
            <w:pPr>
              <w:rPr>
                <w:rFonts w:cs="David"/>
                <w:sz w:val="24"/>
                <w:szCs w:val="24"/>
                <w:rtl/>
              </w:rPr>
            </w:pPr>
            <w:r>
              <w:rPr>
                <w:rFonts w:cs="David" w:hint="cs"/>
                <w:sz w:val="24"/>
                <w:szCs w:val="24"/>
                <w:rtl/>
              </w:rPr>
              <w:t>-מה הוא רעיון מרכזי?</w:t>
            </w:r>
          </w:p>
          <w:p w14:paraId="3400C426" w14:textId="77777777" w:rsidR="00E02DD5" w:rsidRDefault="00E02DD5" w:rsidP="00E41935">
            <w:pPr>
              <w:rPr>
                <w:rFonts w:cs="David"/>
                <w:sz w:val="24"/>
                <w:szCs w:val="24"/>
                <w:rtl/>
              </w:rPr>
            </w:pPr>
            <w:r>
              <w:rPr>
                <w:rFonts w:cs="David" w:hint="cs"/>
                <w:sz w:val="24"/>
                <w:szCs w:val="24"/>
                <w:rtl/>
              </w:rPr>
              <w:t>תשובות מצופות: הרעיון העיקרי שהפסקה באה לתאר.</w:t>
            </w:r>
          </w:p>
          <w:p w14:paraId="1C71BEAC" w14:textId="77777777" w:rsidR="00E02DD5" w:rsidRDefault="00E02DD5" w:rsidP="00E41935">
            <w:pPr>
              <w:rPr>
                <w:rFonts w:cs="David"/>
                <w:sz w:val="24"/>
                <w:szCs w:val="24"/>
                <w:rtl/>
              </w:rPr>
            </w:pPr>
            <w:r>
              <w:rPr>
                <w:rFonts w:cs="David" w:hint="cs"/>
                <w:sz w:val="24"/>
                <w:szCs w:val="24"/>
                <w:rtl/>
              </w:rPr>
              <w:t>-מה יעזור לי להבין מה הוא הרעיון המרכזי?</w:t>
            </w:r>
          </w:p>
          <w:p w14:paraId="52AC904B" w14:textId="77777777" w:rsidR="00E02DD5" w:rsidRDefault="00E02DD5" w:rsidP="00E41935">
            <w:pPr>
              <w:rPr>
                <w:rFonts w:cs="David"/>
                <w:sz w:val="24"/>
                <w:szCs w:val="24"/>
                <w:rtl/>
              </w:rPr>
            </w:pPr>
            <w:r>
              <w:rPr>
                <w:rFonts w:cs="David" w:hint="cs"/>
                <w:sz w:val="24"/>
                <w:szCs w:val="24"/>
                <w:rtl/>
              </w:rPr>
              <w:t xml:space="preserve">תשובות מצופות: משפטים חשובים שמעבירים את רוב המסר, את הרעיון. לרוב מדובר במשפט הראשון או האחרון </w:t>
            </w:r>
            <w:r>
              <w:rPr>
                <w:rFonts w:cs="David" w:hint="cs"/>
                <w:sz w:val="24"/>
                <w:szCs w:val="24"/>
                <w:rtl/>
              </w:rPr>
              <w:lastRenderedPageBreak/>
              <w:t>בפסקה.</w:t>
            </w:r>
          </w:p>
          <w:p w14:paraId="412875D9" w14:textId="77777777" w:rsidR="00E02DD5" w:rsidRDefault="00E02DD5" w:rsidP="00E41935">
            <w:pPr>
              <w:rPr>
                <w:rFonts w:cs="David"/>
                <w:sz w:val="24"/>
                <w:szCs w:val="24"/>
                <w:rtl/>
              </w:rPr>
            </w:pPr>
            <w:r>
              <w:rPr>
                <w:rFonts w:cs="David" w:hint="cs"/>
                <w:sz w:val="24"/>
                <w:szCs w:val="24"/>
                <w:rtl/>
              </w:rPr>
              <w:t>-מה לא נכלל ברעיון מרכזי?</w:t>
            </w:r>
          </w:p>
          <w:p w14:paraId="483DCF30" w14:textId="77777777" w:rsidR="00E02DD5" w:rsidRDefault="00E02DD5" w:rsidP="00E41935">
            <w:pPr>
              <w:rPr>
                <w:rFonts w:cs="David"/>
                <w:sz w:val="24"/>
                <w:szCs w:val="24"/>
                <w:rtl/>
              </w:rPr>
            </w:pPr>
            <w:r>
              <w:rPr>
                <w:rFonts w:cs="David" w:hint="cs"/>
                <w:sz w:val="24"/>
                <w:szCs w:val="24"/>
                <w:rtl/>
              </w:rPr>
              <w:t>תשובות מצופות: דוגמאות, פירוטים, הסברים ארוכים</w:t>
            </w:r>
          </w:p>
          <w:p w14:paraId="0642379D" w14:textId="77777777" w:rsidR="00E02DD5" w:rsidRDefault="00E02DD5" w:rsidP="00E41935">
            <w:pPr>
              <w:rPr>
                <w:rFonts w:cs="David"/>
                <w:sz w:val="24"/>
                <w:szCs w:val="24"/>
                <w:rtl/>
              </w:rPr>
            </w:pPr>
            <w:r>
              <w:rPr>
                <w:rFonts w:cs="David" w:hint="cs"/>
                <w:sz w:val="24"/>
                <w:szCs w:val="24"/>
                <w:rtl/>
              </w:rPr>
              <w:t>ג. לאחר שהתלמידים יסיימו לעבוד, נקרא ביחד את הטקסט. אקריא כל פסקה ואבקש בכל פעם מתלמיד אחר שיקריא את הרעיון המרכזי שכתב לפסקה הנוכחית עליה אנו דנים. אשאל אותו מה עזר לו לכתוב את הרעיון שכתב?</w:t>
            </w:r>
          </w:p>
          <w:p w14:paraId="355C26FA" w14:textId="77777777" w:rsidR="00E02DD5" w:rsidRDefault="00E02DD5" w:rsidP="00E41935">
            <w:pPr>
              <w:rPr>
                <w:rFonts w:cs="David"/>
                <w:sz w:val="24"/>
                <w:szCs w:val="24"/>
                <w:rtl/>
              </w:rPr>
            </w:pPr>
          </w:p>
          <w:p w14:paraId="2B500D5A" w14:textId="77777777" w:rsidR="003C08D6" w:rsidRDefault="003C08D6" w:rsidP="00E41935">
            <w:pPr>
              <w:rPr>
                <w:rFonts w:cs="David"/>
                <w:sz w:val="24"/>
                <w:szCs w:val="24"/>
                <w:rtl/>
              </w:rPr>
            </w:pPr>
          </w:p>
          <w:p w14:paraId="391D08F1" w14:textId="77777777" w:rsidR="00E02DD5" w:rsidRDefault="00E02DD5" w:rsidP="00E41935">
            <w:pPr>
              <w:rPr>
                <w:rFonts w:cs="David"/>
                <w:sz w:val="24"/>
                <w:szCs w:val="24"/>
                <w:u w:val="single"/>
                <w:rtl/>
              </w:rPr>
            </w:pPr>
            <w:r w:rsidRPr="00E02DD5">
              <w:rPr>
                <w:rFonts w:cs="David" w:hint="cs"/>
                <w:sz w:val="24"/>
                <w:szCs w:val="24"/>
                <w:u w:val="single"/>
                <w:rtl/>
              </w:rPr>
              <w:t>3. פעילות</w:t>
            </w:r>
            <w:r>
              <w:rPr>
                <w:rFonts w:cs="David" w:hint="cs"/>
                <w:sz w:val="24"/>
                <w:szCs w:val="24"/>
                <w:u w:val="single"/>
                <w:rtl/>
              </w:rPr>
              <w:t xml:space="preserve"> מעשית</w:t>
            </w:r>
          </w:p>
          <w:p w14:paraId="29ECD7D3" w14:textId="77777777" w:rsidR="00E02DD5" w:rsidRPr="00E02DD5" w:rsidRDefault="00E02DD5" w:rsidP="00E02DD5">
            <w:pPr>
              <w:rPr>
                <w:rFonts w:cs="David"/>
                <w:sz w:val="24"/>
                <w:szCs w:val="24"/>
                <w:rtl/>
              </w:rPr>
            </w:pPr>
            <w:r>
              <w:rPr>
                <w:rFonts w:cs="David" w:hint="cs"/>
                <w:sz w:val="24"/>
                <w:szCs w:val="24"/>
                <w:rtl/>
              </w:rPr>
              <w:t xml:space="preserve">התלמידים יתחלקו בזריזות לקבוצות שלהם על פי צבעי הפונצ'ו שהם לובשים בשיעורים. כל קבוצה תקבל בריסטול </w:t>
            </w:r>
            <w:r w:rsidRPr="00E02DD5">
              <w:rPr>
                <w:rFonts w:cs="David"/>
                <w:sz w:val="24"/>
                <w:szCs w:val="24"/>
              </w:rPr>
              <w:t>A3</w:t>
            </w:r>
            <w:r w:rsidRPr="00E02DD5">
              <w:rPr>
                <w:rFonts w:cs="David"/>
                <w:sz w:val="24"/>
                <w:szCs w:val="24"/>
                <w:rtl/>
              </w:rPr>
              <w:t xml:space="preserve"> </w:t>
            </w:r>
            <w:r w:rsidRPr="00E02DD5">
              <w:rPr>
                <w:rFonts w:cs="David" w:hint="cs"/>
                <w:sz w:val="24"/>
                <w:szCs w:val="24"/>
                <w:rtl/>
              </w:rPr>
              <w:t>וצבעי</w:t>
            </w:r>
            <w:r w:rsidRPr="00E02DD5">
              <w:rPr>
                <w:rFonts w:cs="David"/>
                <w:sz w:val="24"/>
                <w:szCs w:val="24"/>
                <w:rtl/>
              </w:rPr>
              <w:t xml:space="preserve"> </w:t>
            </w:r>
            <w:r w:rsidRPr="00E02DD5">
              <w:rPr>
                <w:rFonts w:cs="David" w:hint="cs"/>
                <w:sz w:val="24"/>
                <w:szCs w:val="24"/>
                <w:rtl/>
              </w:rPr>
              <w:t>מים</w:t>
            </w:r>
            <w:r w:rsidRPr="00E02DD5">
              <w:rPr>
                <w:rFonts w:cs="David"/>
                <w:sz w:val="24"/>
                <w:szCs w:val="24"/>
                <w:rtl/>
              </w:rPr>
              <w:t xml:space="preserve">. </w:t>
            </w:r>
            <w:r w:rsidRPr="00E02DD5">
              <w:rPr>
                <w:rFonts w:cs="David" w:hint="cs"/>
                <w:sz w:val="24"/>
                <w:szCs w:val="24"/>
                <w:rtl/>
              </w:rPr>
              <w:t>נתלה</w:t>
            </w:r>
            <w:r w:rsidRPr="00E02DD5">
              <w:rPr>
                <w:rFonts w:cs="David"/>
                <w:sz w:val="24"/>
                <w:szCs w:val="24"/>
                <w:rtl/>
              </w:rPr>
              <w:t xml:space="preserve"> </w:t>
            </w:r>
            <w:r w:rsidRPr="00E02DD5">
              <w:rPr>
                <w:rFonts w:cs="David" w:hint="cs"/>
                <w:sz w:val="24"/>
                <w:szCs w:val="24"/>
                <w:rtl/>
              </w:rPr>
              <w:t>את</w:t>
            </w:r>
            <w:r w:rsidRPr="00E02DD5">
              <w:rPr>
                <w:rFonts w:cs="David"/>
                <w:sz w:val="24"/>
                <w:szCs w:val="24"/>
                <w:rtl/>
              </w:rPr>
              <w:t xml:space="preserve"> </w:t>
            </w:r>
            <w:r w:rsidRPr="00E02DD5">
              <w:rPr>
                <w:rFonts w:cs="David" w:hint="cs"/>
                <w:sz w:val="24"/>
                <w:szCs w:val="24"/>
                <w:rtl/>
              </w:rPr>
              <w:t>הבריסטול</w:t>
            </w:r>
            <w:r w:rsidRPr="00E02DD5">
              <w:rPr>
                <w:rFonts w:cs="David"/>
                <w:sz w:val="24"/>
                <w:szCs w:val="24"/>
                <w:rtl/>
              </w:rPr>
              <w:t xml:space="preserve"> </w:t>
            </w:r>
            <w:r w:rsidRPr="00E02DD5">
              <w:rPr>
                <w:rFonts w:cs="David" w:hint="cs"/>
                <w:sz w:val="24"/>
                <w:szCs w:val="24"/>
                <w:rtl/>
              </w:rPr>
              <w:t>על</w:t>
            </w:r>
            <w:r w:rsidRPr="00E02DD5">
              <w:rPr>
                <w:rFonts w:cs="David"/>
                <w:sz w:val="24"/>
                <w:szCs w:val="24"/>
                <w:rtl/>
              </w:rPr>
              <w:t xml:space="preserve"> </w:t>
            </w:r>
            <w:r w:rsidRPr="00E02DD5">
              <w:rPr>
                <w:rFonts w:cs="David" w:hint="cs"/>
                <w:sz w:val="24"/>
                <w:szCs w:val="24"/>
                <w:rtl/>
              </w:rPr>
              <w:t>קיר</w:t>
            </w:r>
            <w:r w:rsidRPr="00E02DD5">
              <w:rPr>
                <w:rFonts w:cs="David"/>
                <w:sz w:val="24"/>
                <w:szCs w:val="24"/>
                <w:rtl/>
              </w:rPr>
              <w:t xml:space="preserve"> </w:t>
            </w:r>
            <w:r w:rsidRPr="00E02DD5">
              <w:rPr>
                <w:rFonts w:cs="David" w:hint="cs"/>
                <w:sz w:val="24"/>
                <w:szCs w:val="24"/>
                <w:rtl/>
              </w:rPr>
              <w:t>אחר</w:t>
            </w:r>
            <w:r w:rsidRPr="00E02DD5">
              <w:rPr>
                <w:rFonts w:cs="David"/>
                <w:sz w:val="24"/>
                <w:szCs w:val="24"/>
                <w:rtl/>
              </w:rPr>
              <w:t xml:space="preserve"> </w:t>
            </w:r>
            <w:r w:rsidRPr="00E02DD5">
              <w:rPr>
                <w:rFonts w:cs="David" w:hint="cs"/>
                <w:sz w:val="24"/>
                <w:szCs w:val="24"/>
                <w:rtl/>
              </w:rPr>
              <w:t>בכיתה</w:t>
            </w:r>
            <w:r w:rsidRPr="00E02DD5">
              <w:rPr>
                <w:rFonts w:cs="David"/>
                <w:sz w:val="24"/>
                <w:szCs w:val="24"/>
                <w:rtl/>
              </w:rPr>
              <w:t xml:space="preserve"> </w:t>
            </w:r>
            <w:r w:rsidRPr="00E02DD5">
              <w:rPr>
                <w:rFonts w:cs="David" w:hint="cs"/>
                <w:sz w:val="24"/>
                <w:szCs w:val="24"/>
                <w:rtl/>
              </w:rPr>
              <w:t>כדי</w:t>
            </w:r>
            <w:r w:rsidRPr="00E02DD5">
              <w:rPr>
                <w:rFonts w:cs="David"/>
                <w:sz w:val="24"/>
                <w:szCs w:val="24"/>
                <w:rtl/>
              </w:rPr>
              <w:t xml:space="preserve"> </w:t>
            </w:r>
            <w:r w:rsidRPr="00E02DD5">
              <w:rPr>
                <w:rFonts w:cs="David" w:hint="cs"/>
                <w:sz w:val="24"/>
                <w:szCs w:val="24"/>
                <w:rtl/>
              </w:rPr>
              <w:t>שלכל</w:t>
            </w:r>
            <w:r w:rsidRPr="00E02DD5">
              <w:rPr>
                <w:rFonts w:cs="David"/>
                <w:sz w:val="24"/>
                <w:szCs w:val="24"/>
                <w:rtl/>
              </w:rPr>
              <w:t xml:space="preserve"> </w:t>
            </w:r>
            <w:r w:rsidRPr="00E02DD5">
              <w:rPr>
                <w:rFonts w:cs="David" w:hint="cs"/>
                <w:sz w:val="24"/>
                <w:szCs w:val="24"/>
                <w:rtl/>
              </w:rPr>
              <w:t>קבוצה</w:t>
            </w:r>
            <w:r w:rsidRPr="00E02DD5">
              <w:rPr>
                <w:rFonts w:cs="David"/>
                <w:sz w:val="24"/>
                <w:szCs w:val="24"/>
                <w:rtl/>
              </w:rPr>
              <w:t xml:space="preserve"> </w:t>
            </w:r>
            <w:r w:rsidRPr="00E02DD5">
              <w:rPr>
                <w:rFonts w:cs="David" w:hint="cs"/>
                <w:sz w:val="24"/>
                <w:szCs w:val="24"/>
                <w:rtl/>
              </w:rPr>
              <w:t>יהיה</w:t>
            </w:r>
            <w:r w:rsidRPr="00E02DD5">
              <w:rPr>
                <w:rFonts w:cs="David"/>
                <w:sz w:val="24"/>
                <w:szCs w:val="24"/>
                <w:rtl/>
              </w:rPr>
              <w:t xml:space="preserve"> </w:t>
            </w:r>
            <w:r w:rsidRPr="00E02DD5">
              <w:rPr>
                <w:rFonts w:cs="David" w:hint="cs"/>
                <w:sz w:val="24"/>
                <w:szCs w:val="24"/>
                <w:rtl/>
              </w:rPr>
              <w:t>מרחב</w:t>
            </w:r>
            <w:r w:rsidRPr="00E02DD5">
              <w:rPr>
                <w:rFonts w:cs="David"/>
                <w:sz w:val="24"/>
                <w:szCs w:val="24"/>
                <w:rtl/>
              </w:rPr>
              <w:t xml:space="preserve"> </w:t>
            </w:r>
            <w:r w:rsidRPr="00E02DD5">
              <w:rPr>
                <w:rFonts w:cs="David" w:hint="cs"/>
                <w:sz w:val="24"/>
                <w:szCs w:val="24"/>
                <w:rtl/>
              </w:rPr>
              <w:t>עבודה</w:t>
            </w:r>
            <w:r w:rsidRPr="00E02DD5">
              <w:rPr>
                <w:rFonts w:cs="David"/>
                <w:sz w:val="24"/>
                <w:szCs w:val="24"/>
                <w:rtl/>
              </w:rPr>
              <w:t xml:space="preserve">. </w:t>
            </w:r>
            <w:r w:rsidRPr="003C08D6">
              <w:rPr>
                <w:rFonts w:cs="David" w:hint="cs"/>
                <w:sz w:val="24"/>
                <w:szCs w:val="24"/>
                <w:highlight w:val="yellow"/>
                <w:rtl/>
              </w:rPr>
              <w:t>כל</w:t>
            </w:r>
            <w:r w:rsidRPr="003C08D6">
              <w:rPr>
                <w:rFonts w:cs="David"/>
                <w:sz w:val="24"/>
                <w:szCs w:val="24"/>
                <w:highlight w:val="yellow"/>
                <w:rtl/>
              </w:rPr>
              <w:t xml:space="preserve"> </w:t>
            </w:r>
            <w:r w:rsidRPr="003C08D6">
              <w:rPr>
                <w:rFonts w:cs="David" w:hint="cs"/>
                <w:sz w:val="24"/>
                <w:szCs w:val="24"/>
                <w:highlight w:val="yellow"/>
                <w:rtl/>
              </w:rPr>
              <w:t>קבוצה</w:t>
            </w:r>
            <w:r w:rsidRPr="003C08D6">
              <w:rPr>
                <w:rFonts w:cs="David"/>
                <w:sz w:val="24"/>
                <w:szCs w:val="24"/>
                <w:highlight w:val="yellow"/>
                <w:rtl/>
              </w:rPr>
              <w:t xml:space="preserve"> </w:t>
            </w:r>
            <w:r w:rsidRPr="003C08D6">
              <w:rPr>
                <w:rFonts w:cs="David" w:hint="cs"/>
                <w:sz w:val="24"/>
                <w:szCs w:val="24"/>
                <w:highlight w:val="yellow"/>
                <w:rtl/>
              </w:rPr>
              <w:t>תקבל</w:t>
            </w:r>
            <w:r w:rsidRPr="003C08D6">
              <w:rPr>
                <w:rFonts w:cs="David"/>
                <w:sz w:val="24"/>
                <w:szCs w:val="24"/>
                <w:highlight w:val="yellow"/>
                <w:rtl/>
              </w:rPr>
              <w:t xml:space="preserve"> </w:t>
            </w:r>
            <w:r w:rsidRPr="003C08D6">
              <w:rPr>
                <w:rFonts w:cs="David" w:hint="cs"/>
                <w:sz w:val="24"/>
                <w:szCs w:val="24"/>
                <w:highlight w:val="yellow"/>
                <w:rtl/>
              </w:rPr>
              <w:t>נושא</w:t>
            </w:r>
            <w:r w:rsidRPr="003C08D6">
              <w:rPr>
                <w:rFonts w:cs="David"/>
                <w:sz w:val="24"/>
                <w:szCs w:val="24"/>
                <w:highlight w:val="yellow"/>
                <w:rtl/>
              </w:rPr>
              <w:t xml:space="preserve"> </w:t>
            </w:r>
            <w:r w:rsidRPr="003C08D6">
              <w:rPr>
                <w:rFonts w:cs="David" w:hint="cs"/>
                <w:sz w:val="24"/>
                <w:szCs w:val="24"/>
                <w:highlight w:val="yellow"/>
                <w:rtl/>
              </w:rPr>
              <w:t>אותו</w:t>
            </w:r>
            <w:r w:rsidRPr="003C08D6">
              <w:rPr>
                <w:rFonts w:cs="David"/>
                <w:sz w:val="24"/>
                <w:szCs w:val="24"/>
                <w:highlight w:val="yellow"/>
                <w:rtl/>
              </w:rPr>
              <w:t xml:space="preserve"> </w:t>
            </w:r>
            <w:r w:rsidRPr="003C08D6">
              <w:rPr>
                <w:rFonts w:cs="David" w:hint="cs"/>
                <w:sz w:val="24"/>
                <w:szCs w:val="24"/>
                <w:highlight w:val="yellow"/>
                <w:rtl/>
              </w:rPr>
              <w:t>תצטרך</w:t>
            </w:r>
            <w:r w:rsidRPr="003C08D6">
              <w:rPr>
                <w:rFonts w:cs="David"/>
                <w:sz w:val="24"/>
                <w:szCs w:val="24"/>
                <w:highlight w:val="yellow"/>
                <w:rtl/>
              </w:rPr>
              <w:t xml:space="preserve"> </w:t>
            </w:r>
            <w:r w:rsidRPr="003C08D6">
              <w:rPr>
                <w:rFonts w:cs="David" w:hint="cs"/>
                <w:sz w:val="24"/>
                <w:szCs w:val="24"/>
                <w:highlight w:val="yellow"/>
                <w:rtl/>
              </w:rPr>
              <w:t>לצייר</w:t>
            </w:r>
            <w:r w:rsidRPr="003C08D6">
              <w:rPr>
                <w:rFonts w:cs="David"/>
                <w:sz w:val="24"/>
                <w:szCs w:val="24"/>
                <w:highlight w:val="yellow"/>
                <w:rtl/>
              </w:rPr>
              <w:t>.</w:t>
            </w:r>
          </w:p>
        </w:tc>
        <w:tc>
          <w:tcPr>
            <w:tcW w:w="3636" w:type="dxa"/>
          </w:tcPr>
          <w:p w14:paraId="7E207E0F" w14:textId="77777777" w:rsidR="00751F65" w:rsidRPr="00F7774F" w:rsidRDefault="00751F65" w:rsidP="00E41935">
            <w:pPr>
              <w:rPr>
                <w:rFonts w:ascii="David" w:hAnsi="David" w:cs="David"/>
                <w:sz w:val="24"/>
                <w:szCs w:val="24"/>
                <w:rtl/>
              </w:rPr>
            </w:pPr>
            <w:r w:rsidRPr="00F7774F">
              <w:rPr>
                <w:rFonts w:ascii="David" w:hAnsi="David" w:cs="David" w:hint="cs"/>
                <w:sz w:val="24"/>
                <w:szCs w:val="24"/>
                <w:rtl/>
              </w:rPr>
              <w:lastRenderedPageBreak/>
              <w:t>1.</w:t>
            </w:r>
          </w:p>
          <w:p w14:paraId="3F90FF6F" w14:textId="77777777" w:rsidR="00751F65" w:rsidRDefault="00751F65" w:rsidP="00E41935">
            <w:pPr>
              <w:rPr>
                <w:rFonts w:ascii="David" w:hAnsi="David" w:cs="David"/>
                <w:sz w:val="24"/>
                <w:szCs w:val="24"/>
                <w:rtl/>
              </w:rPr>
            </w:pPr>
            <w:r w:rsidRPr="00F7774F">
              <w:rPr>
                <w:rFonts w:ascii="David" w:hAnsi="David" w:cs="David" w:hint="cs"/>
                <w:sz w:val="24"/>
                <w:szCs w:val="24"/>
                <w:rtl/>
              </w:rPr>
              <w:t xml:space="preserve"> </w:t>
            </w:r>
          </w:p>
          <w:p w14:paraId="38A41413" w14:textId="77777777" w:rsidR="00751F65" w:rsidRPr="006C4E43" w:rsidRDefault="00751F65" w:rsidP="00E41935">
            <w:pPr>
              <w:rPr>
                <w:rFonts w:ascii="David" w:hAnsi="David" w:cs="David"/>
                <w:sz w:val="24"/>
                <w:szCs w:val="24"/>
                <w:rtl/>
              </w:rPr>
            </w:pPr>
            <w:proofErr w:type="spellStart"/>
            <w:r>
              <w:rPr>
                <w:rFonts w:ascii="David" w:hAnsi="David" w:cs="David" w:hint="cs"/>
                <w:sz w:val="24"/>
                <w:szCs w:val="24"/>
                <w:rtl/>
              </w:rPr>
              <w:t>א.קישור</w:t>
            </w:r>
            <w:proofErr w:type="spellEnd"/>
            <w:r>
              <w:rPr>
                <w:rFonts w:ascii="David" w:hAnsi="David" w:cs="David" w:hint="cs"/>
                <w:sz w:val="24"/>
                <w:szCs w:val="24"/>
                <w:rtl/>
              </w:rPr>
              <w:t xml:space="preserve"> הילדים לנושא השיעור יוצר סדר והבנה.</w:t>
            </w:r>
          </w:p>
          <w:p w14:paraId="09A2F313" w14:textId="77777777" w:rsidR="00751F65" w:rsidRDefault="00751F65" w:rsidP="00E41935">
            <w:pPr>
              <w:rPr>
                <w:rFonts w:ascii="David" w:hAnsi="David" w:cs="David"/>
                <w:sz w:val="24"/>
                <w:szCs w:val="24"/>
                <w:rtl/>
              </w:rPr>
            </w:pPr>
          </w:p>
          <w:p w14:paraId="4B53CF08" w14:textId="77777777" w:rsidR="00751F65" w:rsidRPr="00F7774F" w:rsidRDefault="00751F65" w:rsidP="00E02DD5">
            <w:pPr>
              <w:rPr>
                <w:rFonts w:ascii="David" w:hAnsi="David" w:cs="David"/>
                <w:sz w:val="24"/>
                <w:szCs w:val="24"/>
                <w:rtl/>
              </w:rPr>
            </w:pPr>
            <w:r w:rsidRPr="003C08D6">
              <w:rPr>
                <w:rFonts w:ascii="David" w:hAnsi="David" w:cs="David" w:hint="cs"/>
                <w:sz w:val="24"/>
                <w:szCs w:val="24"/>
                <w:rtl/>
              </w:rPr>
              <w:t>ב.</w:t>
            </w:r>
            <w:r w:rsidR="003C08D6">
              <w:rPr>
                <w:rFonts w:ascii="David" w:hAnsi="David" w:cs="David" w:hint="cs"/>
                <w:sz w:val="24"/>
                <w:szCs w:val="24"/>
                <w:rtl/>
              </w:rPr>
              <w:t xml:space="preserve"> פתיחה מסקרנת מעוררת את תשומת ליבם של התלמידים. חשיפה ראשונית לציורי קיר שונים תחשוף את התלמידים לנושא. כמו כן תעורר חשיבה וסקרנות לגבי מה הם ציורי הקיר? כיצד מציירים אותם?</w:t>
            </w:r>
          </w:p>
          <w:p w14:paraId="693A4969" w14:textId="77777777" w:rsidR="00751F65" w:rsidRPr="00F7774F" w:rsidRDefault="00751F65" w:rsidP="00E41935">
            <w:pPr>
              <w:rPr>
                <w:rFonts w:ascii="David" w:hAnsi="David" w:cs="David"/>
                <w:sz w:val="24"/>
                <w:szCs w:val="24"/>
                <w:rtl/>
              </w:rPr>
            </w:pPr>
          </w:p>
          <w:p w14:paraId="7C1F235F" w14:textId="77777777" w:rsidR="00751F65" w:rsidRDefault="00751F65" w:rsidP="00E41935">
            <w:pPr>
              <w:rPr>
                <w:rFonts w:ascii="David" w:hAnsi="David" w:cs="David"/>
                <w:sz w:val="24"/>
                <w:szCs w:val="24"/>
                <w:rtl/>
              </w:rPr>
            </w:pPr>
          </w:p>
          <w:p w14:paraId="519CF8BC" w14:textId="77777777" w:rsidR="00751F65" w:rsidRDefault="00751F65" w:rsidP="00E41935">
            <w:pPr>
              <w:rPr>
                <w:rFonts w:ascii="David" w:hAnsi="David" w:cs="David"/>
                <w:sz w:val="24"/>
                <w:szCs w:val="24"/>
                <w:rtl/>
              </w:rPr>
            </w:pPr>
          </w:p>
          <w:p w14:paraId="0DFF1CA4" w14:textId="77777777" w:rsidR="00751F65" w:rsidRDefault="00751F65" w:rsidP="00E41935">
            <w:pPr>
              <w:rPr>
                <w:rFonts w:ascii="David" w:hAnsi="David" w:cs="David"/>
                <w:sz w:val="24"/>
                <w:szCs w:val="24"/>
                <w:rtl/>
              </w:rPr>
            </w:pPr>
          </w:p>
          <w:p w14:paraId="0EFA78FA" w14:textId="77777777" w:rsidR="00751F65" w:rsidRDefault="00751F65" w:rsidP="00E41935">
            <w:pPr>
              <w:rPr>
                <w:rFonts w:ascii="David" w:hAnsi="David" w:cs="David"/>
                <w:sz w:val="24"/>
                <w:szCs w:val="24"/>
                <w:rtl/>
              </w:rPr>
            </w:pPr>
          </w:p>
          <w:p w14:paraId="39FFC78B" w14:textId="77777777" w:rsidR="00751F65" w:rsidRDefault="00751F65" w:rsidP="00E41935">
            <w:pPr>
              <w:rPr>
                <w:rFonts w:ascii="David" w:hAnsi="David" w:cs="David"/>
                <w:sz w:val="24"/>
                <w:szCs w:val="24"/>
                <w:rtl/>
              </w:rPr>
            </w:pPr>
          </w:p>
          <w:p w14:paraId="2496E63B" w14:textId="77777777" w:rsidR="00751F65" w:rsidRDefault="003C08D6" w:rsidP="003C08D6">
            <w:pPr>
              <w:rPr>
                <w:rFonts w:ascii="David" w:hAnsi="David" w:cs="David"/>
                <w:sz w:val="24"/>
                <w:szCs w:val="24"/>
                <w:rtl/>
              </w:rPr>
            </w:pPr>
            <w:r>
              <w:rPr>
                <w:rFonts w:ascii="David" w:hAnsi="David" w:cs="David" w:hint="cs"/>
                <w:sz w:val="24"/>
                <w:szCs w:val="24"/>
                <w:rtl/>
              </w:rPr>
              <w:t>א. עבודה על מטרה שפתית חשובה לקידום התלמידים בהבנת הנקרא, בניתוח טקסט ודליית הפרטים החשובים ממנו, ברירת עיקר מתוך טפל לצורך הבנה מיטבית.</w:t>
            </w:r>
          </w:p>
          <w:p w14:paraId="4C0B2AE4" w14:textId="77777777" w:rsidR="003C08D6" w:rsidRDefault="003C08D6" w:rsidP="003C08D6">
            <w:pPr>
              <w:rPr>
                <w:rFonts w:ascii="David" w:hAnsi="David" w:cs="David"/>
                <w:sz w:val="24"/>
                <w:szCs w:val="24"/>
                <w:rtl/>
              </w:rPr>
            </w:pPr>
            <w:r>
              <w:rPr>
                <w:rFonts w:ascii="David" w:hAnsi="David" w:cs="David" w:hint="cs"/>
                <w:sz w:val="24"/>
                <w:szCs w:val="24"/>
                <w:rtl/>
              </w:rPr>
              <w:t>ב. אסטרטגיית התכנון מסייעת לי לתכנן עם התלמידים כיצד לעבוד לפני שניגשים לעבודה. עצם כך שאני מוודאת שהתלמידים יודעים מה הוא רעיון מרכזי עוזר לי  לדעת שהתלמידים מבינים את המשימה הנדרשת מהם ואכן ממלאים אותה.</w:t>
            </w:r>
          </w:p>
          <w:p w14:paraId="63795547" w14:textId="77777777" w:rsidR="00751F65" w:rsidRDefault="00751F65" w:rsidP="00E41935">
            <w:pPr>
              <w:rPr>
                <w:rFonts w:ascii="David" w:hAnsi="David" w:cs="David"/>
                <w:sz w:val="24"/>
                <w:szCs w:val="24"/>
                <w:rtl/>
              </w:rPr>
            </w:pPr>
          </w:p>
          <w:p w14:paraId="40C96693" w14:textId="77777777" w:rsidR="00751F65" w:rsidRDefault="00751F65" w:rsidP="00E41935">
            <w:pPr>
              <w:rPr>
                <w:rFonts w:ascii="David" w:hAnsi="David" w:cs="David"/>
                <w:sz w:val="24"/>
                <w:szCs w:val="24"/>
                <w:rtl/>
              </w:rPr>
            </w:pPr>
          </w:p>
          <w:p w14:paraId="0970F0D2" w14:textId="77777777" w:rsidR="00751F65" w:rsidRDefault="00751F65" w:rsidP="00E41935">
            <w:pPr>
              <w:rPr>
                <w:rFonts w:ascii="David" w:hAnsi="David" w:cs="David"/>
                <w:sz w:val="24"/>
                <w:szCs w:val="24"/>
                <w:rtl/>
              </w:rPr>
            </w:pPr>
          </w:p>
          <w:p w14:paraId="4CD34C7B" w14:textId="77777777" w:rsidR="00751F65" w:rsidRDefault="00751F65" w:rsidP="00E41935">
            <w:pPr>
              <w:rPr>
                <w:rFonts w:ascii="David" w:hAnsi="David" w:cs="David"/>
                <w:sz w:val="24"/>
                <w:szCs w:val="24"/>
                <w:rtl/>
              </w:rPr>
            </w:pPr>
          </w:p>
          <w:p w14:paraId="6129DA41" w14:textId="77777777" w:rsidR="00751F65" w:rsidRPr="0028672D" w:rsidRDefault="00751F65" w:rsidP="00E41935">
            <w:pPr>
              <w:rPr>
                <w:rFonts w:ascii="David" w:hAnsi="David" w:cs="David"/>
                <w:sz w:val="24"/>
                <w:szCs w:val="24"/>
                <w:rtl/>
              </w:rPr>
            </w:pPr>
          </w:p>
          <w:p w14:paraId="1DA6EC12" w14:textId="77777777" w:rsidR="00751F65" w:rsidRDefault="00751F65" w:rsidP="00E41935">
            <w:pPr>
              <w:pStyle w:val="a4"/>
              <w:rPr>
                <w:rFonts w:ascii="David" w:hAnsi="David" w:cs="David"/>
                <w:sz w:val="24"/>
                <w:szCs w:val="24"/>
                <w:rtl/>
              </w:rPr>
            </w:pPr>
          </w:p>
          <w:p w14:paraId="27BB3D11" w14:textId="77777777" w:rsidR="00751F65" w:rsidRDefault="00751F65" w:rsidP="00E41935">
            <w:pPr>
              <w:pStyle w:val="a4"/>
              <w:rPr>
                <w:rFonts w:ascii="David" w:hAnsi="David" w:cs="David"/>
                <w:sz w:val="24"/>
                <w:szCs w:val="24"/>
                <w:rtl/>
              </w:rPr>
            </w:pPr>
          </w:p>
          <w:p w14:paraId="55227670" w14:textId="77777777" w:rsidR="00751F65" w:rsidRDefault="00751F65" w:rsidP="00E41935">
            <w:pPr>
              <w:pStyle w:val="a4"/>
              <w:rPr>
                <w:rFonts w:ascii="David" w:hAnsi="David" w:cs="David"/>
                <w:sz w:val="24"/>
                <w:szCs w:val="24"/>
                <w:rtl/>
              </w:rPr>
            </w:pPr>
          </w:p>
          <w:p w14:paraId="2626888C" w14:textId="77777777" w:rsidR="00751F65" w:rsidRDefault="00751F65" w:rsidP="00E41935">
            <w:pPr>
              <w:pStyle w:val="a4"/>
              <w:rPr>
                <w:rFonts w:ascii="David" w:hAnsi="David" w:cs="David"/>
                <w:sz w:val="24"/>
                <w:szCs w:val="24"/>
                <w:rtl/>
              </w:rPr>
            </w:pPr>
          </w:p>
          <w:p w14:paraId="2F511EE1" w14:textId="77777777" w:rsidR="00751F65" w:rsidRDefault="00751F65" w:rsidP="00E41935">
            <w:pPr>
              <w:pStyle w:val="a4"/>
              <w:rPr>
                <w:rFonts w:ascii="David" w:hAnsi="David" w:cs="David"/>
                <w:sz w:val="24"/>
                <w:szCs w:val="24"/>
                <w:rtl/>
              </w:rPr>
            </w:pPr>
          </w:p>
          <w:p w14:paraId="561A642B" w14:textId="77777777" w:rsidR="00751F65" w:rsidRDefault="00751F65" w:rsidP="00E41935">
            <w:pPr>
              <w:pStyle w:val="a4"/>
              <w:rPr>
                <w:rFonts w:ascii="David" w:hAnsi="David" w:cs="David"/>
                <w:sz w:val="24"/>
                <w:szCs w:val="24"/>
                <w:rtl/>
              </w:rPr>
            </w:pPr>
          </w:p>
          <w:p w14:paraId="4D81BBEF" w14:textId="77777777" w:rsidR="00751F65" w:rsidRDefault="003C08D6" w:rsidP="00E41935">
            <w:pPr>
              <w:pStyle w:val="a4"/>
              <w:rPr>
                <w:rFonts w:ascii="David" w:hAnsi="David" w:cs="David"/>
                <w:sz w:val="24"/>
                <w:szCs w:val="24"/>
                <w:rtl/>
              </w:rPr>
            </w:pPr>
            <w:r>
              <w:rPr>
                <w:rFonts w:ascii="David" w:hAnsi="David" w:cs="David" w:hint="cs"/>
                <w:sz w:val="24"/>
                <w:szCs w:val="24"/>
                <w:rtl/>
              </w:rPr>
              <w:t>ג. חזרה עם התלמידים על הדברים שכתבו מראה לי אם התלמידים הבינו את הטקסט. כמו כן, משקפת לתלמידים את הנלמד, חושפת תשובות שונות בפני התלמידים ומסייעת להם להשוות תשובות לחבריהם.</w:t>
            </w:r>
          </w:p>
          <w:p w14:paraId="05139266" w14:textId="77777777" w:rsidR="00751F65" w:rsidRPr="00E02DD5" w:rsidRDefault="00751F65" w:rsidP="00E41935">
            <w:pPr>
              <w:rPr>
                <w:rFonts w:ascii="David" w:hAnsi="David" w:cs="David"/>
                <w:sz w:val="24"/>
                <w:szCs w:val="24"/>
                <w:rtl/>
              </w:rPr>
            </w:pPr>
          </w:p>
          <w:p w14:paraId="5AE40CF9" w14:textId="77777777" w:rsidR="00751F65" w:rsidRDefault="00751F65" w:rsidP="00E41935">
            <w:pPr>
              <w:pStyle w:val="a4"/>
              <w:rPr>
                <w:rFonts w:ascii="David" w:hAnsi="David" w:cs="David"/>
                <w:sz w:val="24"/>
                <w:szCs w:val="24"/>
                <w:rtl/>
              </w:rPr>
            </w:pPr>
          </w:p>
          <w:p w14:paraId="79D295F4" w14:textId="77777777" w:rsidR="00751F65" w:rsidRDefault="00751F65" w:rsidP="003C08D6">
            <w:pPr>
              <w:pStyle w:val="a4"/>
              <w:rPr>
                <w:rFonts w:ascii="David" w:hAnsi="David" w:cs="David"/>
                <w:sz w:val="24"/>
                <w:szCs w:val="24"/>
                <w:rtl/>
              </w:rPr>
            </w:pPr>
            <w:r>
              <w:rPr>
                <w:rFonts w:ascii="David" w:hAnsi="David" w:cs="David" w:hint="cs"/>
                <w:sz w:val="24"/>
                <w:szCs w:val="24"/>
                <w:rtl/>
              </w:rPr>
              <w:t>-</w:t>
            </w:r>
            <w:r w:rsidR="003C08D6">
              <w:rPr>
                <w:rFonts w:ascii="David" w:hAnsi="David" w:cs="David" w:hint="cs"/>
                <w:sz w:val="24"/>
                <w:szCs w:val="24"/>
                <w:rtl/>
              </w:rPr>
              <w:t xml:space="preserve">עצם כך שהתלמידים יהפכו בעצמם לציירי קיר, תיווצר </w:t>
            </w:r>
            <w:r>
              <w:rPr>
                <w:rFonts w:ascii="David" w:hAnsi="David" w:cs="David" w:hint="cs"/>
                <w:sz w:val="24"/>
                <w:szCs w:val="24"/>
                <w:rtl/>
              </w:rPr>
              <w:t xml:space="preserve">זיקה וחיבור גדול יותר </w:t>
            </w:r>
            <w:r w:rsidR="003C08D6">
              <w:rPr>
                <w:rFonts w:ascii="David" w:hAnsi="David" w:cs="David" w:hint="cs"/>
                <w:sz w:val="24"/>
                <w:szCs w:val="24"/>
                <w:rtl/>
              </w:rPr>
              <w:t>לנושא.</w:t>
            </w:r>
          </w:p>
          <w:p w14:paraId="1ECFA841" w14:textId="77777777" w:rsidR="00751F65" w:rsidRPr="008604A9" w:rsidRDefault="00751F65" w:rsidP="003C08D6">
            <w:pPr>
              <w:pStyle w:val="a4"/>
              <w:rPr>
                <w:rFonts w:ascii="David" w:hAnsi="David" w:cs="David"/>
                <w:sz w:val="24"/>
                <w:szCs w:val="24"/>
                <w:rtl/>
              </w:rPr>
            </w:pPr>
          </w:p>
        </w:tc>
      </w:tr>
      <w:tr w:rsidR="00751F65" w:rsidRPr="00F7774F" w14:paraId="701C9611" w14:textId="77777777" w:rsidTr="00E41935">
        <w:tc>
          <w:tcPr>
            <w:tcW w:w="1101" w:type="dxa"/>
          </w:tcPr>
          <w:p w14:paraId="22299556" w14:textId="77777777" w:rsidR="00751F65" w:rsidRPr="00F7774F" w:rsidRDefault="00751F65" w:rsidP="00E41935">
            <w:pPr>
              <w:rPr>
                <w:rFonts w:ascii="David" w:hAnsi="David" w:cs="David"/>
                <w:sz w:val="24"/>
                <w:szCs w:val="24"/>
                <w:rtl/>
              </w:rPr>
            </w:pPr>
            <w:r>
              <w:rPr>
                <w:rFonts w:ascii="David" w:hAnsi="David" w:cs="David" w:hint="cs"/>
                <w:sz w:val="24"/>
                <w:szCs w:val="24"/>
                <w:rtl/>
              </w:rPr>
              <w:lastRenderedPageBreak/>
              <w:t>5</w:t>
            </w:r>
            <w:r w:rsidRPr="00F7774F">
              <w:rPr>
                <w:rFonts w:ascii="David" w:hAnsi="David" w:cs="David" w:hint="cs"/>
                <w:sz w:val="24"/>
                <w:szCs w:val="24"/>
                <w:rtl/>
              </w:rPr>
              <w:t xml:space="preserve"> דקות</w:t>
            </w:r>
          </w:p>
        </w:tc>
        <w:tc>
          <w:tcPr>
            <w:tcW w:w="3768" w:type="dxa"/>
          </w:tcPr>
          <w:p w14:paraId="3052C4C2" w14:textId="77777777" w:rsidR="00751F65" w:rsidRPr="00F7774F" w:rsidRDefault="00751F65" w:rsidP="00E41935">
            <w:pPr>
              <w:rPr>
                <w:rFonts w:ascii="David" w:hAnsi="David" w:cs="David"/>
                <w:sz w:val="24"/>
                <w:szCs w:val="24"/>
                <w:u w:val="single"/>
                <w:rtl/>
              </w:rPr>
            </w:pPr>
            <w:r w:rsidRPr="0073396D">
              <w:rPr>
                <w:rFonts w:ascii="David" w:hAnsi="David" w:cs="David" w:hint="cs"/>
                <w:sz w:val="24"/>
                <w:szCs w:val="24"/>
                <w:u w:val="single"/>
                <w:rtl/>
              </w:rPr>
              <w:t>4. סיכום</w:t>
            </w:r>
          </w:p>
          <w:p w14:paraId="72530903" w14:textId="77777777" w:rsidR="00B12623" w:rsidRDefault="0065621F" w:rsidP="00B12623">
            <w:pPr>
              <w:rPr>
                <w:rFonts w:ascii="David" w:hAnsi="David" w:cs="David"/>
                <w:sz w:val="24"/>
                <w:szCs w:val="24"/>
                <w:rtl/>
              </w:rPr>
            </w:pPr>
            <w:r>
              <w:rPr>
                <w:rFonts w:ascii="David" w:hAnsi="David" w:cs="David" w:hint="cs"/>
                <w:sz w:val="24"/>
                <w:szCs w:val="24"/>
                <w:rtl/>
              </w:rPr>
              <w:t>מה מאפיין ציורי קיר? מה חשיבותם?</w:t>
            </w:r>
          </w:p>
          <w:p w14:paraId="768D9D51" w14:textId="77777777" w:rsidR="00B12623" w:rsidRPr="00F7774F" w:rsidRDefault="0065621F" w:rsidP="00B12623">
            <w:pPr>
              <w:rPr>
                <w:rFonts w:ascii="David" w:hAnsi="David" w:cs="David"/>
                <w:sz w:val="24"/>
                <w:szCs w:val="24"/>
              </w:rPr>
            </w:pPr>
            <w:r>
              <w:rPr>
                <w:rFonts w:ascii="David" w:hAnsi="David" w:cs="David" w:hint="cs"/>
                <w:sz w:val="24"/>
                <w:szCs w:val="24"/>
                <w:rtl/>
              </w:rPr>
              <w:t>לאחר שציירתם בעצמכם על גבי קיר, אילו יתרונות אתם מוצאים בכך? אילו חסרונות?</w:t>
            </w:r>
          </w:p>
        </w:tc>
        <w:tc>
          <w:tcPr>
            <w:tcW w:w="3636" w:type="dxa"/>
          </w:tcPr>
          <w:p w14:paraId="31D9158D" w14:textId="77777777" w:rsidR="00751F65" w:rsidRPr="00F7774F" w:rsidRDefault="00751F65" w:rsidP="00E41935">
            <w:pPr>
              <w:rPr>
                <w:rFonts w:ascii="David" w:hAnsi="David" w:cs="David"/>
                <w:sz w:val="24"/>
                <w:szCs w:val="24"/>
                <w:rtl/>
              </w:rPr>
            </w:pPr>
            <w:r w:rsidRPr="00F7774F">
              <w:rPr>
                <w:rFonts w:ascii="David" w:hAnsi="David" w:cs="David" w:hint="cs"/>
                <w:sz w:val="24"/>
                <w:szCs w:val="24"/>
                <w:rtl/>
              </w:rPr>
              <w:t>4. בירור זה ע</w:t>
            </w:r>
            <w:r>
              <w:rPr>
                <w:rFonts w:ascii="David" w:hAnsi="David" w:cs="David" w:hint="cs"/>
                <w:sz w:val="24"/>
                <w:szCs w:val="24"/>
                <w:rtl/>
              </w:rPr>
              <w:t>ם התלמידים חשוב להבין מה למדו</w:t>
            </w:r>
            <w:r w:rsidRPr="00F7774F">
              <w:rPr>
                <w:rFonts w:ascii="David" w:hAnsi="David" w:cs="David" w:hint="cs"/>
                <w:sz w:val="24"/>
                <w:szCs w:val="24"/>
                <w:rtl/>
              </w:rPr>
              <w:t>. זיקוק התובנות בסוף השיעור מעיד על הידע החדש שנרכש.</w:t>
            </w:r>
            <w:r>
              <w:rPr>
                <w:rFonts w:ascii="David" w:hAnsi="David" w:cs="David" w:hint="cs"/>
                <w:sz w:val="24"/>
                <w:szCs w:val="24"/>
                <w:rtl/>
              </w:rPr>
              <w:t xml:space="preserve"> הסיכום מסייע לי להבין האם מטרת השיעור הושגה.</w:t>
            </w:r>
          </w:p>
        </w:tc>
      </w:tr>
    </w:tbl>
    <w:p w14:paraId="13B5EDD5" w14:textId="77777777" w:rsidR="00751F65" w:rsidRDefault="00751F65" w:rsidP="00751F65">
      <w:pPr>
        <w:rPr>
          <w:rtl/>
        </w:rPr>
      </w:pPr>
    </w:p>
    <w:p w14:paraId="4571CE55" w14:textId="77777777" w:rsidR="00751F65" w:rsidRDefault="00751F65" w:rsidP="00751F65">
      <w:pPr>
        <w:bidi w:val="0"/>
      </w:pPr>
    </w:p>
    <w:p w14:paraId="3A05776F" w14:textId="77777777" w:rsidR="008E6331" w:rsidRDefault="008E6331">
      <w:pPr>
        <w:bidi w:val="0"/>
        <w:rPr>
          <w:sz w:val="24"/>
          <w:szCs w:val="24"/>
          <w:rtl/>
        </w:rPr>
      </w:pPr>
      <w:r>
        <w:rPr>
          <w:sz w:val="24"/>
          <w:szCs w:val="24"/>
          <w:rtl/>
        </w:rPr>
        <w:br w:type="page"/>
      </w:r>
    </w:p>
    <w:p w14:paraId="7EC3AE05" w14:textId="77777777" w:rsidR="008E6331" w:rsidRPr="00286CE8" w:rsidRDefault="008E6331" w:rsidP="008E6331">
      <w:pPr>
        <w:jc w:val="center"/>
        <w:rPr>
          <w:rFonts w:ascii="David" w:hAnsi="David" w:cs="David"/>
          <w:b/>
          <w:bCs/>
          <w:sz w:val="36"/>
          <w:szCs w:val="36"/>
          <w:rtl/>
        </w:rPr>
      </w:pPr>
      <w:r w:rsidRPr="00286CE8">
        <w:rPr>
          <w:rFonts w:ascii="David" w:hAnsi="David" w:cs="David" w:hint="cs"/>
          <w:b/>
          <w:bCs/>
          <w:sz w:val="36"/>
          <w:szCs w:val="36"/>
          <w:rtl/>
        </w:rPr>
        <w:lastRenderedPageBreak/>
        <w:t>ציורי קיר</w:t>
      </w:r>
    </w:p>
    <w:p w14:paraId="33F7E7B5" w14:textId="77777777" w:rsidR="008E6331" w:rsidRPr="00734CF8" w:rsidRDefault="008E6331" w:rsidP="008E6331">
      <w:pPr>
        <w:spacing w:line="360" w:lineRule="auto"/>
        <w:rPr>
          <w:rFonts w:ascii="David" w:hAnsi="David" w:cs="David"/>
          <w:sz w:val="24"/>
          <w:szCs w:val="24"/>
          <w:rtl/>
        </w:rPr>
      </w:pPr>
      <w:commentRangeStart w:id="5"/>
      <w:r w:rsidRPr="00286CE8">
        <w:rPr>
          <w:rFonts w:ascii="David" w:hAnsi="David" w:cs="David" w:hint="cs"/>
          <w:sz w:val="24"/>
          <w:szCs w:val="24"/>
          <w:rtl/>
        </w:rPr>
        <w:t>ציור קיר הוא</w:t>
      </w:r>
      <w:r>
        <w:rPr>
          <w:rFonts w:ascii="David" w:hAnsi="David" w:cs="David" w:hint="cs"/>
          <w:b/>
          <w:bCs/>
          <w:sz w:val="24"/>
          <w:szCs w:val="24"/>
          <w:rtl/>
        </w:rPr>
        <w:t xml:space="preserve"> </w:t>
      </w:r>
      <w:r w:rsidRPr="00734CF8">
        <w:rPr>
          <w:rFonts w:ascii="David" w:hAnsi="David" w:cs="David" w:hint="cs"/>
          <w:sz w:val="24"/>
          <w:szCs w:val="24"/>
          <w:rtl/>
        </w:rPr>
        <w:t>כל</w:t>
      </w:r>
      <w:r w:rsidRPr="00734CF8">
        <w:rPr>
          <w:rFonts w:ascii="David" w:hAnsi="David" w:cs="David"/>
          <w:sz w:val="24"/>
          <w:szCs w:val="24"/>
          <w:rtl/>
        </w:rPr>
        <w:t xml:space="preserve"> </w:t>
      </w:r>
      <w:r w:rsidRPr="00734CF8">
        <w:rPr>
          <w:rFonts w:ascii="David" w:hAnsi="David" w:cs="David" w:hint="cs"/>
          <w:sz w:val="24"/>
          <w:szCs w:val="24"/>
          <w:rtl/>
        </w:rPr>
        <w:t>עבודת</w:t>
      </w:r>
      <w:r w:rsidRPr="00734CF8">
        <w:rPr>
          <w:rFonts w:ascii="David" w:hAnsi="David" w:cs="David"/>
          <w:sz w:val="24"/>
          <w:szCs w:val="24"/>
          <w:rtl/>
        </w:rPr>
        <w:t xml:space="preserve"> </w:t>
      </w:r>
      <w:r w:rsidRPr="00734CF8">
        <w:rPr>
          <w:rFonts w:ascii="David" w:hAnsi="David" w:cs="David" w:hint="cs"/>
          <w:sz w:val="24"/>
          <w:szCs w:val="24"/>
          <w:rtl/>
        </w:rPr>
        <w:t>אמנות</w:t>
      </w:r>
      <w:r w:rsidRPr="00734CF8">
        <w:rPr>
          <w:rFonts w:ascii="David" w:hAnsi="David" w:cs="David"/>
          <w:sz w:val="24"/>
          <w:szCs w:val="24"/>
          <w:rtl/>
        </w:rPr>
        <w:t xml:space="preserve"> </w:t>
      </w:r>
      <w:r w:rsidRPr="00734CF8">
        <w:rPr>
          <w:rFonts w:ascii="David" w:hAnsi="David" w:cs="David" w:hint="cs"/>
          <w:sz w:val="24"/>
          <w:szCs w:val="24"/>
          <w:rtl/>
        </w:rPr>
        <w:t>אשר</w:t>
      </w:r>
      <w:r w:rsidRPr="00734CF8">
        <w:rPr>
          <w:rFonts w:ascii="David" w:hAnsi="David" w:cs="David"/>
          <w:sz w:val="24"/>
          <w:szCs w:val="24"/>
          <w:rtl/>
        </w:rPr>
        <w:t xml:space="preserve"> </w:t>
      </w:r>
      <w:r w:rsidRPr="00734CF8">
        <w:rPr>
          <w:rFonts w:ascii="David" w:hAnsi="David" w:cs="David" w:hint="cs"/>
          <w:sz w:val="24"/>
          <w:szCs w:val="24"/>
          <w:rtl/>
        </w:rPr>
        <w:t>מצוירת</w:t>
      </w:r>
      <w:r w:rsidRPr="00734CF8">
        <w:rPr>
          <w:rFonts w:ascii="David" w:hAnsi="David" w:cs="David"/>
          <w:sz w:val="24"/>
          <w:szCs w:val="24"/>
          <w:rtl/>
        </w:rPr>
        <w:t xml:space="preserve"> </w:t>
      </w:r>
      <w:r w:rsidRPr="00734CF8">
        <w:rPr>
          <w:rFonts w:ascii="David" w:hAnsi="David" w:cs="David" w:hint="cs"/>
          <w:sz w:val="24"/>
          <w:szCs w:val="24"/>
          <w:rtl/>
        </w:rPr>
        <w:t>או</w:t>
      </w:r>
      <w:r w:rsidRPr="00734CF8">
        <w:rPr>
          <w:rFonts w:ascii="David" w:hAnsi="David" w:cs="David"/>
          <w:sz w:val="24"/>
          <w:szCs w:val="24"/>
          <w:rtl/>
        </w:rPr>
        <w:t xml:space="preserve"> </w:t>
      </w:r>
      <w:r w:rsidRPr="00734CF8">
        <w:rPr>
          <w:rFonts w:ascii="David" w:hAnsi="David" w:cs="David" w:hint="cs"/>
          <w:sz w:val="24"/>
          <w:szCs w:val="24"/>
          <w:rtl/>
        </w:rPr>
        <w:t>צבועה</w:t>
      </w:r>
      <w:r w:rsidRPr="00734CF8">
        <w:rPr>
          <w:rFonts w:ascii="David" w:hAnsi="David" w:cs="David"/>
          <w:sz w:val="24"/>
          <w:szCs w:val="24"/>
          <w:rtl/>
        </w:rPr>
        <w:t xml:space="preserve"> </w:t>
      </w:r>
      <w:r w:rsidRPr="00734CF8">
        <w:rPr>
          <w:rFonts w:ascii="David" w:hAnsi="David" w:cs="David" w:hint="cs"/>
          <w:sz w:val="24"/>
          <w:szCs w:val="24"/>
          <w:rtl/>
        </w:rPr>
        <w:t>ונמשחת</w:t>
      </w:r>
      <w:r w:rsidRPr="00734CF8">
        <w:rPr>
          <w:rFonts w:ascii="David" w:hAnsi="David" w:cs="David"/>
          <w:sz w:val="24"/>
          <w:szCs w:val="24"/>
          <w:rtl/>
        </w:rPr>
        <w:t xml:space="preserve"> </w:t>
      </w:r>
      <w:r w:rsidRPr="00734CF8">
        <w:rPr>
          <w:rFonts w:ascii="David" w:hAnsi="David" w:cs="David" w:hint="cs"/>
          <w:sz w:val="24"/>
          <w:szCs w:val="24"/>
          <w:rtl/>
        </w:rPr>
        <w:t>ישירות</w:t>
      </w:r>
      <w:r w:rsidRPr="00734CF8">
        <w:rPr>
          <w:rFonts w:ascii="David" w:hAnsi="David" w:cs="David"/>
          <w:sz w:val="24"/>
          <w:szCs w:val="24"/>
          <w:rtl/>
        </w:rPr>
        <w:t xml:space="preserve"> </w:t>
      </w:r>
      <w:r w:rsidRPr="00734CF8">
        <w:rPr>
          <w:rFonts w:ascii="David" w:hAnsi="David" w:cs="David" w:hint="cs"/>
          <w:sz w:val="24"/>
          <w:szCs w:val="24"/>
          <w:rtl/>
        </w:rPr>
        <w:t>על</w:t>
      </w:r>
      <w:r w:rsidRPr="00734CF8">
        <w:rPr>
          <w:rFonts w:ascii="David" w:hAnsi="David" w:cs="David"/>
          <w:sz w:val="24"/>
          <w:szCs w:val="24"/>
          <w:rtl/>
        </w:rPr>
        <w:t xml:space="preserve"> </w:t>
      </w:r>
      <w:r w:rsidRPr="00734CF8">
        <w:rPr>
          <w:rFonts w:ascii="David" w:hAnsi="David" w:cs="David" w:hint="cs"/>
          <w:sz w:val="24"/>
          <w:szCs w:val="24"/>
          <w:rtl/>
        </w:rPr>
        <w:t>קיר</w:t>
      </w:r>
      <w:r w:rsidRPr="00734CF8">
        <w:rPr>
          <w:rFonts w:ascii="David" w:hAnsi="David" w:cs="David"/>
          <w:sz w:val="24"/>
          <w:szCs w:val="24"/>
          <w:rtl/>
        </w:rPr>
        <w:t xml:space="preserve">, </w:t>
      </w:r>
      <w:r w:rsidRPr="00734CF8">
        <w:rPr>
          <w:rFonts w:ascii="David" w:hAnsi="David" w:cs="David" w:hint="cs"/>
          <w:sz w:val="24"/>
          <w:szCs w:val="24"/>
          <w:rtl/>
        </w:rPr>
        <w:t>תקרה</w:t>
      </w:r>
      <w:r w:rsidRPr="00734CF8">
        <w:rPr>
          <w:rFonts w:ascii="David" w:hAnsi="David" w:cs="David"/>
          <w:sz w:val="24"/>
          <w:szCs w:val="24"/>
          <w:rtl/>
        </w:rPr>
        <w:t xml:space="preserve">, </w:t>
      </w:r>
      <w:r w:rsidRPr="00734CF8">
        <w:rPr>
          <w:rFonts w:ascii="David" w:hAnsi="David" w:cs="David" w:hint="cs"/>
          <w:sz w:val="24"/>
          <w:szCs w:val="24"/>
          <w:rtl/>
        </w:rPr>
        <w:t>או</w:t>
      </w:r>
      <w:r w:rsidRPr="00734CF8">
        <w:rPr>
          <w:rFonts w:ascii="David" w:hAnsi="David" w:cs="David"/>
          <w:sz w:val="24"/>
          <w:szCs w:val="24"/>
          <w:rtl/>
        </w:rPr>
        <w:t xml:space="preserve"> </w:t>
      </w:r>
      <w:r w:rsidRPr="00734CF8">
        <w:rPr>
          <w:rFonts w:ascii="David" w:hAnsi="David" w:cs="David" w:hint="cs"/>
          <w:sz w:val="24"/>
          <w:szCs w:val="24"/>
          <w:rtl/>
        </w:rPr>
        <w:t>משטח</w:t>
      </w:r>
      <w:r w:rsidRPr="00734CF8">
        <w:rPr>
          <w:rFonts w:ascii="David" w:hAnsi="David" w:cs="David"/>
          <w:sz w:val="24"/>
          <w:szCs w:val="24"/>
          <w:rtl/>
        </w:rPr>
        <w:t xml:space="preserve"> </w:t>
      </w:r>
      <w:r w:rsidRPr="00734CF8">
        <w:rPr>
          <w:rFonts w:ascii="David" w:hAnsi="David" w:cs="David" w:hint="cs"/>
          <w:sz w:val="24"/>
          <w:szCs w:val="24"/>
          <w:rtl/>
        </w:rPr>
        <w:t>גדול</w:t>
      </w:r>
      <w:r w:rsidRPr="00734CF8">
        <w:rPr>
          <w:rFonts w:ascii="David" w:hAnsi="David" w:cs="David"/>
          <w:sz w:val="24"/>
          <w:szCs w:val="24"/>
          <w:rtl/>
        </w:rPr>
        <w:t xml:space="preserve"> </w:t>
      </w:r>
      <w:r w:rsidRPr="00734CF8">
        <w:rPr>
          <w:rFonts w:ascii="David" w:hAnsi="David" w:cs="David" w:hint="cs"/>
          <w:sz w:val="24"/>
          <w:szCs w:val="24"/>
          <w:rtl/>
        </w:rPr>
        <w:t>קבוע</w:t>
      </w:r>
      <w:r w:rsidRPr="00734CF8">
        <w:rPr>
          <w:rFonts w:ascii="David" w:hAnsi="David" w:cs="David"/>
          <w:sz w:val="24"/>
          <w:szCs w:val="24"/>
          <w:rtl/>
        </w:rPr>
        <w:t xml:space="preserve"> </w:t>
      </w:r>
      <w:r w:rsidRPr="00734CF8">
        <w:rPr>
          <w:rFonts w:ascii="David" w:hAnsi="David" w:cs="David" w:hint="cs"/>
          <w:sz w:val="24"/>
          <w:szCs w:val="24"/>
          <w:rtl/>
        </w:rPr>
        <w:t>אחר</w:t>
      </w:r>
      <w:r w:rsidRPr="00734CF8">
        <w:rPr>
          <w:rFonts w:ascii="David" w:hAnsi="David" w:cs="David"/>
          <w:sz w:val="24"/>
          <w:szCs w:val="24"/>
          <w:rtl/>
        </w:rPr>
        <w:t>.</w:t>
      </w:r>
      <w:r>
        <w:rPr>
          <w:rFonts w:ascii="David" w:hAnsi="David" w:cs="David" w:hint="cs"/>
          <w:sz w:val="24"/>
          <w:szCs w:val="24"/>
          <w:rtl/>
        </w:rPr>
        <w:t xml:space="preserve"> מדובר בציור בעל ממדי ענק.</w:t>
      </w:r>
      <w:r w:rsidRPr="00734CF8">
        <w:rPr>
          <w:rFonts w:ascii="David" w:hAnsi="David" w:cs="David"/>
          <w:sz w:val="24"/>
          <w:szCs w:val="24"/>
          <w:rtl/>
        </w:rPr>
        <w:t xml:space="preserve"> </w:t>
      </w:r>
      <w:r w:rsidRPr="00734CF8">
        <w:rPr>
          <w:rFonts w:ascii="David" w:hAnsi="David" w:cs="David" w:hint="cs"/>
          <w:sz w:val="24"/>
          <w:szCs w:val="24"/>
          <w:rtl/>
        </w:rPr>
        <w:t>מאפיין</w:t>
      </w:r>
      <w:r w:rsidRPr="00734CF8">
        <w:rPr>
          <w:rFonts w:ascii="David" w:hAnsi="David" w:cs="David"/>
          <w:sz w:val="24"/>
          <w:szCs w:val="24"/>
          <w:rtl/>
        </w:rPr>
        <w:t xml:space="preserve"> </w:t>
      </w:r>
      <w:r>
        <w:rPr>
          <w:rFonts w:ascii="David" w:hAnsi="David" w:cs="David" w:hint="cs"/>
          <w:sz w:val="24"/>
          <w:szCs w:val="24"/>
          <w:rtl/>
        </w:rPr>
        <w:t>ברור</w:t>
      </w:r>
      <w:r w:rsidRPr="00734CF8">
        <w:rPr>
          <w:rFonts w:ascii="David" w:hAnsi="David" w:cs="David"/>
          <w:sz w:val="24"/>
          <w:szCs w:val="24"/>
          <w:rtl/>
        </w:rPr>
        <w:t xml:space="preserve"> </w:t>
      </w:r>
      <w:r w:rsidRPr="00734CF8">
        <w:rPr>
          <w:rFonts w:ascii="David" w:hAnsi="David" w:cs="David" w:hint="cs"/>
          <w:sz w:val="24"/>
          <w:szCs w:val="24"/>
          <w:rtl/>
        </w:rPr>
        <w:t>של</w:t>
      </w:r>
      <w:r w:rsidRPr="00734CF8">
        <w:rPr>
          <w:rFonts w:ascii="David" w:hAnsi="David" w:cs="David"/>
          <w:sz w:val="24"/>
          <w:szCs w:val="24"/>
          <w:rtl/>
        </w:rPr>
        <w:t xml:space="preserve"> </w:t>
      </w:r>
      <w:r w:rsidRPr="00734CF8">
        <w:rPr>
          <w:rFonts w:ascii="David" w:hAnsi="David" w:cs="David" w:hint="cs"/>
          <w:sz w:val="24"/>
          <w:szCs w:val="24"/>
          <w:rtl/>
        </w:rPr>
        <w:t>ציור</w:t>
      </w:r>
      <w:r w:rsidRPr="00734CF8">
        <w:rPr>
          <w:rFonts w:ascii="David" w:hAnsi="David" w:cs="David"/>
          <w:sz w:val="24"/>
          <w:szCs w:val="24"/>
          <w:rtl/>
        </w:rPr>
        <w:t xml:space="preserve"> </w:t>
      </w:r>
      <w:r w:rsidRPr="00734CF8">
        <w:rPr>
          <w:rFonts w:ascii="David" w:hAnsi="David" w:cs="David" w:hint="cs"/>
          <w:sz w:val="24"/>
          <w:szCs w:val="24"/>
          <w:rtl/>
        </w:rPr>
        <w:t>קיר</w:t>
      </w:r>
      <w:r w:rsidRPr="00734CF8">
        <w:rPr>
          <w:rFonts w:ascii="David" w:hAnsi="David" w:cs="David"/>
          <w:sz w:val="24"/>
          <w:szCs w:val="24"/>
          <w:rtl/>
        </w:rPr>
        <w:t xml:space="preserve"> </w:t>
      </w:r>
      <w:r w:rsidRPr="00734CF8">
        <w:rPr>
          <w:rFonts w:ascii="David" w:hAnsi="David" w:cs="David" w:hint="cs"/>
          <w:sz w:val="24"/>
          <w:szCs w:val="24"/>
          <w:rtl/>
        </w:rPr>
        <w:t>הוא</w:t>
      </w:r>
      <w:r w:rsidRPr="00734CF8">
        <w:rPr>
          <w:rFonts w:ascii="David" w:hAnsi="David" w:cs="David"/>
          <w:sz w:val="24"/>
          <w:szCs w:val="24"/>
          <w:rtl/>
        </w:rPr>
        <w:t xml:space="preserve"> </w:t>
      </w:r>
      <w:r w:rsidRPr="00734CF8">
        <w:rPr>
          <w:rFonts w:ascii="David" w:hAnsi="David" w:cs="David" w:hint="cs"/>
          <w:sz w:val="24"/>
          <w:szCs w:val="24"/>
          <w:rtl/>
        </w:rPr>
        <w:t>שמרכיבים</w:t>
      </w:r>
      <w:r w:rsidRPr="00734CF8">
        <w:rPr>
          <w:rFonts w:ascii="David" w:hAnsi="David" w:cs="David"/>
          <w:sz w:val="24"/>
          <w:szCs w:val="24"/>
          <w:rtl/>
        </w:rPr>
        <w:t xml:space="preserve"> </w:t>
      </w:r>
      <w:r w:rsidRPr="00734CF8">
        <w:rPr>
          <w:rFonts w:ascii="David" w:hAnsi="David" w:cs="David" w:hint="cs"/>
          <w:sz w:val="24"/>
          <w:szCs w:val="24"/>
          <w:rtl/>
        </w:rPr>
        <w:t>אדריכליים</w:t>
      </w:r>
      <w:r w:rsidRPr="00734CF8">
        <w:rPr>
          <w:rFonts w:ascii="David" w:hAnsi="David" w:cs="David"/>
          <w:sz w:val="24"/>
          <w:szCs w:val="24"/>
          <w:rtl/>
        </w:rPr>
        <w:t xml:space="preserve"> </w:t>
      </w:r>
      <w:r w:rsidRPr="00734CF8">
        <w:rPr>
          <w:rFonts w:ascii="David" w:hAnsi="David" w:cs="David" w:hint="cs"/>
          <w:sz w:val="24"/>
          <w:szCs w:val="24"/>
          <w:rtl/>
        </w:rPr>
        <w:t>של</w:t>
      </w:r>
      <w:r w:rsidRPr="00734CF8">
        <w:rPr>
          <w:rFonts w:ascii="David" w:hAnsi="David" w:cs="David"/>
          <w:sz w:val="24"/>
          <w:szCs w:val="24"/>
          <w:rtl/>
        </w:rPr>
        <w:t xml:space="preserve"> </w:t>
      </w:r>
      <w:r w:rsidRPr="00734CF8">
        <w:rPr>
          <w:rFonts w:ascii="David" w:hAnsi="David" w:cs="David" w:hint="cs"/>
          <w:sz w:val="24"/>
          <w:szCs w:val="24"/>
          <w:rtl/>
        </w:rPr>
        <w:t>המרחב</w:t>
      </w:r>
      <w:r w:rsidRPr="00734CF8">
        <w:rPr>
          <w:rFonts w:ascii="David" w:hAnsi="David" w:cs="David"/>
          <w:sz w:val="24"/>
          <w:szCs w:val="24"/>
          <w:rtl/>
        </w:rPr>
        <w:t xml:space="preserve"> </w:t>
      </w:r>
      <w:r w:rsidRPr="00734CF8">
        <w:rPr>
          <w:rFonts w:ascii="David" w:hAnsi="David" w:cs="David" w:hint="cs"/>
          <w:sz w:val="24"/>
          <w:szCs w:val="24"/>
          <w:rtl/>
        </w:rPr>
        <w:t>בו</w:t>
      </w:r>
      <w:r w:rsidRPr="00734CF8">
        <w:rPr>
          <w:rFonts w:ascii="David" w:hAnsi="David" w:cs="David"/>
          <w:sz w:val="24"/>
          <w:szCs w:val="24"/>
          <w:rtl/>
        </w:rPr>
        <w:t xml:space="preserve"> </w:t>
      </w:r>
      <w:r w:rsidRPr="00734CF8">
        <w:rPr>
          <w:rFonts w:ascii="David" w:hAnsi="David" w:cs="David" w:hint="cs"/>
          <w:sz w:val="24"/>
          <w:szCs w:val="24"/>
          <w:rtl/>
        </w:rPr>
        <w:t>הוא</w:t>
      </w:r>
      <w:r w:rsidRPr="00734CF8">
        <w:rPr>
          <w:rFonts w:ascii="David" w:hAnsi="David" w:cs="David"/>
          <w:sz w:val="24"/>
          <w:szCs w:val="24"/>
          <w:rtl/>
        </w:rPr>
        <w:t xml:space="preserve"> </w:t>
      </w:r>
      <w:r w:rsidRPr="00734CF8">
        <w:rPr>
          <w:rFonts w:ascii="David" w:hAnsi="David" w:cs="David" w:hint="cs"/>
          <w:sz w:val="24"/>
          <w:szCs w:val="24"/>
          <w:rtl/>
        </w:rPr>
        <w:t>נוצר</w:t>
      </w:r>
      <w:r w:rsidRPr="00734CF8">
        <w:rPr>
          <w:rFonts w:ascii="David" w:hAnsi="David" w:cs="David"/>
          <w:sz w:val="24"/>
          <w:szCs w:val="24"/>
          <w:rtl/>
        </w:rPr>
        <w:t xml:space="preserve">, </w:t>
      </w:r>
      <w:r w:rsidRPr="00734CF8">
        <w:rPr>
          <w:rFonts w:ascii="David" w:hAnsi="David" w:cs="David" w:hint="cs"/>
          <w:sz w:val="24"/>
          <w:szCs w:val="24"/>
          <w:rtl/>
        </w:rPr>
        <w:t>משולבים</w:t>
      </w:r>
      <w:r w:rsidRPr="00734CF8">
        <w:rPr>
          <w:rFonts w:ascii="David" w:hAnsi="David" w:cs="David"/>
          <w:sz w:val="24"/>
          <w:szCs w:val="24"/>
          <w:rtl/>
        </w:rPr>
        <w:t xml:space="preserve"> </w:t>
      </w:r>
      <w:r w:rsidRPr="00734CF8">
        <w:rPr>
          <w:rFonts w:ascii="David" w:hAnsi="David" w:cs="David" w:hint="cs"/>
          <w:sz w:val="24"/>
          <w:szCs w:val="24"/>
          <w:rtl/>
        </w:rPr>
        <w:t>בהרמוניה</w:t>
      </w:r>
      <w:r w:rsidRPr="00734CF8">
        <w:rPr>
          <w:rFonts w:ascii="David" w:hAnsi="David" w:cs="David"/>
          <w:sz w:val="24"/>
          <w:szCs w:val="24"/>
          <w:rtl/>
        </w:rPr>
        <w:t xml:space="preserve"> </w:t>
      </w:r>
      <w:r w:rsidRPr="00734CF8">
        <w:rPr>
          <w:rFonts w:ascii="David" w:hAnsi="David" w:cs="David" w:hint="cs"/>
          <w:sz w:val="24"/>
          <w:szCs w:val="24"/>
          <w:rtl/>
        </w:rPr>
        <w:t>לתוך</w:t>
      </w:r>
      <w:r w:rsidRPr="00734CF8">
        <w:rPr>
          <w:rFonts w:ascii="David" w:hAnsi="David" w:cs="David"/>
          <w:sz w:val="24"/>
          <w:szCs w:val="24"/>
          <w:rtl/>
        </w:rPr>
        <w:t xml:space="preserve"> </w:t>
      </w:r>
      <w:r w:rsidRPr="00734CF8">
        <w:rPr>
          <w:rFonts w:ascii="David" w:hAnsi="David" w:cs="David" w:hint="cs"/>
          <w:sz w:val="24"/>
          <w:szCs w:val="24"/>
          <w:rtl/>
        </w:rPr>
        <w:t>הציור</w:t>
      </w:r>
      <w:r w:rsidRPr="00734CF8">
        <w:rPr>
          <w:rFonts w:ascii="David" w:hAnsi="David" w:cs="David"/>
          <w:sz w:val="24"/>
          <w:szCs w:val="24"/>
          <w:rtl/>
        </w:rPr>
        <w:t>.</w:t>
      </w:r>
      <w:r>
        <w:rPr>
          <w:rFonts w:ascii="David" w:hAnsi="David" w:cs="David" w:hint="cs"/>
          <w:sz w:val="24"/>
          <w:szCs w:val="24"/>
          <w:rtl/>
        </w:rPr>
        <w:t xml:space="preserve"> </w:t>
      </w:r>
      <w:commentRangeEnd w:id="5"/>
      <w:r>
        <w:rPr>
          <w:rStyle w:val="a5"/>
          <w:rtl/>
        </w:rPr>
        <w:commentReference w:id="5"/>
      </w:r>
    </w:p>
    <w:p w14:paraId="4880E830" w14:textId="77777777" w:rsidR="008E6331" w:rsidRDefault="008E6331" w:rsidP="008E6331">
      <w:pPr>
        <w:spacing w:line="360" w:lineRule="auto"/>
        <w:rPr>
          <w:rFonts w:ascii="David" w:hAnsi="David" w:cs="David"/>
          <w:sz w:val="24"/>
          <w:szCs w:val="24"/>
          <w:rtl/>
        </w:rPr>
      </w:pPr>
      <w:commentRangeStart w:id="6"/>
      <w:r w:rsidRPr="00286CE8">
        <w:rPr>
          <w:rFonts w:ascii="David" w:hAnsi="David" w:cs="David" w:hint="cs"/>
          <w:sz w:val="24"/>
          <w:szCs w:val="24"/>
          <w:rtl/>
        </w:rPr>
        <w:t>חשיבותם</w:t>
      </w:r>
      <w:r w:rsidRPr="00286CE8">
        <w:rPr>
          <w:rFonts w:ascii="David" w:hAnsi="David" w:cs="David"/>
          <w:sz w:val="24"/>
          <w:szCs w:val="24"/>
          <w:rtl/>
        </w:rPr>
        <w:t xml:space="preserve"> </w:t>
      </w:r>
      <w:r w:rsidRPr="00286CE8">
        <w:rPr>
          <w:rFonts w:ascii="David" w:hAnsi="David" w:cs="David" w:hint="cs"/>
          <w:sz w:val="24"/>
          <w:szCs w:val="24"/>
          <w:rtl/>
        </w:rPr>
        <w:t>של</w:t>
      </w:r>
      <w:r w:rsidRPr="00286CE8">
        <w:rPr>
          <w:rFonts w:ascii="David" w:hAnsi="David" w:cs="David"/>
          <w:sz w:val="24"/>
          <w:szCs w:val="24"/>
          <w:rtl/>
        </w:rPr>
        <w:t xml:space="preserve"> </w:t>
      </w:r>
      <w:r w:rsidRPr="00286CE8">
        <w:rPr>
          <w:rFonts w:ascii="David" w:hAnsi="David" w:cs="David" w:hint="cs"/>
          <w:sz w:val="24"/>
          <w:szCs w:val="24"/>
          <w:rtl/>
        </w:rPr>
        <w:t>ציורי</w:t>
      </w:r>
      <w:r w:rsidRPr="00286CE8">
        <w:rPr>
          <w:rFonts w:ascii="David" w:hAnsi="David" w:cs="David"/>
          <w:sz w:val="24"/>
          <w:szCs w:val="24"/>
          <w:rtl/>
        </w:rPr>
        <w:t xml:space="preserve"> </w:t>
      </w:r>
      <w:r w:rsidRPr="00286CE8">
        <w:rPr>
          <w:rFonts w:ascii="David" w:hAnsi="David" w:cs="David" w:hint="cs"/>
          <w:sz w:val="24"/>
          <w:szCs w:val="24"/>
          <w:rtl/>
        </w:rPr>
        <w:t>הקיר באה לידי ביטוי</w:t>
      </w:r>
      <w:r w:rsidRPr="0064787D">
        <w:rPr>
          <w:rFonts w:ascii="David" w:hAnsi="David" w:cs="David"/>
          <w:sz w:val="24"/>
          <w:szCs w:val="24"/>
          <w:rtl/>
        </w:rPr>
        <w:t xml:space="preserve"> </w:t>
      </w:r>
      <w:r w:rsidRPr="0064787D">
        <w:rPr>
          <w:rFonts w:ascii="David" w:hAnsi="David" w:cs="David" w:hint="cs"/>
          <w:sz w:val="24"/>
          <w:szCs w:val="24"/>
          <w:rtl/>
        </w:rPr>
        <w:t>בכך</w:t>
      </w:r>
      <w:r w:rsidRPr="0064787D">
        <w:rPr>
          <w:rFonts w:ascii="David" w:hAnsi="David" w:cs="David"/>
          <w:sz w:val="24"/>
          <w:szCs w:val="24"/>
          <w:rtl/>
        </w:rPr>
        <w:t xml:space="preserve"> </w:t>
      </w:r>
      <w:r w:rsidRPr="0064787D">
        <w:rPr>
          <w:rFonts w:ascii="David" w:hAnsi="David" w:cs="David" w:hint="cs"/>
          <w:sz w:val="24"/>
          <w:szCs w:val="24"/>
          <w:rtl/>
        </w:rPr>
        <w:t>שהם</w:t>
      </w:r>
      <w:r w:rsidRPr="0064787D">
        <w:rPr>
          <w:rFonts w:ascii="David" w:hAnsi="David" w:cs="David"/>
          <w:sz w:val="24"/>
          <w:szCs w:val="24"/>
          <w:rtl/>
        </w:rPr>
        <w:t xml:space="preserve"> </w:t>
      </w:r>
      <w:r w:rsidRPr="0064787D">
        <w:rPr>
          <w:rFonts w:ascii="David" w:hAnsi="David" w:cs="David" w:hint="cs"/>
          <w:sz w:val="24"/>
          <w:szCs w:val="24"/>
          <w:rtl/>
        </w:rPr>
        <w:t>מביאים</w:t>
      </w:r>
      <w:r w:rsidRPr="0064787D">
        <w:rPr>
          <w:rFonts w:ascii="David" w:hAnsi="David" w:cs="David"/>
          <w:sz w:val="24"/>
          <w:szCs w:val="24"/>
          <w:rtl/>
        </w:rPr>
        <w:t xml:space="preserve"> </w:t>
      </w:r>
      <w:r w:rsidRPr="0064787D">
        <w:rPr>
          <w:rFonts w:ascii="David" w:hAnsi="David" w:cs="David" w:hint="cs"/>
          <w:sz w:val="24"/>
          <w:szCs w:val="24"/>
          <w:rtl/>
        </w:rPr>
        <w:t>את</w:t>
      </w:r>
      <w:r w:rsidRPr="0064787D">
        <w:rPr>
          <w:rFonts w:ascii="David" w:hAnsi="David" w:cs="David"/>
          <w:sz w:val="24"/>
          <w:szCs w:val="24"/>
          <w:rtl/>
        </w:rPr>
        <w:t xml:space="preserve"> </w:t>
      </w:r>
      <w:r w:rsidRPr="0064787D">
        <w:rPr>
          <w:rFonts w:ascii="David" w:hAnsi="David" w:cs="David" w:hint="cs"/>
          <w:sz w:val="24"/>
          <w:szCs w:val="24"/>
          <w:rtl/>
        </w:rPr>
        <w:t>האמנות</w:t>
      </w:r>
      <w:r w:rsidRPr="0064787D">
        <w:rPr>
          <w:rFonts w:ascii="David" w:hAnsi="David" w:cs="David"/>
          <w:sz w:val="24"/>
          <w:szCs w:val="24"/>
          <w:rtl/>
        </w:rPr>
        <w:t xml:space="preserve"> </w:t>
      </w:r>
      <w:r w:rsidRPr="0064787D">
        <w:rPr>
          <w:rFonts w:ascii="David" w:hAnsi="David" w:cs="David" w:hint="cs"/>
          <w:sz w:val="24"/>
          <w:szCs w:val="24"/>
          <w:rtl/>
        </w:rPr>
        <w:t>למרחב</w:t>
      </w:r>
      <w:r w:rsidRPr="0064787D">
        <w:rPr>
          <w:rFonts w:ascii="David" w:hAnsi="David" w:cs="David"/>
          <w:sz w:val="24"/>
          <w:szCs w:val="24"/>
          <w:rtl/>
        </w:rPr>
        <w:t xml:space="preserve"> </w:t>
      </w:r>
      <w:r w:rsidRPr="0064787D">
        <w:rPr>
          <w:rFonts w:ascii="David" w:hAnsi="David" w:cs="David" w:hint="cs"/>
          <w:sz w:val="24"/>
          <w:szCs w:val="24"/>
          <w:rtl/>
        </w:rPr>
        <w:t>הציבורי</w:t>
      </w:r>
      <w:r w:rsidRPr="0064787D">
        <w:rPr>
          <w:rFonts w:ascii="David" w:hAnsi="David" w:cs="David"/>
          <w:sz w:val="24"/>
          <w:szCs w:val="24"/>
          <w:rtl/>
        </w:rPr>
        <w:t xml:space="preserve"> </w:t>
      </w:r>
      <w:r w:rsidRPr="0064787D">
        <w:rPr>
          <w:rFonts w:ascii="David" w:hAnsi="David" w:cs="David" w:hint="cs"/>
          <w:sz w:val="24"/>
          <w:szCs w:val="24"/>
          <w:rtl/>
        </w:rPr>
        <w:t>בשל</w:t>
      </w:r>
      <w:r w:rsidRPr="0064787D">
        <w:rPr>
          <w:rFonts w:ascii="David" w:hAnsi="David" w:cs="David"/>
          <w:sz w:val="24"/>
          <w:szCs w:val="24"/>
          <w:rtl/>
        </w:rPr>
        <w:t xml:space="preserve"> </w:t>
      </w:r>
      <w:r w:rsidRPr="0064787D">
        <w:rPr>
          <w:rFonts w:ascii="David" w:hAnsi="David" w:cs="David" w:hint="cs"/>
          <w:sz w:val="24"/>
          <w:szCs w:val="24"/>
          <w:rtl/>
        </w:rPr>
        <w:t>גודלם</w:t>
      </w:r>
      <w:r w:rsidRPr="0064787D">
        <w:rPr>
          <w:rFonts w:ascii="David" w:hAnsi="David" w:cs="David"/>
          <w:sz w:val="24"/>
          <w:szCs w:val="24"/>
          <w:rtl/>
        </w:rPr>
        <w:t xml:space="preserve"> </w:t>
      </w:r>
      <w:proofErr w:type="spellStart"/>
      <w:r w:rsidRPr="0064787D">
        <w:rPr>
          <w:rFonts w:ascii="David" w:hAnsi="David" w:cs="David" w:hint="cs"/>
          <w:sz w:val="24"/>
          <w:szCs w:val="24"/>
          <w:rtl/>
        </w:rPr>
        <w:t>ומובלטותם</w:t>
      </w:r>
      <w:proofErr w:type="spellEnd"/>
      <w:r w:rsidRPr="0064787D">
        <w:rPr>
          <w:rFonts w:ascii="David" w:hAnsi="David" w:cs="David"/>
          <w:sz w:val="24"/>
          <w:szCs w:val="24"/>
          <w:rtl/>
        </w:rPr>
        <w:t xml:space="preserve">. </w:t>
      </w:r>
      <w:r>
        <w:rPr>
          <w:rFonts w:ascii="David" w:hAnsi="David" w:cs="David" w:hint="cs"/>
          <w:sz w:val="24"/>
          <w:szCs w:val="24"/>
          <w:rtl/>
        </w:rPr>
        <w:t xml:space="preserve">נוסף על כך, ציורי הקיר חשובים גם </w:t>
      </w:r>
      <w:r w:rsidRPr="0064787D">
        <w:rPr>
          <w:rFonts w:ascii="David" w:hAnsi="David" w:cs="David" w:hint="cs"/>
          <w:sz w:val="24"/>
          <w:szCs w:val="24"/>
          <w:rtl/>
        </w:rPr>
        <w:t>עבור</w:t>
      </w:r>
      <w:r w:rsidRPr="0064787D">
        <w:rPr>
          <w:rFonts w:ascii="David" w:hAnsi="David" w:cs="David"/>
          <w:sz w:val="24"/>
          <w:szCs w:val="24"/>
          <w:rtl/>
        </w:rPr>
        <w:t xml:space="preserve"> </w:t>
      </w:r>
      <w:r w:rsidRPr="0064787D">
        <w:rPr>
          <w:rFonts w:ascii="David" w:hAnsi="David" w:cs="David" w:hint="cs"/>
          <w:sz w:val="24"/>
          <w:szCs w:val="24"/>
          <w:rtl/>
        </w:rPr>
        <w:t>האומנים</w:t>
      </w:r>
      <w:r w:rsidRPr="0064787D">
        <w:rPr>
          <w:rFonts w:ascii="David" w:hAnsi="David" w:cs="David"/>
          <w:sz w:val="24"/>
          <w:szCs w:val="24"/>
          <w:rtl/>
        </w:rPr>
        <w:t xml:space="preserve"> </w:t>
      </w:r>
      <w:r>
        <w:rPr>
          <w:rFonts w:ascii="David" w:hAnsi="David" w:cs="David" w:hint="cs"/>
          <w:sz w:val="24"/>
          <w:szCs w:val="24"/>
          <w:rtl/>
        </w:rPr>
        <w:t>עצמם בכך ש</w:t>
      </w:r>
      <w:r w:rsidRPr="0064787D">
        <w:rPr>
          <w:rFonts w:ascii="David" w:hAnsi="David" w:cs="David" w:hint="cs"/>
          <w:sz w:val="24"/>
          <w:szCs w:val="24"/>
          <w:rtl/>
        </w:rPr>
        <w:t>הם</w:t>
      </w:r>
      <w:r w:rsidRPr="0064787D">
        <w:rPr>
          <w:rFonts w:ascii="David" w:hAnsi="David" w:cs="David"/>
          <w:sz w:val="24"/>
          <w:szCs w:val="24"/>
          <w:rtl/>
        </w:rPr>
        <w:t xml:space="preserve"> </w:t>
      </w:r>
      <w:r w:rsidRPr="0064787D">
        <w:rPr>
          <w:rFonts w:ascii="David" w:hAnsi="David" w:cs="David" w:hint="cs"/>
          <w:sz w:val="24"/>
          <w:szCs w:val="24"/>
          <w:rtl/>
        </w:rPr>
        <w:t>חושפים</w:t>
      </w:r>
      <w:r w:rsidRPr="0064787D">
        <w:rPr>
          <w:rFonts w:ascii="David" w:hAnsi="David" w:cs="David"/>
          <w:sz w:val="24"/>
          <w:szCs w:val="24"/>
          <w:rtl/>
        </w:rPr>
        <w:t xml:space="preserve"> </w:t>
      </w:r>
      <w:r w:rsidRPr="0064787D">
        <w:rPr>
          <w:rFonts w:ascii="David" w:hAnsi="David" w:cs="David" w:hint="cs"/>
          <w:sz w:val="24"/>
          <w:szCs w:val="24"/>
          <w:rtl/>
        </w:rPr>
        <w:t>את</w:t>
      </w:r>
      <w:r w:rsidRPr="0064787D">
        <w:rPr>
          <w:rFonts w:ascii="David" w:hAnsi="David" w:cs="David"/>
          <w:sz w:val="24"/>
          <w:szCs w:val="24"/>
          <w:rtl/>
        </w:rPr>
        <w:t xml:space="preserve"> </w:t>
      </w:r>
      <w:r w:rsidRPr="0064787D">
        <w:rPr>
          <w:rFonts w:ascii="David" w:hAnsi="David" w:cs="David" w:hint="cs"/>
          <w:sz w:val="24"/>
          <w:szCs w:val="24"/>
          <w:rtl/>
        </w:rPr>
        <w:t>יצירתם</w:t>
      </w:r>
      <w:r w:rsidRPr="0064787D">
        <w:rPr>
          <w:rFonts w:ascii="David" w:hAnsi="David" w:cs="David"/>
          <w:sz w:val="24"/>
          <w:szCs w:val="24"/>
          <w:rtl/>
        </w:rPr>
        <w:t xml:space="preserve"> </w:t>
      </w:r>
      <w:r w:rsidRPr="0064787D">
        <w:rPr>
          <w:rFonts w:ascii="David" w:hAnsi="David" w:cs="David" w:hint="cs"/>
          <w:sz w:val="24"/>
          <w:szCs w:val="24"/>
          <w:rtl/>
        </w:rPr>
        <w:t>לקהל</w:t>
      </w:r>
      <w:r w:rsidRPr="0064787D">
        <w:rPr>
          <w:rFonts w:ascii="David" w:hAnsi="David" w:cs="David"/>
          <w:sz w:val="24"/>
          <w:szCs w:val="24"/>
          <w:rtl/>
        </w:rPr>
        <w:t xml:space="preserve"> </w:t>
      </w:r>
      <w:r w:rsidRPr="0064787D">
        <w:rPr>
          <w:rFonts w:ascii="David" w:hAnsi="David" w:cs="David" w:hint="cs"/>
          <w:sz w:val="24"/>
          <w:szCs w:val="24"/>
          <w:rtl/>
        </w:rPr>
        <w:t>רחב</w:t>
      </w:r>
      <w:r w:rsidRPr="0064787D">
        <w:rPr>
          <w:rFonts w:ascii="David" w:hAnsi="David" w:cs="David"/>
          <w:sz w:val="24"/>
          <w:szCs w:val="24"/>
          <w:rtl/>
        </w:rPr>
        <w:t xml:space="preserve"> </w:t>
      </w:r>
      <w:r w:rsidRPr="0064787D">
        <w:rPr>
          <w:rFonts w:ascii="David" w:hAnsi="David" w:cs="David" w:hint="cs"/>
          <w:sz w:val="24"/>
          <w:szCs w:val="24"/>
          <w:rtl/>
        </w:rPr>
        <w:t>שייתכן</w:t>
      </w:r>
      <w:r w:rsidRPr="0064787D">
        <w:rPr>
          <w:rFonts w:ascii="David" w:hAnsi="David" w:cs="David"/>
          <w:sz w:val="24"/>
          <w:szCs w:val="24"/>
          <w:rtl/>
        </w:rPr>
        <w:t xml:space="preserve"> </w:t>
      </w:r>
      <w:r w:rsidRPr="0064787D">
        <w:rPr>
          <w:rFonts w:ascii="David" w:hAnsi="David" w:cs="David" w:hint="cs"/>
          <w:sz w:val="24"/>
          <w:szCs w:val="24"/>
          <w:rtl/>
        </w:rPr>
        <w:t>ולא</w:t>
      </w:r>
      <w:r w:rsidRPr="0064787D">
        <w:rPr>
          <w:rFonts w:ascii="David" w:hAnsi="David" w:cs="David"/>
          <w:sz w:val="24"/>
          <w:szCs w:val="24"/>
          <w:rtl/>
        </w:rPr>
        <w:t xml:space="preserve"> </w:t>
      </w:r>
      <w:r w:rsidRPr="0064787D">
        <w:rPr>
          <w:rFonts w:ascii="David" w:hAnsi="David" w:cs="David" w:hint="cs"/>
          <w:sz w:val="24"/>
          <w:szCs w:val="24"/>
          <w:rtl/>
        </w:rPr>
        <w:t>יגיע</w:t>
      </w:r>
      <w:r w:rsidRPr="0064787D">
        <w:rPr>
          <w:rFonts w:ascii="David" w:hAnsi="David" w:cs="David"/>
          <w:sz w:val="24"/>
          <w:szCs w:val="24"/>
          <w:rtl/>
        </w:rPr>
        <w:t xml:space="preserve"> </w:t>
      </w:r>
      <w:r w:rsidRPr="0064787D">
        <w:rPr>
          <w:rFonts w:ascii="David" w:hAnsi="David" w:cs="David" w:hint="cs"/>
          <w:sz w:val="24"/>
          <w:szCs w:val="24"/>
          <w:rtl/>
        </w:rPr>
        <w:t>לגלריה</w:t>
      </w:r>
      <w:r w:rsidRPr="0064787D">
        <w:rPr>
          <w:rFonts w:ascii="David" w:hAnsi="David" w:cs="David"/>
          <w:sz w:val="24"/>
          <w:szCs w:val="24"/>
          <w:rtl/>
        </w:rPr>
        <w:t xml:space="preserve"> </w:t>
      </w:r>
      <w:r w:rsidRPr="0064787D">
        <w:rPr>
          <w:rFonts w:ascii="David" w:hAnsi="David" w:cs="David" w:hint="cs"/>
          <w:sz w:val="24"/>
          <w:szCs w:val="24"/>
          <w:rtl/>
        </w:rPr>
        <w:t>לאומנות</w:t>
      </w:r>
      <w:r w:rsidRPr="0064787D">
        <w:rPr>
          <w:rFonts w:ascii="David" w:hAnsi="David" w:cs="David"/>
          <w:sz w:val="24"/>
          <w:szCs w:val="24"/>
          <w:rtl/>
        </w:rPr>
        <w:t>.</w:t>
      </w:r>
      <w:r>
        <w:rPr>
          <w:rFonts w:ascii="David" w:hAnsi="David" w:cs="David" w:hint="cs"/>
          <w:sz w:val="24"/>
          <w:szCs w:val="24"/>
          <w:rtl/>
        </w:rPr>
        <w:t xml:space="preserve"> </w:t>
      </w:r>
      <w:r w:rsidRPr="0064787D">
        <w:rPr>
          <w:rFonts w:ascii="David" w:hAnsi="David" w:cs="David" w:hint="cs"/>
          <w:sz w:val="24"/>
          <w:szCs w:val="24"/>
          <w:rtl/>
        </w:rPr>
        <w:t>עיירות</w:t>
      </w:r>
      <w:r w:rsidRPr="0064787D">
        <w:rPr>
          <w:rFonts w:ascii="David" w:hAnsi="David" w:cs="David"/>
          <w:sz w:val="24"/>
          <w:szCs w:val="24"/>
          <w:rtl/>
        </w:rPr>
        <w:t xml:space="preserve"> </w:t>
      </w:r>
      <w:r w:rsidRPr="0064787D">
        <w:rPr>
          <w:rFonts w:ascii="David" w:hAnsi="David" w:cs="David" w:hint="cs"/>
          <w:sz w:val="24"/>
          <w:szCs w:val="24"/>
          <w:rtl/>
        </w:rPr>
        <w:t>רבות</w:t>
      </w:r>
      <w:r w:rsidRPr="0064787D">
        <w:rPr>
          <w:rFonts w:ascii="David" w:hAnsi="David" w:cs="David"/>
          <w:sz w:val="24"/>
          <w:szCs w:val="24"/>
          <w:rtl/>
        </w:rPr>
        <w:t xml:space="preserve"> </w:t>
      </w:r>
      <w:r w:rsidRPr="0064787D">
        <w:rPr>
          <w:rFonts w:ascii="David" w:hAnsi="David" w:cs="David" w:hint="cs"/>
          <w:sz w:val="24"/>
          <w:szCs w:val="24"/>
          <w:rtl/>
        </w:rPr>
        <w:t>משתמשות</w:t>
      </w:r>
      <w:r w:rsidRPr="0064787D">
        <w:rPr>
          <w:rFonts w:ascii="David" w:hAnsi="David" w:cs="David"/>
          <w:sz w:val="24"/>
          <w:szCs w:val="24"/>
          <w:rtl/>
        </w:rPr>
        <w:t xml:space="preserve"> </w:t>
      </w:r>
      <w:r w:rsidRPr="0064787D">
        <w:rPr>
          <w:rFonts w:ascii="David" w:hAnsi="David" w:cs="David" w:hint="cs"/>
          <w:sz w:val="24"/>
          <w:szCs w:val="24"/>
          <w:rtl/>
        </w:rPr>
        <w:t>בציורי</w:t>
      </w:r>
      <w:r w:rsidRPr="0064787D">
        <w:rPr>
          <w:rFonts w:ascii="David" w:hAnsi="David" w:cs="David"/>
          <w:sz w:val="24"/>
          <w:szCs w:val="24"/>
          <w:rtl/>
        </w:rPr>
        <w:t xml:space="preserve"> </w:t>
      </w:r>
      <w:r w:rsidRPr="0064787D">
        <w:rPr>
          <w:rFonts w:ascii="David" w:hAnsi="David" w:cs="David" w:hint="cs"/>
          <w:sz w:val="24"/>
          <w:szCs w:val="24"/>
          <w:rtl/>
        </w:rPr>
        <w:t>קיר</w:t>
      </w:r>
      <w:r w:rsidRPr="0064787D">
        <w:rPr>
          <w:rFonts w:ascii="David" w:hAnsi="David" w:cs="David"/>
          <w:sz w:val="24"/>
          <w:szCs w:val="24"/>
          <w:rtl/>
        </w:rPr>
        <w:t xml:space="preserve"> </w:t>
      </w:r>
      <w:r w:rsidRPr="0064787D">
        <w:rPr>
          <w:rFonts w:ascii="David" w:hAnsi="David" w:cs="David" w:hint="cs"/>
          <w:sz w:val="24"/>
          <w:szCs w:val="24"/>
          <w:rtl/>
        </w:rPr>
        <w:t>כאטרקציה</w:t>
      </w:r>
      <w:r w:rsidRPr="0064787D">
        <w:rPr>
          <w:rFonts w:ascii="David" w:hAnsi="David" w:cs="David"/>
          <w:sz w:val="24"/>
          <w:szCs w:val="24"/>
          <w:rtl/>
        </w:rPr>
        <w:t xml:space="preserve"> </w:t>
      </w:r>
      <w:r w:rsidRPr="0064787D">
        <w:rPr>
          <w:rFonts w:ascii="David" w:hAnsi="David" w:cs="David" w:hint="cs"/>
          <w:sz w:val="24"/>
          <w:szCs w:val="24"/>
          <w:rtl/>
        </w:rPr>
        <w:t>תיירותית</w:t>
      </w:r>
      <w:r w:rsidRPr="0064787D">
        <w:rPr>
          <w:rFonts w:ascii="David" w:hAnsi="David" w:cs="David"/>
          <w:sz w:val="24"/>
          <w:szCs w:val="24"/>
          <w:rtl/>
        </w:rPr>
        <w:t xml:space="preserve"> </w:t>
      </w:r>
      <w:r w:rsidRPr="0064787D">
        <w:rPr>
          <w:rFonts w:ascii="David" w:hAnsi="David" w:cs="David" w:hint="cs"/>
          <w:sz w:val="24"/>
          <w:szCs w:val="24"/>
          <w:rtl/>
        </w:rPr>
        <w:t>וכאמצעי</w:t>
      </w:r>
      <w:r w:rsidRPr="0064787D">
        <w:rPr>
          <w:rFonts w:ascii="David" w:hAnsi="David" w:cs="David"/>
          <w:sz w:val="24"/>
          <w:szCs w:val="24"/>
          <w:rtl/>
        </w:rPr>
        <w:t xml:space="preserve"> </w:t>
      </w:r>
      <w:r w:rsidRPr="0064787D">
        <w:rPr>
          <w:rFonts w:ascii="David" w:hAnsi="David" w:cs="David" w:hint="cs"/>
          <w:sz w:val="24"/>
          <w:szCs w:val="24"/>
          <w:rtl/>
        </w:rPr>
        <w:t>להגדיל</w:t>
      </w:r>
      <w:r w:rsidRPr="0064787D">
        <w:rPr>
          <w:rFonts w:ascii="David" w:hAnsi="David" w:cs="David"/>
          <w:sz w:val="24"/>
          <w:szCs w:val="24"/>
          <w:rtl/>
        </w:rPr>
        <w:t xml:space="preserve"> </w:t>
      </w:r>
      <w:r w:rsidRPr="0064787D">
        <w:rPr>
          <w:rFonts w:ascii="David" w:hAnsi="David" w:cs="David" w:hint="cs"/>
          <w:sz w:val="24"/>
          <w:szCs w:val="24"/>
          <w:rtl/>
        </w:rPr>
        <w:t>את</w:t>
      </w:r>
      <w:r w:rsidRPr="0064787D">
        <w:rPr>
          <w:rFonts w:ascii="David" w:hAnsi="David" w:cs="David"/>
          <w:sz w:val="24"/>
          <w:szCs w:val="24"/>
          <w:rtl/>
        </w:rPr>
        <w:t xml:space="preserve"> </w:t>
      </w:r>
      <w:r w:rsidRPr="0064787D">
        <w:rPr>
          <w:rFonts w:ascii="David" w:hAnsi="David" w:cs="David" w:hint="cs"/>
          <w:sz w:val="24"/>
          <w:szCs w:val="24"/>
          <w:rtl/>
        </w:rPr>
        <w:t>הכנסות</w:t>
      </w:r>
      <w:r w:rsidRPr="0064787D">
        <w:rPr>
          <w:rFonts w:ascii="David" w:hAnsi="David" w:cs="David"/>
          <w:sz w:val="24"/>
          <w:szCs w:val="24"/>
          <w:rtl/>
        </w:rPr>
        <w:t xml:space="preserve"> </w:t>
      </w:r>
      <w:r w:rsidRPr="0064787D">
        <w:rPr>
          <w:rFonts w:ascii="David" w:hAnsi="David" w:cs="David" w:hint="cs"/>
          <w:sz w:val="24"/>
          <w:szCs w:val="24"/>
          <w:rtl/>
        </w:rPr>
        <w:t>העיירות</w:t>
      </w:r>
      <w:r w:rsidRPr="0064787D">
        <w:rPr>
          <w:rFonts w:ascii="David" w:hAnsi="David" w:cs="David"/>
          <w:sz w:val="24"/>
          <w:szCs w:val="24"/>
          <w:rtl/>
        </w:rPr>
        <w:t>.</w:t>
      </w:r>
      <w:commentRangeEnd w:id="6"/>
      <w:r>
        <w:rPr>
          <w:rStyle w:val="a5"/>
          <w:rtl/>
        </w:rPr>
        <w:commentReference w:id="6"/>
      </w:r>
    </w:p>
    <w:p w14:paraId="145866B0" w14:textId="77777777" w:rsidR="008E6331" w:rsidRDefault="008E6331" w:rsidP="008E6331">
      <w:pPr>
        <w:spacing w:line="360" w:lineRule="auto"/>
        <w:rPr>
          <w:rFonts w:ascii="David" w:hAnsi="David" w:cs="David"/>
          <w:sz w:val="24"/>
          <w:szCs w:val="24"/>
          <w:rtl/>
        </w:rPr>
      </w:pPr>
      <w:commentRangeStart w:id="7"/>
      <w:r w:rsidRPr="00286CE8">
        <w:rPr>
          <w:rFonts w:ascii="David" w:hAnsi="David" w:cs="David" w:hint="cs"/>
          <w:sz w:val="24"/>
          <w:szCs w:val="24"/>
          <w:rtl/>
        </w:rPr>
        <w:t>כיום, המונח הפופולארי לציורי קיר הוא "</w:t>
      </w:r>
      <w:proofErr w:type="spellStart"/>
      <w:r w:rsidRPr="00286CE8">
        <w:rPr>
          <w:rFonts w:ascii="David" w:hAnsi="David" w:cs="David" w:hint="cs"/>
          <w:sz w:val="24"/>
          <w:szCs w:val="24"/>
          <w:rtl/>
        </w:rPr>
        <w:t>מורליסטה</w:t>
      </w:r>
      <w:proofErr w:type="spellEnd"/>
      <w:r w:rsidRPr="00286CE8">
        <w:rPr>
          <w:rFonts w:ascii="David" w:hAnsi="David" w:cs="David" w:hint="cs"/>
          <w:sz w:val="24"/>
          <w:szCs w:val="24"/>
          <w:rtl/>
        </w:rPr>
        <w:t>".</w:t>
      </w:r>
      <w:r>
        <w:rPr>
          <w:rFonts w:ascii="David" w:hAnsi="David" w:cs="David" w:hint="cs"/>
          <w:sz w:val="24"/>
          <w:szCs w:val="24"/>
          <w:rtl/>
        </w:rPr>
        <w:t xml:space="preserve"> </w:t>
      </w:r>
      <w:r w:rsidRPr="00734CF8">
        <w:rPr>
          <w:rFonts w:ascii="David" w:hAnsi="David" w:cs="David" w:hint="cs"/>
          <w:sz w:val="24"/>
          <w:szCs w:val="24"/>
          <w:rtl/>
        </w:rPr>
        <w:t>מקור</w:t>
      </w:r>
      <w:r w:rsidRPr="00734CF8">
        <w:rPr>
          <w:rFonts w:ascii="David" w:hAnsi="David" w:cs="David"/>
          <w:sz w:val="24"/>
          <w:szCs w:val="24"/>
          <w:rtl/>
        </w:rPr>
        <w:t xml:space="preserve"> </w:t>
      </w:r>
      <w:r w:rsidRPr="00734CF8">
        <w:rPr>
          <w:rFonts w:ascii="David" w:hAnsi="David" w:cs="David" w:hint="cs"/>
          <w:sz w:val="24"/>
          <w:szCs w:val="24"/>
          <w:rtl/>
        </w:rPr>
        <w:t>שמו</w:t>
      </w:r>
      <w:r w:rsidRPr="00734CF8">
        <w:rPr>
          <w:rFonts w:ascii="David" w:hAnsi="David" w:cs="David"/>
          <w:sz w:val="24"/>
          <w:szCs w:val="24"/>
          <w:rtl/>
        </w:rPr>
        <w:t xml:space="preserve"> </w:t>
      </w:r>
      <w:r w:rsidRPr="00734CF8">
        <w:rPr>
          <w:rFonts w:ascii="David" w:hAnsi="David" w:cs="David" w:hint="cs"/>
          <w:sz w:val="24"/>
          <w:szCs w:val="24"/>
          <w:rtl/>
        </w:rPr>
        <w:t>בתנועת</w:t>
      </w:r>
      <w:r w:rsidRPr="00734CF8">
        <w:rPr>
          <w:rFonts w:ascii="David" w:hAnsi="David" w:cs="David"/>
          <w:sz w:val="24"/>
          <w:szCs w:val="24"/>
          <w:rtl/>
        </w:rPr>
        <w:t xml:space="preserve"> </w:t>
      </w:r>
      <w:r w:rsidRPr="00734CF8">
        <w:rPr>
          <w:rFonts w:ascii="David" w:hAnsi="David" w:cs="David" w:hint="cs"/>
          <w:sz w:val="24"/>
          <w:szCs w:val="24"/>
          <w:rtl/>
        </w:rPr>
        <w:t>האומנות</w:t>
      </w:r>
      <w:r w:rsidRPr="00734CF8">
        <w:rPr>
          <w:rFonts w:ascii="David" w:hAnsi="David" w:cs="David"/>
          <w:sz w:val="24"/>
          <w:szCs w:val="24"/>
          <w:rtl/>
        </w:rPr>
        <w:t xml:space="preserve"> </w:t>
      </w:r>
      <w:r w:rsidRPr="00734CF8">
        <w:rPr>
          <w:rFonts w:ascii="David" w:hAnsi="David" w:cs="David" w:hint="cs"/>
          <w:sz w:val="24"/>
          <w:szCs w:val="24"/>
          <w:rtl/>
        </w:rPr>
        <w:t>המקסיקנית</w:t>
      </w:r>
      <w:r w:rsidRPr="00734CF8">
        <w:rPr>
          <w:rFonts w:ascii="David" w:hAnsi="David" w:cs="David"/>
          <w:sz w:val="24"/>
          <w:szCs w:val="24"/>
          <w:rtl/>
        </w:rPr>
        <w:t xml:space="preserve">. </w:t>
      </w:r>
      <w:r w:rsidRPr="00734CF8">
        <w:rPr>
          <w:rFonts w:ascii="David" w:hAnsi="David" w:cs="David" w:hint="cs"/>
          <w:sz w:val="24"/>
          <w:szCs w:val="24"/>
          <w:rtl/>
        </w:rPr>
        <w:t>קיימות</w:t>
      </w:r>
      <w:r w:rsidRPr="00734CF8">
        <w:rPr>
          <w:rFonts w:ascii="David" w:hAnsi="David" w:cs="David"/>
          <w:sz w:val="24"/>
          <w:szCs w:val="24"/>
          <w:rtl/>
        </w:rPr>
        <w:t xml:space="preserve"> </w:t>
      </w:r>
      <w:r w:rsidRPr="00734CF8">
        <w:rPr>
          <w:rFonts w:ascii="David" w:hAnsi="David" w:cs="David" w:hint="cs"/>
          <w:sz w:val="24"/>
          <w:szCs w:val="24"/>
          <w:rtl/>
        </w:rPr>
        <w:t>טכניקות</w:t>
      </w:r>
      <w:r>
        <w:rPr>
          <w:rFonts w:ascii="David" w:hAnsi="David" w:cs="David" w:hint="cs"/>
          <w:sz w:val="24"/>
          <w:szCs w:val="24"/>
          <w:rtl/>
        </w:rPr>
        <w:t>*</w:t>
      </w:r>
      <w:r w:rsidRPr="00734CF8">
        <w:rPr>
          <w:rFonts w:ascii="David" w:hAnsi="David" w:cs="David"/>
          <w:sz w:val="24"/>
          <w:szCs w:val="24"/>
          <w:rtl/>
        </w:rPr>
        <w:t xml:space="preserve"> </w:t>
      </w:r>
      <w:r w:rsidRPr="00734CF8">
        <w:rPr>
          <w:rFonts w:ascii="David" w:hAnsi="David" w:cs="David" w:hint="cs"/>
          <w:sz w:val="24"/>
          <w:szCs w:val="24"/>
          <w:rtl/>
        </w:rPr>
        <w:t>רבות</w:t>
      </w:r>
      <w:r w:rsidRPr="00734CF8">
        <w:rPr>
          <w:rFonts w:ascii="David" w:hAnsi="David" w:cs="David"/>
          <w:sz w:val="24"/>
          <w:szCs w:val="24"/>
          <w:rtl/>
        </w:rPr>
        <w:t xml:space="preserve"> </w:t>
      </w:r>
      <w:r w:rsidRPr="00734CF8">
        <w:rPr>
          <w:rFonts w:ascii="David" w:hAnsi="David" w:cs="David" w:hint="cs"/>
          <w:sz w:val="24"/>
          <w:szCs w:val="24"/>
          <w:rtl/>
        </w:rPr>
        <w:t>וסגנונות</w:t>
      </w:r>
      <w:r w:rsidRPr="00734CF8">
        <w:rPr>
          <w:rFonts w:ascii="David" w:hAnsi="David" w:cs="David"/>
          <w:sz w:val="24"/>
          <w:szCs w:val="24"/>
          <w:rtl/>
        </w:rPr>
        <w:t xml:space="preserve"> </w:t>
      </w:r>
      <w:r w:rsidRPr="00734CF8">
        <w:rPr>
          <w:rFonts w:ascii="David" w:hAnsi="David" w:cs="David" w:hint="cs"/>
          <w:sz w:val="24"/>
          <w:szCs w:val="24"/>
          <w:rtl/>
        </w:rPr>
        <w:t>שונים</w:t>
      </w:r>
      <w:r w:rsidRPr="00734CF8">
        <w:rPr>
          <w:rFonts w:ascii="David" w:hAnsi="David" w:cs="David"/>
          <w:sz w:val="24"/>
          <w:szCs w:val="24"/>
          <w:rtl/>
        </w:rPr>
        <w:t xml:space="preserve"> </w:t>
      </w:r>
      <w:r w:rsidRPr="00734CF8">
        <w:rPr>
          <w:rFonts w:ascii="David" w:hAnsi="David" w:cs="David" w:hint="cs"/>
          <w:sz w:val="24"/>
          <w:szCs w:val="24"/>
          <w:rtl/>
        </w:rPr>
        <w:t>לציורי</w:t>
      </w:r>
      <w:r w:rsidRPr="00734CF8">
        <w:rPr>
          <w:rFonts w:ascii="David" w:hAnsi="David" w:cs="David"/>
          <w:sz w:val="24"/>
          <w:szCs w:val="24"/>
          <w:rtl/>
        </w:rPr>
        <w:t xml:space="preserve"> </w:t>
      </w:r>
      <w:r w:rsidRPr="00734CF8">
        <w:rPr>
          <w:rFonts w:ascii="David" w:hAnsi="David" w:cs="David" w:hint="cs"/>
          <w:sz w:val="24"/>
          <w:szCs w:val="24"/>
          <w:rtl/>
        </w:rPr>
        <w:t>קיר</w:t>
      </w:r>
      <w:r w:rsidRPr="00734CF8">
        <w:rPr>
          <w:rFonts w:ascii="David" w:hAnsi="David" w:cs="David"/>
          <w:sz w:val="24"/>
          <w:szCs w:val="24"/>
          <w:rtl/>
        </w:rPr>
        <w:t xml:space="preserve">. </w:t>
      </w:r>
      <w:r>
        <w:rPr>
          <w:rFonts w:ascii="David" w:hAnsi="David" w:cs="David" w:hint="cs"/>
          <w:sz w:val="24"/>
          <w:szCs w:val="24"/>
          <w:rtl/>
        </w:rPr>
        <w:t>הטכניקה הידועה</w:t>
      </w:r>
      <w:r w:rsidRPr="00734CF8">
        <w:rPr>
          <w:rFonts w:ascii="David" w:hAnsi="David" w:cs="David"/>
          <w:sz w:val="24"/>
          <w:szCs w:val="24"/>
          <w:rtl/>
        </w:rPr>
        <w:t xml:space="preserve"> </w:t>
      </w:r>
      <w:r w:rsidRPr="00734CF8">
        <w:rPr>
          <w:rFonts w:ascii="David" w:hAnsi="David" w:cs="David" w:hint="cs"/>
          <w:sz w:val="24"/>
          <w:szCs w:val="24"/>
          <w:rtl/>
        </w:rPr>
        <w:t>שבהן</w:t>
      </w:r>
      <w:r w:rsidRPr="00734CF8">
        <w:rPr>
          <w:rFonts w:ascii="David" w:hAnsi="David" w:cs="David"/>
          <w:sz w:val="24"/>
          <w:szCs w:val="24"/>
          <w:rtl/>
        </w:rPr>
        <w:t xml:space="preserve"> </w:t>
      </w:r>
      <w:r w:rsidRPr="00734CF8">
        <w:rPr>
          <w:rFonts w:ascii="David" w:hAnsi="David" w:cs="David" w:hint="cs"/>
          <w:sz w:val="24"/>
          <w:szCs w:val="24"/>
          <w:rtl/>
        </w:rPr>
        <w:t>ה</w:t>
      </w:r>
      <w:r>
        <w:rPr>
          <w:rFonts w:ascii="David" w:hAnsi="David" w:cs="David" w:hint="cs"/>
          <w:sz w:val="24"/>
          <w:szCs w:val="24"/>
          <w:rtl/>
        </w:rPr>
        <w:t>י</w:t>
      </w:r>
      <w:r w:rsidRPr="00734CF8">
        <w:rPr>
          <w:rFonts w:ascii="David" w:hAnsi="David" w:cs="David" w:hint="cs"/>
          <w:sz w:val="24"/>
          <w:szCs w:val="24"/>
          <w:rtl/>
        </w:rPr>
        <w:t>א</w:t>
      </w:r>
      <w:r w:rsidRPr="00734CF8">
        <w:rPr>
          <w:rFonts w:ascii="David" w:hAnsi="David" w:cs="David"/>
          <w:sz w:val="24"/>
          <w:szCs w:val="24"/>
          <w:rtl/>
        </w:rPr>
        <w:t xml:space="preserve"> </w:t>
      </w:r>
      <w:r w:rsidRPr="00734CF8">
        <w:rPr>
          <w:rFonts w:ascii="David" w:hAnsi="David" w:cs="David" w:hint="cs"/>
          <w:sz w:val="24"/>
          <w:szCs w:val="24"/>
          <w:rtl/>
        </w:rPr>
        <w:t>ה</w:t>
      </w:r>
      <w:r>
        <w:rPr>
          <w:rFonts w:ascii="David" w:hAnsi="David" w:cs="David" w:hint="cs"/>
          <w:sz w:val="24"/>
          <w:szCs w:val="24"/>
          <w:rtl/>
        </w:rPr>
        <w:t>"</w:t>
      </w:r>
      <w:r w:rsidRPr="00734CF8">
        <w:rPr>
          <w:rFonts w:ascii="David" w:hAnsi="David" w:cs="David" w:hint="cs"/>
          <w:sz w:val="24"/>
          <w:szCs w:val="24"/>
          <w:rtl/>
        </w:rPr>
        <w:t>פרסקו</w:t>
      </w:r>
      <w:r>
        <w:rPr>
          <w:rFonts w:ascii="David" w:hAnsi="David" w:cs="David" w:hint="cs"/>
          <w:sz w:val="24"/>
          <w:szCs w:val="24"/>
          <w:rtl/>
        </w:rPr>
        <w:t>"</w:t>
      </w:r>
      <w:r w:rsidRPr="00734CF8">
        <w:rPr>
          <w:rFonts w:ascii="David" w:hAnsi="David" w:cs="David"/>
          <w:sz w:val="24"/>
          <w:szCs w:val="24"/>
          <w:rtl/>
        </w:rPr>
        <w:t xml:space="preserve">, </w:t>
      </w:r>
      <w:r w:rsidRPr="00734CF8">
        <w:rPr>
          <w:rFonts w:ascii="David" w:hAnsi="David" w:cs="David" w:hint="cs"/>
          <w:sz w:val="24"/>
          <w:szCs w:val="24"/>
          <w:rtl/>
        </w:rPr>
        <w:t>הנעש</w:t>
      </w:r>
      <w:r>
        <w:rPr>
          <w:rFonts w:ascii="David" w:hAnsi="David" w:cs="David" w:hint="cs"/>
          <w:sz w:val="24"/>
          <w:szCs w:val="24"/>
          <w:rtl/>
        </w:rPr>
        <w:t>ית</w:t>
      </w:r>
      <w:r w:rsidRPr="00734CF8">
        <w:rPr>
          <w:rFonts w:ascii="David" w:hAnsi="David" w:cs="David"/>
          <w:sz w:val="24"/>
          <w:szCs w:val="24"/>
          <w:rtl/>
        </w:rPr>
        <w:t xml:space="preserve"> </w:t>
      </w:r>
      <w:r w:rsidRPr="00734CF8">
        <w:rPr>
          <w:rFonts w:ascii="David" w:hAnsi="David" w:cs="David" w:hint="cs"/>
          <w:sz w:val="24"/>
          <w:szCs w:val="24"/>
          <w:rtl/>
        </w:rPr>
        <w:t>בעזרת</w:t>
      </w:r>
      <w:r w:rsidRPr="00734CF8">
        <w:rPr>
          <w:rFonts w:ascii="David" w:hAnsi="David" w:cs="David"/>
          <w:sz w:val="24"/>
          <w:szCs w:val="24"/>
          <w:rtl/>
        </w:rPr>
        <w:t xml:space="preserve"> </w:t>
      </w:r>
      <w:r w:rsidRPr="00734CF8">
        <w:rPr>
          <w:rFonts w:ascii="David" w:hAnsi="David" w:cs="David" w:hint="cs"/>
          <w:sz w:val="24"/>
          <w:szCs w:val="24"/>
          <w:rtl/>
        </w:rPr>
        <w:t>ציור</w:t>
      </w:r>
      <w:r w:rsidRPr="00734CF8">
        <w:rPr>
          <w:rFonts w:ascii="David" w:hAnsi="David" w:cs="David"/>
          <w:sz w:val="24"/>
          <w:szCs w:val="24"/>
          <w:rtl/>
        </w:rPr>
        <w:t xml:space="preserve"> </w:t>
      </w:r>
      <w:r w:rsidRPr="00734CF8">
        <w:rPr>
          <w:rFonts w:ascii="David" w:hAnsi="David" w:cs="David" w:hint="cs"/>
          <w:sz w:val="24"/>
          <w:szCs w:val="24"/>
          <w:rtl/>
        </w:rPr>
        <w:t>עם</w:t>
      </w:r>
      <w:r w:rsidRPr="00734CF8">
        <w:rPr>
          <w:rFonts w:ascii="David" w:hAnsi="David" w:cs="David"/>
          <w:sz w:val="24"/>
          <w:szCs w:val="24"/>
          <w:rtl/>
        </w:rPr>
        <w:t xml:space="preserve"> </w:t>
      </w:r>
      <w:r w:rsidRPr="00734CF8">
        <w:rPr>
          <w:rFonts w:ascii="David" w:hAnsi="David" w:cs="David" w:hint="cs"/>
          <w:sz w:val="24"/>
          <w:szCs w:val="24"/>
          <w:rtl/>
        </w:rPr>
        <w:t>צבעים</w:t>
      </w:r>
      <w:r w:rsidRPr="00734CF8">
        <w:rPr>
          <w:rFonts w:ascii="David" w:hAnsi="David" w:cs="David"/>
          <w:sz w:val="24"/>
          <w:szCs w:val="24"/>
          <w:rtl/>
        </w:rPr>
        <w:t xml:space="preserve"> </w:t>
      </w:r>
      <w:r w:rsidRPr="00734CF8">
        <w:rPr>
          <w:rFonts w:ascii="David" w:hAnsi="David" w:cs="David" w:hint="cs"/>
          <w:sz w:val="24"/>
          <w:szCs w:val="24"/>
          <w:rtl/>
        </w:rPr>
        <w:t>מסיסים</w:t>
      </w:r>
      <w:r w:rsidRPr="00734CF8">
        <w:rPr>
          <w:rFonts w:ascii="David" w:hAnsi="David" w:cs="David"/>
          <w:sz w:val="24"/>
          <w:szCs w:val="24"/>
          <w:rtl/>
        </w:rPr>
        <w:t xml:space="preserve"> </w:t>
      </w:r>
      <w:r w:rsidRPr="00734CF8">
        <w:rPr>
          <w:rFonts w:ascii="David" w:hAnsi="David" w:cs="David" w:hint="cs"/>
          <w:sz w:val="24"/>
          <w:szCs w:val="24"/>
          <w:rtl/>
        </w:rPr>
        <w:t>במים</w:t>
      </w:r>
      <w:r w:rsidRPr="00734CF8">
        <w:rPr>
          <w:rFonts w:ascii="David" w:hAnsi="David" w:cs="David"/>
          <w:sz w:val="24"/>
          <w:szCs w:val="24"/>
          <w:rtl/>
        </w:rPr>
        <w:t xml:space="preserve"> </w:t>
      </w:r>
      <w:r w:rsidRPr="00734CF8">
        <w:rPr>
          <w:rFonts w:ascii="David" w:hAnsi="David" w:cs="David" w:hint="cs"/>
          <w:sz w:val="24"/>
          <w:szCs w:val="24"/>
          <w:rtl/>
        </w:rPr>
        <w:t>המונחים</w:t>
      </w:r>
      <w:r w:rsidRPr="00734CF8">
        <w:rPr>
          <w:rFonts w:ascii="David" w:hAnsi="David" w:cs="David"/>
          <w:sz w:val="24"/>
          <w:szCs w:val="24"/>
          <w:rtl/>
        </w:rPr>
        <w:t xml:space="preserve"> </w:t>
      </w:r>
      <w:r w:rsidRPr="00734CF8">
        <w:rPr>
          <w:rFonts w:ascii="David" w:hAnsi="David" w:cs="David" w:hint="cs"/>
          <w:sz w:val="24"/>
          <w:szCs w:val="24"/>
          <w:rtl/>
        </w:rPr>
        <w:t>ישירות</w:t>
      </w:r>
      <w:r w:rsidRPr="00734CF8">
        <w:rPr>
          <w:rFonts w:ascii="David" w:hAnsi="David" w:cs="David"/>
          <w:sz w:val="24"/>
          <w:szCs w:val="24"/>
          <w:rtl/>
        </w:rPr>
        <w:t xml:space="preserve"> </w:t>
      </w:r>
      <w:r w:rsidRPr="00734CF8">
        <w:rPr>
          <w:rFonts w:ascii="David" w:hAnsi="David" w:cs="David" w:hint="cs"/>
          <w:sz w:val="24"/>
          <w:szCs w:val="24"/>
          <w:rtl/>
        </w:rPr>
        <w:t>על</w:t>
      </w:r>
      <w:r w:rsidRPr="00734CF8">
        <w:rPr>
          <w:rFonts w:ascii="David" w:hAnsi="David" w:cs="David"/>
          <w:sz w:val="24"/>
          <w:szCs w:val="24"/>
          <w:rtl/>
        </w:rPr>
        <w:t xml:space="preserve"> </w:t>
      </w:r>
      <w:r w:rsidRPr="00734CF8">
        <w:rPr>
          <w:rFonts w:ascii="David" w:hAnsi="David" w:cs="David" w:hint="cs"/>
          <w:sz w:val="24"/>
          <w:szCs w:val="24"/>
          <w:rtl/>
        </w:rPr>
        <w:t>טיח</w:t>
      </w:r>
      <w:r w:rsidRPr="00734CF8">
        <w:rPr>
          <w:rFonts w:ascii="David" w:hAnsi="David" w:cs="David"/>
          <w:sz w:val="24"/>
          <w:szCs w:val="24"/>
          <w:rtl/>
        </w:rPr>
        <w:t xml:space="preserve"> </w:t>
      </w:r>
      <w:r w:rsidRPr="00734CF8">
        <w:rPr>
          <w:rFonts w:ascii="David" w:hAnsi="David" w:cs="David" w:hint="cs"/>
          <w:sz w:val="24"/>
          <w:szCs w:val="24"/>
          <w:rtl/>
        </w:rPr>
        <w:t>סיד</w:t>
      </w:r>
      <w:r w:rsidRPr="00734CF8">
        <w:rPr>
          <w:rFonts w:ascii="David" w:hAnsi="David" w:cs="David"/>
          <w:sz w:val="24"/>
          <w:szCs w:val="24"/>
          <w:rtl/>
        </w:rPr>
        <w:t xml:space="preserve"> </w:t>
      </w:r>
      <w:r w:rsidRPr="00734CF8">
        <w:rPr>
          <w:rFonts w:ascii="David" w:hAnsi="David" w:cs="David" w:hint="cs"/>
          <w:sz w:val="24"/>
          <w:szCs w:val="24"/>
          <w:rtl/>
        </w:rPr>
        <w:t>לח</w:t>
      </w:r>
      <w:r w:rsidRPr="00734CF8">
        <w:rPr>
          <w:rFonts w:ascii="David" w:hAnsi="David" w:cs="David"/>
          <w:sz w:val="24"/>
          <w:szCs w:val="24"/>
          <w:rtl/>
        </w:rPr>
        <w:t xml:space="preserve"> </w:t>
      </w:r>
      <w:r w:rsidRPr="00734CF8">
        <w:rPr>
          <w:rFonts w:ascii="David" w:hAnsi="David" w:cs="David" w:hint="cs"/>
          <w:sz w:val="24"/>
          <w:szCs w:val="24"/>
          <w:rtl/>
        </w:rPr>
        <w:t>וטרי</w:t>
      </w:r>
      <w:r w:rsidRPr="00734CF8">
        <w:rPr>
          <w:rFonts w:ascii="David" w:hAnsi="David" w:cs="David"/>
          <w:sz w:val="24"/>
          <w:szCs w:val="24"/>
          <w:rtl/>
        </w:rPr>
        <w:t xml:space="preserve">, </w:t>
      </w:r>
      <w:r w:rsidRPr="00734CF8">
        <w:rPr>
          <w:rFonts w:ascii="David" w:hAnsi="David" w:cs="David" w:hint="cs"/>
          <w:sz w:val="24"/>
          <w:szCs w:val="24"/>
          <w:rtl/>
        </w:rPr>
        <w:t>ולאחר</w:t>
      </w:r>
      <w:r w:rsidRPr="00734CF8">
        <w:rPr>
          <w:rFonts w:ascii="David" w:hAnsi="David" w:cs="David"/>
          <w:sz w:val="24"/>
          <w:szCs w:val="24"/>
          <w:rtl/>
        </w:rPr>
        <w:t xml:space="preserve"> </w:t>
      </w:r>
      <w:r w:rsidRPr="00734CF8">
        <w:rPr>
          <w:rFonts w:ascii="David" w:hAnsi="David" w:cs="David" w:hint="cs"/>
          <w:sz w:val="24"/>
          <w:szCs w:val="24"/>
          <w:rtl/>
        </w:rPr>
        <w:t>שהמשטח</w:t>
      </w:r>
      <w:r w:rsidRPr="00734CF8">
        <w:rPr>
          <w:rFonts w:ascii="David" w:hAnsi="David" w:cs="David"/>
          <w:sz w:val="24"/>
          <w:szCs w:val="24"/>
          <w:rtl/>
        </w:rPr>
        <w:t xml:space="preserve"> </w:t>
      </w:r>
      <w:r w:rsidRPr="00734CF8">
        <w:rPr>
          <w:rFonts w:ascii="David" w:hAnsi="David" w:cs="David" w:hint="cs"/>
          <w:sz w:val="24"/>
          <w:szCs w:val="24"/>
          <w:rtl/>
        </w:rPr>
        <w:t>מתייבש</w:t>
      </w:r>
      <w:r w:rsidRPr="00734CF8">
        <w:rPr>
          <w:rFonts w:ascii="David" w:hAnsi="David" w:cs="David"/>
          <w:sz w:val="24"/>
          <w:szCs w:val="24"/>
          <w:rtl/>
        </w:rPr>
        <w:t xml:space="preserve"> </w:t>
      </w:r>
      <w:r w:rsidRPr="00734CF8">
        <w:rPr>
          <w:rFonts w:ascii="David" w:hAnsi="David" w:cs="David" w:hint="cs"/>
          <w:sz w:val="24"/>
          <w:szCs w:val="24"/>
          <w:rtl/>
        </w:rPr>
        <w:t>הצבעים</w:t>
      </w:r>
      <w:r w:rsidRPr="00734CF8">
        <w:rPr>
          <w:rFonts w:ascii="David" w:hAnsi="David" w:cs="David"/>
          <w:sz w:val="24"/>
          <w:szCs w:val="24"/>
          <w:rtl/>
        </w:rPr>
        <w:t xml:space="preserve"> </w:t>
      </w:r>
      <w:r w:rsidRPr="00734CF8">
        <w:rPr>
          <w:rFonts w:ascii="David" w:hAnsi="David" w:cs="David" w:hint="cs"/>
          <w:sz w:val="24"/>
          <w:szCs w:val="24"/>
          <w:rtl/>
        </w:rPr>
        <w:t>מתבהרים</w:t>
      </w:r>
      <w:r w:rsidRPr="00734CF8">
        <w:rPr>
          <w:rFonts w:ascii="David" w:hAnsi="David" w:cs="David"/>
          <w:sz w:val="24"/>
          <w:szCs w:val="24"/>
          <w:rtl/>
        </w:rPr>
        <w:t>.</w:t>
      </w:r>
      <w:commentRangeEnd w:id="7"/>
      <w:r>
        <w:rPr>
          <w:rStyle w:val="a5"/>
          <w:rtl/>
        </w:rPr>
        <w:commentReference w:id="7"/>
      </w:r>
    </w:p>
    <w:p w14:paraId="1E681AF9" w14:textId="77777777" w:rsidR="008E6331" w:rsidRDefault="008E6331" w:rsidP="008E6331">
      <w:pPr>
        <w:spacing w:line="360" w:lineRule="auto"/>
        <w:rPr>
          <w:rFonts w:ascii="David" w:hAnsi="David" w:cs="David"/>
          <w:sz w:val="24"/>
          <w:szCs w:val="24"/>
          <w:rtl/>
        </w:rPr>
      </w:pPr>
      <w:commentRangeStart w:id="8"/>
      <w:r w:rsidRPr="00734CF8">
        <w:rPr>
          <w:rFonts w:ascii="David" w:hAnsi="David" w:cs="David" w:hint="cs"/>
          <w:sz w:val="24"/>
          <w:szCs w:val="24"/>
          <w:rtl/>
        </w:rPr>
        <w:t>למסורת</w:t>
      </w:r>
      <w:r w:rsidRPr="00734CF8">
        <w:rPr>
          <w:rFonts w:ascii="David" w:hAnsi="David" w:cs="David"/>
          <w:sz w:val="24"/>
          <w:szCs w:val="24"/>
          <w:rtl/>
        </w:rPr>
        <w:t xml:space="preserve"> </w:t>
      </w:r>
      <w:r w:rsidRPr="00734CF8">
        <w:rPr>
          <w:rFonts w:ascii="David" w:hAnsi="David" w:cs="David" w:hint="cs"/>
          <w:sz w:val="24"/>
          <w:szCs w:val="24"/>
          <w:rtl/>
        </w:rPr>
        <w:t>ציורי</w:t>
      </w:r>
      <w:r w:rsidRPr="00734CF8">
        <w:rPr>
          <w:rFonts w:ascii="David" w:hAnsi="David" w:cs="David"/>
          <w:sz w:val="24"/>
          <w:szCs w:val="24"/>
          <w:rtl/>
        </w:rPr>
        <w:t xml:space="preserve"> </w:t>
      </w:r>
      <w:r w:rsidRPr="00734CF8">
        <w:rPr>
          <w:rFonts w:ascii="David" w:hAnsi="David" w:cs="David" w:hint="cs"/>
          <w:sz w:val="24"/>
          <w:szCs w:val="24"/>
          <w:rtl/>
        </w:rPr>
        <w:t>הקיר</w:t>
      </w:r>
      <w:r w:rsidRPr="00734CF8">
        <w:rPr>
          <w:rFonts w:ascii="David" w:hAnsi="David" w:cs="David"/>
          <w:sz w:val="24"/>
          <w:szCs w:val="24"/>
          <w:rtl/>
        </w:rPr>
        <w:t xml:space="preserve"> </w:t>
      </w:r>
      <w:r w:rsidRPr="00734CF8">
        <w:rPr>
          <w:rFonts w:ascii="David" w:hAnsi="David" w:cs="David" w:hint="cs"/>
          <w:sz w:val="24"/>
          <w:szCs w:val="24"/>
          <w:rtl/>
        </w:rPr>
        <w:t>שורשים</w:t>
      </w:r>
      <w:r w:rsidRPr="00734CF8">
        <w:rPr>
          <w:rFonts w:ascii="David" w:hAnsi="David" w:cs="David"/>
          <w:sz w:val="24"/>
          <w:szCs w:val="24"/>
          <w:rtl/>
        </w:rPr>
        <w:t xml:space="preserve"> </w:t>
      </w:r>
      <w:r w:rsidRPr="00734CF8">
        <w:rPr>
          <w:rFonts w:ascii="David" w:hAnsi="David" w:cs="David" w:hint="cs"/>
          <w:sz w:val="24"/>
          <w:szCs w:val="24"/>
          <w:rtl/>
        </w:rPr>
        <w:t>עמוקים</w:t>
      </w:r>
      <w:r w:rsidRPr="00734CF8">
        <w:rPr>
          <w:rFonts w:ascii="David" w:hAnsi="David" w:cs="David"/>
          <w:sz w:val="24"/>
          <w:szCs w:val="24"/>
          <w:rtl/>
        </w:rPr>
        <w:t xml:space="preserve"> </w:t>
      </w:r>
      <w:r>
        <w:rPr>
          <w:rFonts w:ascii="David" w:hAnsi="David" w:cs="David" w:hint="cs"/>
          <w:sz w:val="24"/>
          <w:szCs w:val="24"/>
          <w:rtl/>
        </w:rPr>
        <w:t>במק</w:t>
      </w:r>
      <w:r w:rsidRPr="00734CF8">
        <w:rPr>
          <w:rFonts w:ascii="David" w:hAnsi="David" w:cs="David" w:hint="cs"/>
          <w:sz w:val="24"/>
          <w:szCs w:val="24"/>
          <w:rtl/>
        </w:rPr>
        <w:t>סיקו</w:t>
      </w:r>
      <w:r>
        <w:rPr>
          <w:rFonts w:ascii="David" w:hAnsi="David" w:cs="David" w:hint="cs"/>
          <w:sz w:val="24"/>
          <w:szCs w:val="24"/>
          <w:rtl/>
        </w:rPr>
        <w:t xml:space="preserve">. </w:t>
      </w:r>
      <w:r w:rsidRPr="0064787D">
        <w:rPr>
          <w:rFonts w:ascii="David" w:hAnsi="David" w:cs="David" w:hint="cs"/>
          <w:sz w:val="24"/>
          <w:szCs w:val="24"/>
          <w:rtl/>
        </w:rPr>
        <w:t>ה</w:t>
      </w:r>
      <w:r>
        <w:rPr>
          <w:rFonts w:ascii="David" w:hAnsi="David" w:cs="David" w:hint="cs"/>
          <w:sz w:val="24"/>
          <w:szCs w:val="24"/>
          <w:rtl/>
        </w:rPr>
        <w:t xml:space="preserve">ם </w:t>
      </w:r>
      <w:r w:rsidRPr="0064787D">
        <w:rPr>
          <w:rFonts w:ascii="David" w:hAnsi="David" w:cs="David" w:hint="cs"/>
          <w:sz w:val="24"/>
          <w:szCs w:val="24"/>
          <w:rtl/>
        </w:rPr>
        <w:t>משמשים</w:t>
      </w:r>
      <w:r w:rsidRPr="0064787D">
        <w:rPr>
          <w:rFonts w:ascii="David" w:hAnsi="David" w:cs="David"/>
          <w:sz w:val="24"/>
          <w:szCs w:val="24"/>
          <w:rtl/>
        </w:rPr>
        <w:t xml:space="preserve"> </w:t>
      </w:r>
      <w:r w:rsidRPr="0064787D">
        <w:rPr>
          <w:rFonts w:ascii="David" w:hAnsi="David" w:cs="David" w:hint="cs"/>
          <w:sz w:val="24"/>
          <w:szCs w:val="24"/>
          <w:rtl/>
        </w:rPr>
        <w:t>אמצעי</w:t>
      </w:r>
      <w:r w:rsidRPr="0064787D">
        <w:rPr>
          <w:rFonts w:ascii="David" w:hAnsi="David" w:cs="David"/>
          <w:sz w:val="24"/>
          <w:szCs w:val="24"/>
          <w:rtl/>
        </w:rPr>
        <w:t xml:space="preserve"> </w:t>
      </w:r>
      <w:r w:rsidRPr="0064787D">
        <w:rPr>
          <w:rFonts w:ascii="David" w:hAnsi="David" w:cs="David" w:hint="cs"/>
          <w:sz w:val="24"/>
          <w:szCs w:val="24"/>
          <w:rtl/>
        </w:rPr>
        <w:t>חשוב</w:t>
      </w:r>
      <w:r w:rsidRPr="0064787D">
        <w:rPr>
          <w:rFonts w:ascii="David" w:hAnsi="David" w:cs="David"/>
          <w:sz w:val="24"/>
          <w:szCs w:val="24"/>
          <w:rtl/>
        </w:rPr>
        <w:t xml:space="preserve"> </w:t>
      </w:r>
      <w:r w:rsidRPr="0064787D">
        <w:rPr>
          <w:rFonts w:ascii="David" w:hAnsi="David" w:cs="David" w:hint="cs"/>
          <w:sz w:val="24"/>
          <w:szCs w:val="24"/>
          <w:rtl/>
        </w:rPr>
        <w:t>של</w:t>
      </w:r>
      <w:r w:rsidRPr="0064787D">
        <w:rPr>
          <w:rFonts w:ascii="David" w:hAnsi="David" w:cs="David"/>
          <w:sz w:val="24"/>
          <w:szCs w:val="24"/>
          <w:rtl/>
        </w:rPr>
        <w:t xml:space="preserve"> </w:t>
      </w:r>
      <w:r w:rsidRPr="0064787D">
        <w:rPr>
          <w:rFonts w:ascii="David" w:hAnsi="David" w:cs="David" w:hint="cs"/>
          <w:sz w:val="24"/>
          <w:szCs w:val="24"/>
          <w:rtl/>
        </w:rPr>
        <w:t>תקשורת</w:t>
      </w:r>
      <w:r w:rsidRPr="0064787D">
        <w:rPr>
          <w:rFonts w:ascii="David" w:hAnsi="David" w:cs="David"/>
          <w:sz w:val="24"/>
          <w:szCs w:val="24"/>
          <w:rtl/>
        </w:rPr>
        <w:t xml:space="preserve"> </w:t>
      </w:r>
      <w:r w:rsidRPr="0064787D">
        <w:rPr>
          <w:rFonts w:ascii="David" w:hAnsi="David" w:cs="David" w:hint="cs"/>
          <w:sz w:val="24"/>
          <w:szCs w:val="24"/>
          <w:rtl/>
        </w:rPr>
        <w:t>עבור</w:t>
      </w:r>
      <w:r w:rsidRPr="0064787D">
        <w:rPr>
          <w:rFonts w:ascii="David" w:hAnsi="David" w:cs="David"/>
          <w:sz w:val="24"/>
          <w:szCs w:val="24"/>
          <w:rtl/>
        </w:rPr>
        <w:t xml:space="preserve"> </w:t>
      </w:r>
      <w:r w:rsidRPr="0064787D">
        <w:rPr>
          <w:rFonts w:ascii="David" w:hAnsi="David" w:cs="David" w:hint="cs"/>
          <w:sz w:val="24"/>
          <w:szCs w:val="24"/>
          <w:rtl/>
        </w:rPr>
        <w:t>אנשים</w:t>
      </w:r>
      <w:r w:rsidRPr="0064787D">
        <w:rPr>
          <w:rFonts w:ascii="David" w:hAnsi="David" w:cs="David"/>
          <w:sz w:val="24"/>
          <w:szCs w:val="24"/>
          <w:rtl/>
        </w:rPr>
        <w:t xml:space="preserve"> </w:t>
      </w:r>
      <w:r w:rsidRPr="0064787D">
        <w:rPr>
          <w:rFonts w:ascii="David" w:hAnsi="David" w:cs="David" w:hint="cs"/>
          <w:sz w:val="24"/>
          <w:szCs w:val="24"/>
          <w:rtl/>
        </w:rPr>
        <w:t>בעלי</w:t>
      </w:r>
      <w:r w:rsidRPr="0064787D">
        <w:rPr>
          <w:rFonts w:ascii="David" w:hAnsi="David" w:cs="David"/>
          <w:sz w:val="24"/>
          <w:szCs w:val="24"/>
          <w:rtl/>
        </w:rPr>
        <w:t xml:space="preserve"> </w:t>
      </w:r>
      <w:r w:rsidRPr="00286CE8">
        <w:rPr>
          <w:rFonts w:ascii="David" w:hAnsi="David" w:cs="David" w:hint="cs"/>
          <w:sz w:val="24"/>
          <w:szCs w:val="24"/>
          <w:rtl/>
        </w:rPr>
        <w:t>אתניות</w:t>
      </w:r>
      <w:r>
        <w:rPr>
          <w:rFonts w:ascii="David" w:hAnsi="David" w:cs="David" w:hint="cs"/>
          <w:sz w:val="24"/>
          <w:szCs w:val="24"/>
          <w:rtl/>
        </w:rPr>
        <w:t>*</w:t>
      </w:r>
      <w:r w:rsidRPr="0064787D">
        <w:rPr>
          <w:rFonts w:ascii="David" w:hAnsi="David" w:cs="David"/>
          <w:sz w:val="24"/>
          <w:szCs w:val="24"/>
          <w:rtl/>
        </w:rPr>
        <w:t xml:space="preserve"> </w:t>
      </w:r>
      <w:r>
        <w:rPr>
          <w:rFonts w:ascii="David" w:hAnsi="David" w:cs="David" w:hint="cs"/>
          <w:sz w:val="24"/>
          <w:szCs w:val="24"/>
          <w:rtl/>
        </w:rPr>
        <w:t xml:space="preserve">שונה </w:t>
      </w:r>
      <w:r w:rsidRPr="0064787D">
        <w:rPr>
          <w:rFonts w:ascii="David" w:hAnsi="David" w:cs="David" w:hint="cs"/>
          <w:sz w:val="24"/>
          <w:szCs w:val="24"/>
          <w:rtl/>
        </w:rPr>
        <w:t>וקהילות</w:t>
      </w:r>
      <w:r w:rsidRPr="0064787D">
        <w:rPr>
          <w:rFonts w:ascii="David" w:hAnsi="David" w:cs="David"/>
          <w:sz w:val="24"/>
          <w:szCs w:val="24"/>
          <w:rtl/>
        </w:rPr>
        <w:t xml:space="preserve"> </w:t>
      </w:r>
      <w:r w:rsidRPr="0064787D">
        <w:rPr>
          <w:rFonts w:ascii="David" w:hAnsi="David" w:cs="David" w:hint="cs"/>
          <w:sz w:val="24"/>
          <w:szCs w:val="24"/>
          <w:rtl/>
        </w:rPr>
        <w:t>בה</w:t>
      </w:r>
      <w:r>
        <w:rPr>
          <w:rFonts w:ascii="David" w:hAnsi="David" w:cs="David" w:hint="cs"/>
          <w:sz w:val="24"/>
          <w:szCs w:val="24"/>
          <w:rtl/>
        </w:rPr>
        <w:t>ן</w:t>
      </w:r>
      <w:r w:rsidRPr="0064787D">
        <w:rPr>
          <w:rFonts w:ascii="David" w:hAnsi="David" w:cs="David"/>
          <w:sz w:val="24"/>
          <w:szCs w:val="24"/>
          <w:rtl/>
        </w:rPr>
        <w:t xml:space="preserve"> </w:t>
      </w:r>
      <w:r w:rsidRPr="0064787D">
        <w:rPr>
          <w:rFonts w:ascii="David" w:hAnsi="David" w:cs="David" w:hint="cs"/>
          <w:sz w:val="24"/>
          <w:szCs w:val="24"/>
          <w:rtl/>
        </w:rPr>
        <w:t>יש</w:t>
      </w:r>
      <w:r w:rsidRPr="0064787D">
        <w:rPr>
          <w:rFonts w:ascii="David" w:hAnsi="David" w:cs="David"/>
          <w:sz w:val="24"/>
          <w:szCs w:val="24"/>
          <w:rtl/>
        </w:rPr>
        <w:t xml:space="preserve"> </w:t>
      </w:r>
      <w:r w:rsidRPr="0064787D">
        <w:rPr>
          <w:rFonts w:ascii="David" w:hAnsi="David" w:cs="David" w:hint="cs"/>
          <w:sz w:val="24"/>
          <w:szCs w:val="24"/>
          <w:rtl/>
        </w:rPr>
        <w:t>סכסוך</w:t>
      </w:r>
      <w:r w:rsidRPr="0064787D">
        <w:rPr>
          <w:rFonts w:ascii="David" w:hAnsi="David" w:cs="David"/>
          <w:sz w:val="24"/>
          <w:szCs w:val="24"/>
          <w:rtl/>
        </w:rPr>
        <w:t xml:space="preserve"> </w:t>
      </w:r>
      <w:r w:rsidRPr="0064787D">
        <w:rPr>
          <w:rFonts w:ascii="David" w:hAnsi="David" w:cs="David" w:hint="cs"/>
          <w:sz w:val="24"/>
          <w:szCs w:val="24"/>
          <w:rtl/>
        </w:rPr>
        <w:t>מתמשך</w:t>
      </w:r>
      <w:r w:rsidRPr="0064787D">
        <w:rPr>
          <w:rFonts w:ascii="David" w:hAnsi="David" w:cs="David"/>
          <w:sz w:val="24"/>
          <w:szCs w:val="24"/>
          <w:rtl/>
        </w:rPr>
        <w:t xml:space="preserve">. </w:t>
      </w:r>
      <w:r>
        <w:rPr>
          <w:rFonts w:ascii="David" w:hAnsi="David" w:cs="David" w:hint="cs"/>
          <w:sz w:val="24"/>
          <w:szCs w:val="24"/>
          <w:rtl/>
        </w:rPr>
        <w:t>השימוש</w:t>
      </w:r>
      <w:r w:rsidRPr="00734CF8">
        <w:rPr>
          <w:rFonts w:ascii="David" w:hAnsi="David" w:cs="David"/>
          <w:sz w:val="24"/>
          <w:szCs w:val="24"/>
          <w:rtl/>
        </w:rPr>
        <w:t xml:space="preserve"> </w:t>
      </w:r>
      <w:r>
        <w:rPr>
          <w:rFonts w:ascii="David" w:hAnsi="David" w:cs="David" w:hint="cs"/>
          <w:sz w:val="24"/>
          <w:szCs w:val="24"/>
          <w:rtl/>
        </w:rPr>
        <w:t>ב</w:t>
      </w:r>
      <w:r w:rsidRPr="00734CF8">
        <w:rPr>
          <w:rFonts w:ascii="David" w:hAnsi="David" w:cs="David" w:hint="cs"/>
          <w:sz w:val="24"/>
          <w:szCs w:val="24"/>
          <w:rtl/>
        </w:rPr>
        <w:t>ציורי</w:t>
      </w:r>
      <w:r w:rsidRPr="00734CF8">
        <w:rPr>
          <w:rFonts w:ascii="David" w:hAnsi="David" w:cs="David"/>
          <w:sz w:val="24"/>
          <w:szCs w:val="24"/>
          <w:rtl/>
        </w:rPr>
        <w:t xml:space="preserve"> </w:t>
      </w:r>
      <w:r w:rsidRPr="00734CF8">
        <w:rPr>
          <w:rFonts w:ascii="David" w:hAnsi="David" w:cs="David" w:hint="cs"/>
          <w:sz w:val="24"/>
          <w:szCs w:val="24"/>
          <w:rtl/>
        </w:rPr>
        <w:t>הקיר</w:t>
      </w:r>
      <w:r w:rsidRPr="00734CF8">
        <w:rPr>
          <w:rFonts w:ascii="David" w:hAnsi="David" w:cs="David"/>
          <w:sz w:val="24"/>
          <w:szCs w:val="24"/>
          <w:rtl/>
        </w:rPr>
        <w:t xml:space="preserve"> </w:t>
      </w:r>
      <w:r w:rsidRPr="00734CF8">
        <w:rPr>
          <w:rFonts w:ascii="David" w:hAnsi="David" w:cs="David" w:hint="cs"/>
          <w:sz w:val="24"/>
          <w:szCs w:val="24"/>
          <w:rtl/>
        </w:rPr>
        <w:t>לא</w:t>
      </w:r>
      <w:r w:rsidRPr="00734CF8">
        <w:rPr>
          <w:rFonts w:ascii="David" w:hAnsi="David" w:cs="David"/>
          <w:sz w:val="24"/>
          <w:szCs w:val="24"/>
          <w:rtl/>
        </w:rPr>
        <w:t xml:space="preserve"> </w:t>
      </w:r>
      <w:r w:rsidRPr="00734CF8">
        <w:rPr>
          <w:rFonts w:ascii="David" w:hAnsi="David" w:cs="David" w:hint="cs"/>
          <w:sz w:val="24"/>
          <w:szCs w:val="24"/>
          <w:rtl/>
        </w:rPr>
        <w:t>אירע</w:t>
      </w:r>
      <w:r w:rsidRPr="00734CF8">
        <w:rPr>
          <w:rFonts w:ascii="David" w:hAnsi="David" w:cs="David"/>
          <w:sz w:val="24"/>
          <w:szCs w:val="24"/>
          <w:rtl/>
        </w:rPr>
        <w:t xml:space="preserve"> </w:t>
      </w:r>
      <w:r w:rsidRPr="00734CF8">
        <w:rPr>
          <w:rFonts w:ascii="David" w:hAnsi="David" w:cs="David" w:hint="cs"/>
          <w:sz w:val="24"/>
          <w:szCs w:val="24"/>
          <w:rtl/>
        </w:rPr>
        <w:t>באקראי</w:t>
      </w:r>
      <w:r>
        <w:rPr>
          <w:rFonts w:ascii="David" w:hAnsi="David" w:cs="David" w:hint="cs"/>
          <w:sz w:val="24"/>
          <w:szCs w:val="24"/>
          <w:rtl/>
        </w:rPr>
        <w:t>*</w:t>
      </w:r>
      <w:r w:rsidRPr="00734CF8">
        <w:rPr>
          <w:rFonts w:ascii="David" w:hAnsi="David" w:cs="David"/>
          <w:sz w:val="24"/>
          <w:szCs w:val="24"/>
          <w:rtl/>
        </w:rPr>
        <w:t xml:space="preserve"> </w:t>
      </w:r>
      <w:r w:rsidRPr="00734CF8">
        <w:rPr>
          <w:rFonts w:ascii="David" w:hAnsi="David" w:cs="David" w:hint="cs"/>
          <w:sz w:val="24"/>
          <w:szCs w:val="24"/>
          <w:rtl/>
        </w:rPr>
        <w:t>אלא</w:t>
      </w:r>
      <w:r w:rsidRPr="00734CF8">
        <w:rPr>
          <w:rFonts w:ascii="David" w:hAnsi="David" w:cs="David"/>
          <w:sz w:val="24"/>
          <w:szCs w:val="24"/>
          <w:rtl/>
        </w:rPr>
        <w:t xml:space="preserve"> </w:t>
      </w:r>
      <w:r w:rsidRPr="00734CF8">
        <w:rPr>
          <w:rFonts w:ascii="David" w:hAnsi="David" w:cs="David" w:hint="cs"/>
          <w:sz w:val="24"/>
          <w:szCs w:val="24"/>
          <w:rtl/>
        </w:rPr>
        <w:t>במתכוון</w:t>
      </w:r>
      <w:r w:rsidRPr="00734CF8">
        <w:rPr>
          <w:rFonts w:ascii="David" w:hAnsi="David" w:cs="David"/>
          <w:sz w:val="24"/>
          <w:szCs w:val="24"/>
          <w:rtl/>
        </w:rPr>
        <w:t>,</w:t>
      </w:r>
      <w:r>
        <w:rPr>
          <w:rFonts w:ascii="David" w:hAnsi="David" w:cs="David" w:hint="cs"/>
          <w:sz w:val="24"/>
          <w:szCs w:val="24"/>
          <w:rtl/>
        </w:rPr>
        <w:t xml:space="preserve"> על מנת</w:t>
      </w:r>
      <w:r w:rsidRPr="00734CF8">
        <w:rPr>
          <w:rFonts w:ascii="David" w:hAnsi="David" w:cs="David"/>
          <w:sz w:val="24"/>
          <w:szCs w:val="24"/>
          <w:rtl/>
        </w:rPr>
        <w:t xml:space="preserve"> </w:t>
      </w:r>
      <w:r w:rsidRPr="00734CF8">
        <w:rPr>
          <w:rFonts w:ascii="David" w:hAnsi="David" w:cs="David" w:hint="cs"/>
          <w:sz w:val="24"/>
          <w:szCs w:val="24"/>
          <w:rtl/>
        </w:rPr>
        <w:t>להחדיר</w:t>
      </w:r>
      <w:r w:rsidRPr="00734CF8">
        <w:rPr>
          <w:rFonts w:ascii="David" w:hAnsi="David" w:cs="David"/>
          <w:sz w:val="24"/>
          <w:szCs w:val="24"/>
          <w:rtl/>
        </w:rPr>
        <w:t xml:space="preserve"> </w:t>
      </w:r>
      <w:r w:rsidRPr="00734CF8">
        <w:rPr>
          <w:rFonts w:ascii="David" w:hAnsi="David" w:cs="David" w:hint="cs"/>
          <w:sz w:val="24"/>
          <w:szCs w:val="24"/>
          <w:rtl/>
        </w:rPr>
        <w:t>תחושת</w:t>
      </w:r>
      <w:r w:rsidRPr="00734CF8">
        <w:rPr>
          <w:rFonts w:ascii="David" w:hAnsi="David" w:cs="David"/>
          <w:sz w:val="24"/>
          <w:szCs w:val="24"/>
          <w:rtl/>
        </w:rPr>
        <w:t xml:space="preserve"> </w:t>
      </w:r>
      <w:r w:rsidRPr="00734CF8">
        <w:rPr>
          <w:rFonts w:ascii="David" w:hAnsi="David" w:cs="David" w:hint="cs"/>
          <w:sz w:val="24"/>
          <w:szCs w:val="24"/>
          <w:rtl/>
        </w:rPr>
        <w:t>זהות</w:t>
      </w:r>
      <w:r w:rsidRPr="00734CF8">
        <w:rPr>
          <w:rFonts w:ascii="David" w:hAnsi="David" w:cs="David"/>
          <w:sz w:val="24"/>
          <w:szCs w:val="24"/>
          <w:rtl/>
        </w:rPr>
        <w:t xml:space="preserve"> </w:t>
      </w:r>
      <w:r w:rsidRPr="00734CF8">
        <w:rPr>
          <w:rFonts w:ascii="David" w:hAnsi="David" w:cs="David" w:hint="cs"/>
          <w:sz w:val="24"/>
          <w:szCs w:val="24"/>
          <w:rtl/>
        </w:rPr>
        <w:t>לאומית</w:t>
      </w:r>
      <w:r w:rsidRPr="00734CF8">
        <w:rPr>
          <w:rFonts w:ascii="David" w:hAnsi="David" w:cs="David"/>
          <w:sz w:val="24"/>
          <w:szCs w:val="24"/>
          <w:rtl/>
        </w:rPr>
        <w:t xml:space="preserve"> </w:t>
      </w:r>
      <w:r w:rsidRPr="00734CF8">
        <w:rPr>
          <w:rFonts w:ascii="David" w:hAnsi="David" w:cs="David" w:hint="cs"/>
          <w:sz w:val="24"/>
          <w:szCs w:val="24"/>
          <w:rtl/>
        </w:rPr>
        <w:t>וחברתית</w:t>
      </w:r>
      <w:r w:rsidRPr="00734CF8">
        <w:rPr>
          <w:rFonts w:ascii="David" w:hAnsi="David" w:cs="David"/>
          <w:sz w:val="24"/>
          <w:szCs w:val="24"/>
          <w:rtl/>
        </w:rPr>
        <w:t xml:space="preserve"> </w:t>
      </w:r>
      <w:r w:rsidRPr="00734CF8">
        <w:rPr>
          <w:rFonts w:ascii="David" w:hAnsi="David" w:cs="David" w:hint="cs"/>
          <w:sz w:val="24"/>
          <w:szCs w:val="24"/>
          <w:rtl/>
        </w:rPr>
        <w:t>באוכלוסייה</w:t>
      </w:r>
      <w:r w:rsidRPr="00734CF8">
        <w:rPr>
          <w:rFonts w:ascii="David" w:hAnsi="David" w:cs="David"/>
          <w:sz w:val="24"/>
          <w:szCs w:val="24"/>
          <w:rtl/>
        </w:rPr>
        <w:t xml:space="preserve"> </w:t>
      </w:r>
      <w:r>
        <w:rPr>
          <w:rFonts w:ascii="David" w:hAnsi="David" w:cs="David" w:hint="cs"/>
          <w:sz w:val="24"/>
          <w:szCs w:val="24"/>
          <w:rtl/>
        </w:rPr>
        <w:t>המקומית</w:t>
      </w:r>
      <w:r w:rsidRPr="00734CF8">
        <w:rPr>
          <w:rFonts w:ascii="David" w:hAnsi="David" w:cs="David"/>
          <w:sz w:val="24"/>
          <w:szCs w:val="24"/>
          <w:rtl/>
        </w:rPr>
        <w:t xml:space="preserve">.  </w:t>
      </w:r>
      <w:r>
        <w:rPr>
          <w:rFonts w:ascii="David" w:hAnsi="David" w:cs="David" w:hint="cs"/>
          <w:sz w:val="24"/>
          <w:szCs w:val="24"/>
          <w:rtl/>
        </w:rPr>
        <w:t xml:space="preserve">התכנים </w:t>
      </w:r>
      <w:r w:rsidRPr="00734CF8">
        <w:rPr>
          <w:rFonts w:ascii="David" w:hAnsi="David" w:cs="David" w:hint="cs"/>
          <w:sz w:val="24"/>
          <w:szCs w:val="24"/>
          <w:rtl/>
        </w:rPr>
        <w:t>של</w:t>
      </w:r>
      <w:r w:rsidRPr="00734CF8">
        <w:rPr>
          <w:rFonts w:ascii="David" w:hAnsi="David" w:cs="David"/>
          <w:sz w:val="24"/>
          <w:szCs w:val="24"/>
          <w:rtl/>
        </w:rPr>
        <w:t xml:space="preserve"> </w:t>
      </w:r>
      <w:r w:rsidRPr="00734CF8">
        <w:rPr>
          <w:rFonts w:ascii="David" w:hAnsi="David" w:cs="David" w:hint="cs"/>
          <w:sz w:val="24"/>
          <w:szCs w:val="24"/>
          <w:rtl/>
        </w:rPr>
        <w:t>אמנות</w:t>
      </w:r>
      <w:r w:rsidRPr="00734CF8">
        <w:rPr>
          <w:rFonts w:ascii="David" w:hAnsi="David" w:cs="David"/>
          <w:sz w:val="24"/>
          <w:szCs w:val="24"/>
          <w:rtl/>
        </w:rPr>
        <w:t xml:space="preserve"> </w:t>
      </w:r>
      <w:r w:rsidRPr="00734CF8">
        <w:rPr>
          <w:rFonts w:ascii="David" w:hAnsi="David" w:cs="David" w:hint="cs"/>
          <w:sz w:val="24"/>
          <w:szCs w:val="24"/>
          <w:rtl/>
        </w:rPr>
        <w:t>ציורי</w:t>
      </w:r>
      <w:r w:rsidRPr="00734CF8">
        <w:rPr>
          <w:rFonts w:ascii="David" w:hAnsi="David" w:cs="David"/>
          <w:sz w:val="24"/>
          <w:szCs w:val="24"/>
          <w:rtl/>
        </w:rPr>
        <w:t xml:space="preserve"> </w:t>
      </w:r>
      <w:r w:rsidRPr="00734CF8">
        <w:rPr>
          <w:rFonts w:ascii="David" w:hAnsi="David" w:cs="David" w:hint="cs"/>
          <w:sz w:val="24"/>
          <w:szCs w:val="24"/>
          <w:rtl/>
        </w:rPr>
        <w:t>הקיר</w:t>
      </w:r>
      <w:r w:rsidRPr="00734CF8">
        <w:rPr>
          <w:rFonts w:ascii="David" w:hAnsi="David" w:cs="David"/>
          <w:sz w:val="24"/>
          <w:szCs w:val="24"/>
          <w:rtl/>
        </w:rPr>
        <w:t xml:space="preserve"> </w:t>
      </w:r>
      <w:r w:rsidRPr="00734CF8">
        <w:rPr>
          <w:rFonts w:ascii="David" w:hAnsi="David" w:cs="David" w:hint="cs"/>
          <w:sz w:val="24"/>
          <w:szCs w:val="24"/>
          <w:rtl/>
        </w:rPr>
        <w:t>היו</w:t>
      </w:r>
      <w:r w:rsidRPr="00734CF8">
        <w:rPr>
          <w:rFonts w:ascii="David" w:hAnsi="David" w:cs="David"/>
          <w:sz w:val="24"/>
          <w:szCs w:val="24"/>
          <w:rtl/>
        </w:rPr>
        <w:t xml:space="preserve"> </w:t>
      </w:r>
      <w:r>
        <w:rPr>
          <w:rFonts w:ascii="David" w:hAnsi="David" w:cs="David" w:hint="cs"/>
          <w:sz w:val="24"/>
          <w:szCs w:val="24"/>
          <w:rtl/>
        </w:rPr>
        <w:t>חינוכיים</w:t>
      </w:r>
      <w:r w:rsidRPr="00734CF8">
        <w:rPr>
          <w:rFonts w:ascii="David" w:hAnsi="David" w:cs="David"/>
          <w:sz w:val="24"/>
          <w:szCs w:val="24"/>
          <w:rtl/>
        </w:rPr>
        <w:t xml:space="preserve"> </w:t>
      </w:r>
      <w:r>
        <w:rPr>
          <w:rFonts w:ascii="David" w:hAnsi="David" w:cs="David" w:hint="cs"/>
          <w:sz w:val="24"/>
          <w:szCs w:val="24"/>
          <w:rtl/>
        </w:rPr>
        <w:t>ורבי</w:t>
      </w:r>
      <w:r w:rsidRPr="00734CF8">
        <w:rPr>
          <w:rFonts w:ascii="David" w:hAnsi="David" w:cs="David"/>
          <w:sz w:val="24"/>
          <w:szCs w:val="24"/>
          <w:rtl/>
        </w:rPr>
        <w:t xml:space="preserve"> </w:t>
      </w:r>
      <w:r w:rsidRPr="00734CF8">
        <w:rPr>
          <w:rFonts w:ascii="David" w:hAnsi="David" w:cs="David" w:hint="cs"/>
          <w:sz w:val="24"/>
          <w:szCs w:val="24"/>
          <w:rtl/>
        </w:rPr>
        <w:t>השראה</w:t>
      </w:r>
      <w:r>
        <w:rPr>
          <w:rFonts w:ascii="David" w:hAnsi="David" w:cs="David" w:hint="cs"/>
          <w:sz w:val="24"/>
          <w:szCs w:val="24"/>
          <w:rtl/>
        </w:rPr>
        <w:t xml:space="preserve">. </w:t>
      </w:r>
      <w:r w:rsidRPr="0064787D">
        <w:rPr>
          <w:rFonts w:ascii="David" w:hAnsi="David" w:cs="David" w:hint="cs"/>
          <w:sz w:val="24"/>
          <w:szCs w:val="24"/>
          <w:rtl/>
        </w:rPr>
        <w:t>ציורי</w:t>
      </w:r>
      <w:r w:rsidRPr="0064787D">
        <w:rPr>
          <w:rFonts w:ascii="David" w:hAnsi="David" w:cs="David"/>
          <w:sz w:val="24"/>
          <w:szCs w:val="24"/>
          <w:rtl/>
        </w:rPr>
        <w:t xml:space="preserve"> </w:t>
      </w:r>
      <w:r w:rsidRPr="0064787D">
        <w:rPr>
          <w:rFonts w:ascii="David" w:hAnsi="David" w:cs="David" w:hint="cs"/>
          <w:sz w:val="24"/>
          <w:szCs w:val="24"/>
          <w:rtl/>
        </w:rPr>
        <w:t>הקיר</w:t>
      </w:r>
      <w:r w:rsidRPr="0064787D">
        <w:rPr>
          <w:rFonts w:ascii="David" w:hAnsi="David" w:cs="David"/>
          <w:sz w:val="24"/>
          <w:szCs w:val="24"/>
          <w:rtl/>
        </w:rPr>
        <w:t xml:space="preserve"> </w:t>
      </w:r>
      <w:r w:rsidRPr="0064787D">
        <w:rPr>
          <w:rFonts w:ascii="David" w:hAnsi="David" w:cs="David" w:hint="cs"/>
          <w:sz w:val="24"/>
          <w:szCs w:val="24"/>
          <w:rtl/>
        </w:rPr>
        <w:t>יכולים</w:t>
      </w:r>
      <w:r w:rsidRPr="0064787D">
        <w:rPr>
          <w:rFonts w:ascii="David" w:hAnsi="David" w:cs="David"/>
          <w:sz w:val="24"/>
          <w:szCs w:val="24"/>
          <w:rtl/>
        </w:rPr>
        <w:t xml:space="preserve"> </w:t>
      </w:r>
      <w:r>
        <w:rPr>
          <w:rFonts w:ascii="David" w:hAnsi="David" w:cs="David" w:hint="cs"/>
          <w:sz w:val="24"/>
          <w:szCs w:val="24"/>
          <w:rtl/>
        </w:rPr>
        <w:t xml:space="preserve">להביע מטרה חברתית או </w:t>
      </w:r>
      <w:r w:rsidRPr="0064787D">
        <w:rPr>
          <w:rFonts w:ascii="David" w:hAnsi="David" w:cs="David" w:hint="cs"/>
          <w:sz w:val="24"/>
          <w:szCs w:val="24"/>
          <w:rtl/>
        </w:rPr>
        <w:t>פוליטית</w:t>
      </w:r>
      <w:r>
        <w:rPr>
          <w:rFonts w:ascii="David" w:hAnsi="David" w:cs="David" w:hint="cs"/>
          <w:sz w:val="24"/>
          <w:szCs w:val="24"/>
          <w:rtl/>
        </w:rPr>
        <w:t xml:space="preserve">*. מהבחינה החברתית, </w:t>
      </w:r>
      <w:r w:rsidRPr="0064787D">
        <w:rPr>
          <w:rFonts w:ascii="David" w:hAnsi="David" w:cs="David" w:hint="cs"/>
          <w:sz w:val="24"/>
          <w:szCs w:val="24"/>
          <w:rtl/>
        </w:rPr>
        <w:t>האפקטים</w:t>
      </w:r>
      <w:r w:rsidRPr="0064787D">
        <w:rPr>
          <w:rFonts w:ascii="David" w:hAnsi="David" w:cs="David"/>
          <w:sz w:val="24"/>
          <w:szCs w:val="24"/>
          <w:rtl/>
        </w:rPr>
        <w:t xml:space="preserve"> </w:t>
      </w:r>
      <w:r w:rsidRPr="0064787D">
        <w:rPr>
          <w:rFonts w:ascii="David" w:hAnsi="David" w:cs="David" w:hint="cs"/>
          <w:sz w:val="24"/>
          <w:szCs w:val="24"/>
          <w:rtl/>
        </w:rPr>
        <w:t>החזותיים</w:t>
      </w:r>
      <w:r w:rsidRPr="0064787D">
        <w:rPr>
          <w:rFonts w:ascii="David" w:hAnsi="David" w:cs="David"/>
          <w:sz w:val="24"/>
          <w:szCs w:val="24"/>
          <w:rtl/>
        </w:rPr>
        <w:t xml:space="preserve"> </w:t>
      </w:r>
      <w:r>
        <w:rPr>
          <w:rFonts w:ascii="David" w:hAnsi="David" w:cs="David" w:hint="cs"/>
          <w:sz w:val="24"/>
          <w:szCs w:val="24"/>
          <w:rtl/>
        </w:rPr>
        <w:t>יכלו למשוך</w:t>
      </w:r>
      <w:r w:rsidRPr="0064787D">
        <w:rPr>
          <w:rFonts w:ascii="David" w:hAnsi="David" w:cs="David"/>
          <w:sz w:val="24"/>
          <w:szCs w:val="24"/>
          <w:rtl/>
        </w:rPr>
        <w:t xml:space="preserve"> </w:t>
      </w:r>
      <w:r w:rsidRPr="0064787D">
        <w:rPr>
          <w:rFonts w:ascii="David" w:hAnsi="David" w:cs="David" w:hint="cs"/>
          <w:sz w:val="24"/>
          <w:szCs w:val="24"/>
          <w:rtl/>
        </w:rPr>
        <w:t>תשומת</w:t>
      </w:r>
      <w:r w:rsidRPr="0064787D">
        <w:rPr>
          <w:rFonts w:ascii="David" w:hAnsi="David" w:cs="David"/>
          <w:sz w:val="24"/>
          <w:szCs w:val="24"/>
          <w:rtl/>
        </w:rPr>
        <w:t xml:space="preserve"> </w:t>
      </w:r>
      <w:r w:rsidRPr="0064787D">
        <w:rPr>
          <w:rFonts w:ascii="David" w:hAnsi="David" w:cs="David" w:hint="cs"/>
          <w:sz w:val="24"/>
          <w:szCs w:val="24"/>
          <w:rtl/>
        </w:rPr>
        <w:t>לב</w:t>
      </w:r>
      <w:r w:rsidRPr="0064787D">
        <w:rPr>
          <w:rFonts w:ascii="David" w:hAnsi="David" w:cs="David"/>
          <w:sz w:val="24"/>
          <w:szCs w:val="24"/>
          <w:rtl/>
        </w:rPr>
        <w:t xml:space="preserve"> </w:t>
      </w:r>
      <w:r w:rsidRPr="0064787D">
        <w:rPr>
          <w:rFonts w:ascii="David" w:hAnsi="David" w:cs="David" w:hint="cs"/>
          <w:sz w:val="24"/>
          <w:szCs w:val="24"/>
          <w:rtl/>
        </w:rPr>
        <w:t>ציבורית</w:t>
      </w:r>
      <w:r w:rsidRPr="0064787D">
        <w:rPr>
          <w:rFonts w:ascii="David" w:hAnsi="David" w:cs="David"/>
          <w:sz w:val="24"/>
          <w:szCs w:val="24"/>
          <w:rtl/>
        </w:rPr>
        <w:t xml:space="preserve"> </w:t>
      </w:r>
      <w:r w:rsidRPr="0064787D">
        <w:rPr>
          <w:rFonts w:ascii="David" w:hAnsi="David" w:cs="David" w:hint="cs"/>
          <w:sz w:val="24"/>
          <w:szCs w:val="24"/>
          <w:rtl/>
        </w:rPr>
        <w:t>לנושאים</w:t>
      </w:r>
      <w:r w:rsidRPr="0064787D">
        <w:rPr>
          <w:rFonts w:ascii="David" w:hAnsi="David" w:cs="David"/>
          <w:sz w:val="24"/>
          <w:szCs w:val="24"/>
          <w:rtl/>
        </w:rPr>
        <w:t xml:space="preserve"> </w:t>
      </w:r>
      <w:r w:rsidRPr="0064787D">
        <w:rPr>
          <w:rFonts w:ascii="David" w:hAnsi="David" w:cs="David" w:hint="cs"/>
          <w:sz w:val="24"/>
          <w:szCs w:val="24"/>
          <w:rtl/>
        </w:rPr>
        <w:t>חברתיים</w:t>
      </w:r>
      <w:r w:rsidRPr="0064787D">
        <w:rPr>
          <w:rFonts w:ascii="David" w:hAnsi="David" w:cs="David"/>
          <w:sz w:val="24"/>
          <w:szCs w:val="24"/>
          <w:rtl/>
        </w:rPr>
        <w:t xml:space="preserve">. </w:t>
      </w:r>
      <w:r>
        <w:rPr>
          <w:rFonts w:ascii="David" w:hAnsi="David" w:cs="David" w:hint="cs"/>
          <w:sz w:val="24"/>
          <w:szCs w:val="24"/>
          <w:rtl/>
        </w:rPr>
        <w:t xml:space="preserve">מהבחינה הפוליטית, </w:t>
      </w:r>
      <w:r w:rsidRPr="0064787D">
        <w:rPr>
          <w:rFonts w:ascii="David" w:hAnsi="David" w:cs="David" w:hint="cs"/>
          <w:sz w:val="24"/>
          <w:szCs w:val="24"/>
          <w:rtl/>
        </w:rPr>
        <w:t>לציורי</w:t>
      </w:r>
      <w:r w:rsidRPr="0064787D">
        <w:rPr>
          <w:rFonts w:ascii="David" w:hAnsi="David" w:cs="David"/>
          <w:sz w:val="24"/>
          <w:szCs w:val="24"/>
          <w:rtl/>
        </w:rPr>
        <w:t xml:space="preserve"> </w:t>
      </w:r>
      <w:r w:rsidRPr="0064787D">
        <w:rPr>
          <w:rFonts w:ascii="David" w:hAnsi="David" w:cs="David" w:hint="cs"/>
          <w:sz w:val="24"/>
          <w:szCs w:val="24"/>
          <w:rtl/>
        </w:rPr>
        <w:t>קיר</w:t>
      </w:r>
      <w:r w:rsidRPr="0064787D">
        <w:rPr>
          <w:rFonts w:ascii="David" w:hAnsi="David" w:cs="David"/>
          <w:sz w:val="24"/>
          <w:szCs w:val="24"/>
          <w:rtl/>
        </w:rPr>
        <w:t xml:space="preserve"> </w:t>
      </w:r>
      <w:r w:rsidRPr="0064787D">
        <w:rPr>
          <w:rFonts w:ascii="David" w:hAnsi="David" w:cs="David" w:hint="cs"/>
          <w:sz w:val="24"/>
          <w:szCs w:val="24"/>
          <w:rtl/>
        </w:rPr>
        <w:t>יכולה</w:t>
      </w:r>
      <w:r w:rsidRPr="0064787D">
        <w:rPr>
          <w:rFonts w:ascii="David" w:hAnsi="David" w:cs="David"/>
          <w:sz w:val="24"/>
          <w:szCs w:val="24"/>
          <w:rtl/>
        </w:rPr>
        <w:t xml:space="preserve"> </w:t>
      </w:r>
      <w:r w:rsidRPr="0064787D">
        <w:rPr>
          <w:rFonts w:ascii="David" w:hAnsi="David" w:cs="David" w:hint="cs"/>
          <w:sz w:val="24"/>
          <w:szCs w:val="24"/>
          <w:rtl/>
        </w:rPr>
        <w:t>להיות</w:t>
      </w:r>
      <w:r w:rsidRPr="0064787D">
        <w:rPr>
          <w:rFonts w:ascii="David" w:hAnsi="David" w:cs="David"/>
          <w:sz w:val="24"/>
          <w:szCs w:val="24"/>
          <w:rtl/>
        </w:rPr>
        <w:t xml:space="preserve"> </w:t>
      </w:r>
      <w:r w:rsidRPr="0064787D">
        <w:rPr>
          <w:rFonts w:ascii="David" w:hAnsi="David" w:cs="David" w:hint="cs"/>
          <w:sz w:val="24"/>
          <w:szCs w:val="24"/>
          <w:rtl/>
        </w:rPr>
        <w:t>השפעה</w:t>
      </w:r>
      <w:r w:rsidRPr="0064787D">
        <w:rPr>
          <w:rFonts w:ascii="David" w:hAnsi="David" w:cs="David"/>
          <w:sz w:val="24"/>
          <w:szCs w:val="24"/>
          <w:rtl/>
        </w:rPr>
        <w:t xml:space="preserve"> </w:t>
      </w:r>
      <w:r w:rsidRPr="0064787D">
        <w:rPr>
          <w:rFonts w:ascii="David" w:hAnsi="David" w:cs="David" w:hint="cs"/>
          <w:sz w:val="24"/>
          <w:szCs w:val="24"/>
          <w:rtl/>
        </w:rPr>
        <w:t>במודע</w:t>
      </w:r>
      <w:r w:rsidRPr="0064787D">
        <w:rPr>
          <w:rFonts w:ascii="David" w:hAnsi="David" w:cs="David"/>
          <w:sz w:val="24"/>
          <w:szCs w:val="24"/>
          <w:rtl/>
        </w:rPr>
        <w:t xml:space="preserve"> </w:t>
      </w:r>
      <w:r w:rsidRPr="0064787D">
        <w:rPr>
          <w:rFonts w:ascii="David" w:hAnsi="David" w:cs="David" w:hint="cs"/>
          <w:sz w:val="24"/>
          <w:szCs w:val="24"/>
          <w:rtl/>
        </w:rPr>
        <w:t>או</w:t>
      </w:r>
      <w:r w:rsidRPr="0064787D">
        <w:rPr>
          <w:rFonts w:ascii="David" w:hAnsi="David" w:cs="David"/>
          <w:sz w:val="24"/>
          <w:szCs w:val="24"/>
          <w:rtl/>
        </w:rPr>
        <w:t xml:space="preserve"> </w:t>
      </w:r>
      <w:r w:rsidRPr="0064787D">
        <w:rPr>
          <w:rFonts w:ascii="David" w:hAnsi="David" w:cs="David" w:hint="cs"/>
          <w:sz w:val="24"/>
          <w:szCs w:val="24"/>
          <w:rtl/>
        </w:rPr>
        <w:t>שלא</w:t>
      </w:r>
      <w:r w:rsidRPr="0064787D">
        <w:rPr>
          <w:rFonts w:ascii="David" w:hAnsi="David" w:cs="David"/>
          <w:sz w:val="24"/>
          <w:szCs w:val="24"/>
          <w:rtl/>
        </w:rPr>
        <w:t xml:space="preserve"> </w:t>
      </w:r>
      <w:r w:rsidRPr="0064787D">
        <w:rPr>
          <w:rFonts w:ascii="David" w:hAnsi="David" w:cs="David" w:hint="cs"/>
          <w:sz w:val="24"/>
          <w:szCs w:val="24"/>
          <w:rtl/>
        </w:rPr>
        <w:t>במודע</w:t>
      </w:r>
      <w:r w:rsidRPr="0064787D">
        <w:rPr>
          <w:rFonts w:ascii="David" w:hAnsi="David" w:cs="David"/>
          <w:sz w:val="24"/>
          <w:szCs w:val="24"/>
          <w:rtl/>
        </w:rPr>
        <w:t xml:space="preserve"> </w:t>
      </w:r>
      <w:r w:rsidRPr="0064787D">
        <w:rPr>
          <w:rFonts w:ascii="David" w:hAnsi="David" w:cs="David" w:hint="cs"/>
          <w:sz w:val="24"/>
          <w:szCs w:val="24"/>
          <w:rtl/>
        </w:rPr>
        <w:t>על</w:t>
      </w:r>
      <w:r w:rsidRPr="0064787D">
        <w:rPr>
          <w:rFonts w:ascii="David" w:hAnsi="David" w:cs="David"/>
          <w:sz w:val="24"/>
          <w:szCs w:val="24"/>
          <w:rtl/>
        </w:rPr>
        <w:t xml:space="preserve"> </w:t>
      </w:r>
      <w:r w:rsidRPr="0064787D">
        <w:rPr>
          <w:rFonts w:ascii="David" w:hAnsi="David" w:cs="David" w:hint="cs"/>
          <w:sz w:val="24"/>
          <w:szCs w:val="24"/>
          <w:rtl/>
        </w:rPr>
        <w:t>עמדותיהם</w:t>
      </w:r>
      <w:r w:rsidRPr="0064787D">
        <w:rPr>
          <w:rFonts w:ascii="David" w:hAnsi="David" w:cs="David"/>
          <w:sz w:val="24"/>
          <w:szCs w:val="24"/>
          <w:rtl/>
        </w:rPr>
        <w:t xml:space="preserve"> </w:t>
      </w:r>
      <w:r>
        <w:rPr>
          <w:rFonts w:ascii="David" w:hAnsi="David" w:cs="David" w:hint="cs"/>
          <w:sz w:val="24"/>
          <w:szCs w:val="24"/>
          <w:rtl/>
        </w:rPr>
        <w:t xml:space="preserve">הפוליטיות </w:t>
      </w:r>
      <w:r w:rsidRPr="0064787D">
        <w:rPr>
          <w:rFonts w:ascii="David" w:hAnsi="David" w:cs="David" w:hint="cs"/>
          <w:sz w:val="24"/>
          <w:szCs w:val="24"/>
          <w:rtl/>
        </w:rPr>
        <w:t>של</w:t>
      </w:r>
      <w:r w:rsidRPr="0064787D">
        <w:rPr>
          <w:rFonts w:ascii="David" w:hAnsi="David" w:cs="David"/>
          <w:sz w:val="24"/>
          <w:szCs w:val="24"/>
          <w:rtl/>
        </w:rPr>
        <w:t xml:space="preserve"> </w:t>
      </w:r>
      <w:r w:rsidRPr="0064787D">
        <w:rPr>
          <w:rFonts w:ascii="David" w:hAnsi="David" w:cs="David" w:hint="cs"/>
          <w:sz w:val="24"/>
          <w:szCs w:val="24"/>
          <w:rtl/>
        </w:rPr>
        <w:t>העוברים</w:t>
      </w:r>
      <w:r w:rsidRPr="0064787D">
        <w:rPr>
          <w:rFonts w:ascii="David" w:hAnsi="David" w:cs="David"/>
          <w:sz w:val="24"/>
          <w:szCs w:val="24"/>
          <w:rtl/>
        </w:rPr>
        <w:t xml:space="preserve"> </w:t>
      </w:r>
      <w:r w:rsidRPr="0064787D">
        <w:rPr>
          <w:rFonts w:ascii="David" w:hAnsi="David" w:cs="David" w:hint="cs"/>
          <w:sz w:val="24"/>
          <w:szCs w:val="24"/>
          <w:rtl/>
        </w:rPr>
        <w:t>והשבים</w:t>
      </w:r>
      <w:r w:rsidRPr="00734CF8">
        <w:rPr>
          <w:rFonts w:ascii="David" w:hAnsi="David" w:cs="David"/>
          <w:sz w:val="24"/>
          <w:szCs w:val="24"/>
          <w:rtl/>
        </w:rPr>
        <w:t>.</w:t>
      </w:r>
      <w:r>
        <w:rPr>
          <w:rFonts w:ascii="David" w:hAnsi="David" w:cs="David" w:hint="cs"/>
          <w:sz w:val="24"/>
          <w:szCs w:val="24"/>
          <w:rtl/>
        </w:rPr>
        <w:t xml:space="preserve"> </w:t>
      </w:r>
      <w:commentRangeEnd w:id="8"/>
      <w:r>
        <w:rPr>
          <w:rStyle w:val="a5"/>
          <w:rtl/>
        </w:rPr>
        <w:commentReference w:id="8"/>
      </w:r>
    </w:p>
    <w:p w14:paraId="1ADF7C4E" w14:textId="77777777" w:rsidR="00EC236C" w:rsidRPr="008E6331" w:rsidRDefault="008E6331" w:rsidP="008E6331">
      <w:pPr>
        <w:spacing w:line="360" w:lineRule="auto"/>
        <w:rPr>
          <w:rFonts w:ascii="David" w:hAnsi="David" w:cs="David"/>
          <w:sz w:val="24"/>
          <w:szCs w:val="24"/>
          <w:rtl/>
        </w:rPr>
      </w:pPr>
      <w:r w:rsidRPr="001C3D93">
        <w:rPr>
          <w:rFonts w:ascii="David" w:hAnsi="David" w:cs="David"/>
          <w:noProof/>
          <w:sz w:val="24"/>
          <w:szCs w:val="24"/>
          <w:shd w:val="clear" w:color="auto" w:fill="FFFFFF"/>
          <w:rtl/>
        </w:rPr>
        <mc:AlternateContent>
          <mc:Choice Requires="wps">
            <w:drawing>
              <wp:anchor distT="45720" distB="45720" distL="114300" distR="114300" simplePos="0" relativeHeight="251659264" behindDoc="0" locked="0" layoutInCell="1" allowOverlap="1" wp14:anchorId="550882FD" wp14:editId="4295F967">
                <wp:simplePos x="0" y="0"/>
                <wp:positionH relativeFrom="margin">
                  <wp:align>right</wp:align>
                </wp:positionH>
                <wp:positionV relativeFrom="paragraph">
                  <wp:posOffset>2575428</wp:posOffset>
                </wp:positionV>
                <wp:extent cx="5250815" cy="1475117"/>
                <wp:effectExtent l="0" t="0" r="26035" b="10795"/>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250815" cy="1475117"/>
                        </a:xfrm>
                        <a:prstGeom prst="rect">
                          <a:avLst/>
                        </a:prstGeom>
                        <a:solidFill>
                          <a:srgbClr val="FFFFFF"/>
                        </a:solidFill>
                        <a:ln w="9525">
                          <a:solidFill>
                            <a:srgbClr val="000000"/>
                          </a:solidFill>
                          <a:miter lim="800000"/>
                          <a:headEnd/>
                          <a:tailEnd/>
                        </a:ln>
                      </wps:spPr>
                      <wps:txbx>
                        <w:txbxContent>
                          <w:p w14:paraId="3E9D70D7" w14:textId="77777777" w:rsidR="008E6331" w:rsidRDefault="008E6331" w:rsidP="008E6331">
                            <w:pPr>
                              <w:spacing w:line="360" w:lineRule="auto"/>
                              <w:rPr>
                                <w:rFonts w:ascii="David" w:hAnsi="David" w:cs="David"/>
                                <w:sz w:val="24"/>
                                <w:szCs w:val="24"/>
                                <w:rtl/>
                              </w:rPr>
                            </w:pPr>
                            <w:r>
                              <w:rPr>
                                <w:rFonts w:ascii="David" w:hAnsi="David" w:cs="David" w:hint="cs"/>
                                <w:sz w:val="24"/>
                                <w:szCs w:val="24"/>
                                <w:rtl/>
                              </w:rPr>
                              <w:t>טכניקות= שיטת ביצוע של עבודה</w:t>
                            </w:r>
                          </w:p>
                          <w:p w14:paraId="38FEAC4A" w14:textId="77777777" w:rsidR="008E6331" w:rsidRPr="001C3D93" w:rsidRDefault="008E6331" w:rsidP="008E6331">
                            <w:pPr>
                              <w:spacing w:line="360" w:lineRule="auto"/>
                              <w:rPr>
                                <w:rFonts w:ascii="David" w:hAnsi="David" w:cs="David"/>
                                <w:sz w:val="24"/>
                                <w:szCs w:val="24"/>
                                <w:rtl/>
                              </w:rPr>
                            </w:pPr>
                            <w:r>
                              <w:rPr>
                                <w:rFonts w:ascii="David" w:hAnsi="David" w:cs="David" w:hint="cs"/>
                                <w:sz w:val="24"/>
                                <w:szCs w:val="24"/>
                                <w:rtl/>
                              </w:rPr>
                              <w:t>אתניות=</w:t>
                            </w:r>
                            <w:r w:rsidRPr="001C3D93">
                              <w:rPr>
                                <w:rFonts w:hint="cs"/>
                                <w:rtl/>
                              </w:rPr>
                              <w:t xml:space="preserve"> </w:t>
                            </w:r>
                            <w:r w:rsidRPr="001C3D93">
                              <w:rPr>
                                <w:rFonts w:ascii="David" w:hAnsi="David" w:cs="David" w:hint="cs"/>
                                <w:sz w:val="24"/>
                                <w:szCs w:val="24"/>
                                <w:rtl/>
                              </w:rPr>
                              <w:t>מאפיי</w:t>
                            </w:r>
                            <w:r>
                              <w:rPr>
                                <w:rFonts w:ascii="David" w:hAnsi="David" w:cs="David" w:hint="cs"/>
                                <w:sz w:val="24"/>
                                <w:szCs w:val="24"/>
                                <w:rtl/>
                              </w:rPr>
                              <w:t>נים</w:t>
                            </w:r>
                            <w:r w:rsidRPr="001C3D93">
                              <w:rPr>
                                <w:rFonts w:ascii="David" w:hAnsi="David" w:cs="David"/>
                                <w:sz w:val="24"/>
                                <w:szCs w:val="24"/>
                                <w:rtl/>
                              </w:rPr>
                              <w:t xml:space="preserve"> </w:t>
                            </w:r>
                            <w:r w:rsidRPr="001C3D93">
                              <w:rPr>
                                <w:rFonts w:ascii="David" w:hAnsi="David" w:cs="David" w:hint="cs"/>
                                <w:sz w:val="24"/>
                                <w:szCs w:val="24"/>
                                <w:rtl/>
                              </w:rPr>
                              <w:t>תרבות</w:t>
                            </w:r>
                            <w:r>
                              <w:rPr>
                                <w:rFonts w:ascii="David" w:hAnsi="David" w:cs="David" w:hint="cs"/>
                                <w:sz w:val="24"/>
                                <w:szCs w:val="24"/>
                                <w:rtl/>
                              </w:rPr>
                              <w:t>י</w:t>
                            </w:r>
                            <w:r w:rsidRPr="001C3D93">
                              <w:rPr>
                                <w:rFonts w:ascii="David" w:hAnsi="David" w:cs="David" w:hint="cs"/>
                                <w:sz w:val="24"/>
                                <w:szCs w:val="24"/>
                                <w:rtl/>
                              </w:rPr>
                              <w:t>י</w:t>
                            </w:r>
                            <w:r>
                              <w:rPr>
                                <w:rFonts w:ascii="David" w:hAnsi="David" w:cs="David" w:hint="cs"/>
                                <w:sz w:val="24"/>
                                <w:szCs w:val="24"/>
                                <w:rtl/>
                              </w:rPr>
                              <w:t>ם</w:t>
                            </w:r>
                            <w:r w:rsidRPr="001C3D93">
                              <w:rPr>
                                <w:rFonts w:ascii="David" w:hAnsi="David" w:cs="David"/>
                                <w:sz w:val="24"/>
                                <w:szCs w:val="24"/>
                                <w:rtl/>
                              </w:rPr>
                              <w:t xml:space="preserve"> </w:t>
                            </w:r>
                            <w:r>
                              <w:rPr>
                                <w:rFonts w:ascii="David" w:hAnsi="David" w:cs="David" w:hint="cs"/>
                                <w:sz w:val="24"/>
                                <w:szCs w:val="24"/>
                                <w:rtl/>
                              </w:rPr>
                              <w:t>משותפים</w:t>
                            </w:r>
                            <w:r w:rsidRPr="001C3D93">
                              <w:rPr>
                                <w:rFonts w:ascii="David" w:hAnsi="David" w:cs="David"/>
                                <w:sz w:val="24"/>
                                <w:szCs w:val="24"/>
                                <w:rtl/>
                              </w:rPr>
                              <w:t xml:space="preserve"> </w:t>
                            </w:r>
                            <w:r w:rsidRPr="001C3D93">
                              <w:rPr>
                                <w:rFonts w:ascii="David" w:hAnsi="David" w:cs="David" w:hint="cs"/>
                                <w:sz w:val="24"/>
                                <w:szCs w:val="24"/>
                                <w:rtl/>
                              </w:rPr>
                              <w:t>לקבוצה</w:t>
                            </w:r>
                            <w:r w:rsidRPr="001C3D93">
                              <w:rPr>
                                <w:rFonts w:ascii="David" w:hAnsi="David" w:cs="David"/>
                                <w:sz w:val="24"/>
                                <w:szCs w:val="24"/>
                                <w:rtl/>
                              </w:rPr>
                              <w:t xml:space="preserve"> </w:t>
                            </w:r>
                            <w:r w:rsidRPr="001C3D93">
                              <w:rPr>
                                <w:rFonts w:ascii="David" w:hAnsi="David" w:cs="David" w:hint="cs"/>
                                <w:sz w:val="24"/>
                                <w:szCs w:val="24"/>
                                <w:rtl/>
                              </w:rPr>
                              <w:t>חברתית</w:t>
                            </w:r>
                            <w:r>
                              <w:rPr>
                                <w:rFonts w:ascii="David" w:hAnsi="David" w:cs="David" w:hint="cs"/>
                                <w:sz w:val="24"/>
                                <w:szCs w:val="24"/>
                                <w:rtl/>
                              </w:rPr>
                              <w:t xml:space="preserve"> מסוימת </w:t>
                            </w:r>
                          </w:p>
                          <w:p w14:paraId="1D2477F7" w14:textId="77777777" w:rsidR="008E6331" w:rsidRDefault="008E6331" w:rsidP="008E6331">
                            <w:pPr>
                              <w:spacing w:line="360" w:lineRule="auto"/>
                              <w:rPr>
                                <w:rFonts w:ascii="David" w:hAnsi="David" w:cs="David"/>
                                <w:sz w:val="24"/>
                                <w:szCs w:val="24"/>
                                <w:rtl/>
                              </w:rPr>
                            </w:pPr>
                            <w:r>
                              <w:rPr>
                                <w:rFonts w:ascii="David" w:hAnsi="David" w:cs="David" w:hint="cs"/>
                                <w:sz w:val="24"/>
                                <w:szCs w:val="24"/>
                                <w:rtl/>
                              </w:rPr>
                              <w:t>אקראי= במקרה, ללא כוונה</w:t>
                            </w:r>
                          </w:p>
                          <w:p w14:paraId="1B1AF37C" w14:textId="77777777" w:rsidR="008E6331" w:rsidRPr="0064787D" w:rsidRDefault="008E6331" w:rsidP="008E6331">
                            <w:pPr>
                              <w:spacing w:line="360" w:lineRule="auto"/>
                              <w:rPr>
                                <w:rFonts w:ascii="David" w:hAnsi="David" w:cs="David"/>
                                <w:sz w:val="24"/>
                                <w:szCs w:val="24"/>
                              </w:rPr>
                            </w:pPr>
                            <w:r>
                              <w:rPr>
                                <w:rFonts w:ascii="David" w:hAnsi="David" w:cs="David" w:hint="cs"/>
                                <w:sz w:val="24"/>
                                <w:szCs w:val="24"/>
                                <w:rtl/>
                              </w:rPr>
                              <w:t>מטרה פוליטית=מטרה שקשורה ב</w:t>
                            </w:r>
                            <w:r w:rsidRPr="001C3D93">
                              <w:rPr>
                                <w:rFonts w:ascii="David" w:hAnsi="David" w:cs="David" w:hint="cs"/>
                                <w:sz w:val="24"/>
                                <w:szCs w:val="24"/>
                                <w:rtl/>
                              </w:rPr>
                              <w:t>רעיונות</w:t>
                            </w:r>
                            <w:r w:rsidRPr="001C3D93">
                              <w:rPr>
                                <w:rFonts w:ascii="David" w:hAnsi="David" w:cs="David"/>
                                <w:sz w:val="24"/>
                                <w:szCs w:val="24"/>
                                <w:rtl/>
                              </w:rPr>
                              <w:t xml:space="preserve">, </w:t>
                            </w:r>
                            <w:r>
                              <w:rPr>
                                <w:rFonts w:ascii="David" w:hAnsi="David" w:cs="David" w:hint="cs"/>
                                <w:sz w:val="24"/>
                                <w:szCs w:val="24"/>
                                <w:rtl/>
                              </w:rPr>
                              <w:t>ב</w:t>
                            </w:r>
                            <w:r w:rsidRPr="001C3D93">
                              <w:rPr>
                                <w:rFonts w:ascii="David" w:hAnsi="David" w:cs="David" w:hint="cs"/>
                                <w:sz w:val="24"/>
                                <w:szCs w:val="24"/>
                                <w:rtl/>
                              </w:rPr>
                              <w:t>ערכים</w:t>
                            </w:r>
                            <w:r w:rsidRPr="001C3D93">
                              <w:rPr>
                                <w:rFonts w:ascii="David" w:hAnsi="David" w:cs="David"/>
                                <w:sz w:val="24"/>
                                <w:szCs w:val="24"/>
                                <w:rtl/>
                              </w:rPr>
                              <w:t xml:space="preserve"> </w:t>
                            </w:r>
                            <w:r w:rsidRPr="001C3D93">
                              <w:rPr>
                                <w:rFonts w:ascii="David" w:hAnsi="David" w:cs="David" w:hint="cs"/>
                                <w:sz w:val="24"/>
                                <w:szCs w:val="24"/>
                                <w:rtl/>
                              </w:rPr>
                              <w:t>ו</w:t>
                            </w:r>
                            <w:r>
                              <w:rPr>
                                <w:rFonts w:ascii="David" w:hAnsi="David" w:cs="David" w:hint="cs"/>
                                <w:sz w:val="24"/>
                                <w:szCs w:val="24"/>
                                <w:rtl/>
                              </w:rPr>
                              <w:t>ב</w:t>
                            </w:r>
                            <w:r w:rsidRPr="001C3D93">
                              <w:rPr>
                                <w:rFonts w:ascii="David" w:hAnsi="David" w:cs="David" w:hint="cs"/>
                                <w:sz w:val="24"/>
                                <w:szCs w:val="24"/>
                                <w:rtl/>
                              </w:rPr>
                              <w:t>אופני</w:t>
                            </w:r>
                            <w:r w:rsidRPr="001C3D93">
                              <w:rPr>
                                <w:rFonts w:ascii="David" w:hAnsi="David" w:cs="David"/>
                                <w:sz w:val="24"/>
                                <w:szCs w:val="24"/>
                                <w:rtl/>
                              </w:rPr>
                              <w:t xml:space="preserve"> </w:t>
                            </w:r>
                            <w:r w:rsidRPr="001C3D93">
                              <w:rPr>
                                <w:rFonts w:ascii="David" w:hAnsi="David" w:cs="David" w:hint="cs"/>
                                <w:sz w:val="24"/>
                                <w:szCs w:val="24"/>
                                <w:rtl/>
                              </w:rPr>
                              <w:t>החשיבה</w:t>
                            </w:r>
                            <w:r w:rsidRPr="001C3D93">
                              <w:rPr>
                                <w:rFonts w:ascii="David" w:hAnsi="David" w:cs="David"/>
                                <w:sz w:val="24"/>
                                <w:szCs w:val="24"/>
                                <w:rtl/>
                              </w:rPr>
                              <w:t xml:space="preserve"> </w:t>
                            </w:r>
                            <w:r w:rsidRPr="001C3D93">
                              <w:rPr>
                                <w:rFonts w:ascii="David" w:hAnsi="David" w:cs="David" w:hint="cs"/>
                                <w:sz w:val="24"/>
                                <w:szCs w:val="24"/>
                                <w:rtl/>
                              </w:rPr>
                              <w:t>של</w:t>
                            </w:r>
                            <w:r w:rsidRPr="001C3D93">
                              <w:rPr>
                                <w:rFonts w:ascii="David" w:hAnsi="David" w:cs="David"/>
                                <w:sz w:val="24"/>
                                <w:szCs w:val="24"/>
                                <w:rtl/>
                              </w:rPr>
                              <w:t xml:space="preserve"> </w:t>
                            </w:r>
                            <w:r w:rsidRPr="001C3D93">
                              <w:rPr>
                                <w:rFonts w:ascii="David" w:hAnsi="David" w:cs="David" w:hint="cs"/>
                                <w:sz w:val="24"/>
                                <w:szCs w:val="24"/>
                                <w:rtl/>
                              </w:rPr>
                              <w:t>אדם</w:t>
                            </w:r>
                            <w:r>
                              <w:rPr>
                                <w:rFonts w:ascii="David" w:hAnsi="David" w:cs="David" w:hint="cs"/>
                                <w:sz w:val="24"/>
                                <w:szCs w:val="24"/>
                                <w:rtl/>
                              </w:rPr>
                              <w:t xml:space="preserve"> ביחס לכוחות הפועלים בחברה או במדינה</w:t>
                            </w:r>
                            <w:r w:rsidRPr="001C3D93">
                              <w:rPr>
                                <w:rFonts w:ascii="David" w:hAnsi="David" w:cs="David"/>
                                <w:sz w:val="24"/>
                                <w:szCs w:val="24"/>
                                <w:rtl/>
                              </w:rPr>
                              <w:t>.</w:t>
                            </w:r>
                            <w:r w:rsidRPr="001C3D93">
                              <w:rPr>
                                <w:rFonts w:hint="cs"/>
                                <w:rtl/>
                              </w:rPr>
                              <w:t xml:space="preserve"> </w:t>
                            </w:r>
                          </w:p>
                          <w:p w14:paraId="73FB8AB9" w14:textId="77777777" w:rsidR="008E6331" w:rsidRPr="001C3D93" w:rsidRDefault="008E6331" w:rsidP="008E6331">
                            <w:pPr>
                              <w:rPr>
                                <w:rtl/>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550882FD" id="_x0000_t202" coordsize="21600,21600" o:spt="202" path="m,l,21600r21600,l21600,xe">
                <v:stroke joinstyle="miter"/>
                <v:path gradientshapeok="t" o:connecttype="rect"/>
              </v:shapetype>
              <v:shape id="תיבת טקסט 2" o:spid="_x0000_s1026" type="#_x0000_t202" style="position:absolute;left:0;text-align:left;margin-left:362.25pt;margin-top:202.8pt;width:413.45pt;height:116.15pt;flip:x;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">
                <v:textbox>
                  <w:txbxContent>
                    <w:p w14:paraId="3E9D70D7" w14:textId="77777777" w:rsidR="008E6331" w:rsidRDefault="008E6331" w:rsidP="008E6331">
                      <w:pPr>
                        <w:spacing w:line="360" w:lineRule="auto"/>
                        <w:rPr>
                          <w:rFonts w:ascii="David" w:hAnsi="David" w:cs="David"/>
                          <w:sz w:val="24"/>
                          <w:szCs w:val="24"/>
                          <w:rtl/>
                        </w:rPr>
                      </w:pPr>
                      <w:r>
                        <w:rPr>
                          <w:rFonts w:ascii="David" w:hAnsi="David" w:cs="David" w:hint="cs"/>
                          <w:sz w:val="24"/>
                          <w:szCs w:val="24"/>
                          <w:rtl/>
                        </w:rPr>
                        <w:t>טכניקות= שיטת ביצוע של עבודה</w:t>
                      </w:r>
                    </w:p>
                    <w:p w14:paraId="38FEAC4A" w14:textId="77777777" w:rsidR="008E6331" w:rsidRPr="001C3D93" w:rsidRDefault="008E6331" w:rsidP="008E6331">
                      <w:pPr>
                        <w:spacing w:line="360" w:lineRule="auto"/>
                        <w:rPr>
                          <w:rFonts w:ascii="David" w:hAnsi="David" w:cs="David"/>
                          <w:sz w:val="24"/>
                          <w:szCs w:val="24"/>
                          <w:rtl/>
                        </w:rPr>
                      </w:pPr>
                      <w:r>
                        <w:rPr>
                          <w:rFonts w:ascii="David" w:hAnsi="David" w:cs="David" w:hint="cs"/>
                          <w:sz w:val="24"/>
                          <w:szCs w:val="24"/>
                          <w:rtl/>
                        </w:rPr>
                        <w:t>אתניות=</w:t>
                      </w:r>
                      <w:r w:rsidRPr="001C3D93">
                        <w:rPr>
                          <w:rFonts w:hint="cs"/>
                          <w:rtl/>
                        </w:rPr>
                        <w:t xml:space="preserve"> </w:t>
                      </w:r>
                      <w:r w:rsidRPr="001C3D93">
                        <w:rPr>
                          <w:rFonts w:ascii="David" w:hAnsi="David" w:cs="David" w:hint="cs"/>
                          <w:sz w:val="24"/>
                          <w:szCs w:val="24"/>
                          <w:rtl/>
                        </w:rPr>
                        <w:t>מאפיי</w:t>
                      </w:r>
                      <w:r>
                        <w:rPr>
                          <w:rFonts w:ascii="David" w:hAnsi="David" w:cs="David" w:hint="cs"/>
                          <w:sz w:val="24"/>
                          <w:szCs w:val="24"/>
                          <w:rtl/>
                        </w:rPr>
                        <w:t>נים</w:t>
                      </w:r>
                      <w:r w:rsidRPr="001C3D93">
                        <w:rPr>
                          <w:rFonts w:ascii="David" w:hAnsi="David" w:cs="David"/>
                          <w:sz w:val="24"/>
                          <w:szCs w:val="24"/>
                          <w:rtl/>
                        </w:rPr>
                        <w:t xml:space="preserve"> </w:t>
                      </w:r>
                      <w:r w:rsidRPr="001C3D93">
                        <w:rPr>
                          <w:rFonts w:ascii="David" w:hAnsi="David" w:cs="David" w:hint="cs"/>
                          <w:sz w:val="24"/>
                          <w:szCs w:val="24"/>
                          <w:rtl/>
                        </w:rPr>
                        <w:t>תרבות</w:t>
                      </w:r>
                      <w:r>
                        <w:rPr>
                          <w:rFonts w:ascii="David" w:hAnsi="David" w:cs="David" w:hint="cs"/>
                          <w:sz w:val="24"/>
                          <w:szCs w:val="24"/>
                          <w:rtl/>
                        </w:rPr>
                        <w:t>י</w:t>
                      </w:r>
                      <w:r w:rsidRPr="001C3D93">
                        <w:rPr>
                          <w:rFonts w:ascii="David" w:hAnsi="David" w:cs="David" w:hint="cs"/>
                          <w:sz w:val="24"/>
                          <w:szCs w:val="24"/>
                          <w:rtl/>
                        </w:rPr>
                        <w:t>י</w:t>
                      </w:r>
                      <w:r>
                        <w:rPr>
                          <w:rFonts w:ascii="David" w:hAnsi="David" w:cs="David" w:hint="cs"/>
                          <w:sz w:val="24"/>
                          <w:szCs w:val="24"/>
                          <w:rtl/>
                        </w:rPr>
                        <w:t>ם</w:t>
                      </w:r>
                      <w:r w:rsidRPr="001C3D93">
                        <w:rPr>
                          <w:rFonts w:ascii="David" w:hAnsi="David" w:cs="David"/>
                          <w:sz w:val="24"/>
                          <w:szCs w:val="24"/>
                          <w:rtl/>
                        </w:rPr>
                        <w:t xml:space="preserve"> </w:t>
                      </w:r>
                      <w:r>
                        <w:rPr>
                          <w:rFonts w:ascii="David" w:hAnsi="David" w:cs="David" w:hint="cs"/>
                          <w:sz w:val="24"/>
                          <w:szCs w:val="24"/>
                          <w:rtl/>
                        </w:rPr>
                        <w:t>משותפים</w:t>
                      </w:r>
                      <w:r w:rsidRPr="001C3D93">
                        <w:rPr>
                          <w:rFonts w:ascii="David" w:hAnsi="David" w:cs="David"/>
                          <w:sz w:val="24"/>
                          <w:szCs w:val="24"/>
                          <w:rtl/>
                        </w:rPr>
                        <w:t xml:space="preserve"> </w:t>
                      </w:r>
                      <w:r w:rsidRPr="001C3D93">
                        <w:rPr>
                          <w:rFonts w:ascii="David" w:hAnsi="David" w:cs="David" w:hint="cs"/>
                          <w:sz w:val="24"/>
                          <w:szCs w:val="24"/>
                          <w:rtl/>
                        </w:rPr>
                        <w:t>לקבוצה</w:t>
                      </w:r>
                      <w:r w:rsidRPr="001C3D93">
                        <w:rPr>
                          <w:rFonts w:ascii="David" w:hAnsi="David" w:cs="David"/>
                          <w:sz w:val="24"/>
                          <w:szCs w:val="24"/>
                          <w:rtl/>
                        </w:rPr>
                        <w:t xml:space="preserve"> </w:t>
                      </w:r>
                      <w:r w:rsidRPr="001C3D93">
                        <w:rPr>
                          <w:rFonts w:ascii="David" w:hAnsi="David" w:cs="David" w:hint="cs"/>
                          <w:sz w:val="24"/>
                          <w:szCs w:val="24"/>
                          <w:rtl/>
                        </w:rPr>
                        <w:t>חברתית</w:t>
                      </w:r>
                      <w:r>
                        <w:rPr>
                          <w:rFonts w:ascii="David" w:hAnsi="David" w:cs="David" w:hint="cs"/>
                          <w:sz w:val="24"/>
                          <w:szCs w:val="24"/>
                          <w:rtl/>
                        </w:rPr>
                        <w:t xml:space="preserve"> מסוימת </w:t>
                      </w:r>
                    </w:p>
                    <w:p w14:paraId="1D2477F7" w14:textId="77777777" w:rsidR="008E6331" w:rsidRDefault="008E6331" w:rsidP="008E6331">
                      <w:pPr>
                        <w:spacing w:line="360" w:lineRule="auto"/>
                        <w:rPr>
                          <w:rFonts w:ascii="David" w:hAnsi="David" w:cs="David"/>
                          <w:sz w:val="24"/>
                          <w:szCs w:val="24"/>
                          <w:rtl/>
                        </w:rPr>
                      </w:pPr>
                      <w:r>
                        <w:rPr>
                          <w:rFonts w:ascii="David" w:hAnsi="David" w:cs="David" w:hint="cs"/>
                          <w:sz w:val="24"/>
                          <w:szCs w:val="24"/>
                          <w:rtl/>
                        </w:rPr>
                        <w:t>אקראי= במקרה, ללא כוונה</w:t>
                      </w:r>
                    </w:p>
                    <w:p w14:paraId="1B1AF37C" w14:textId="77777777" w:rsidR="008E6331" w:rsidRPr="0064787D" w:rsidRDefault="008E6331" w:rsidP="008E6331">
                      <w:pPr>
                        <w:spacing w:line="360" w:lineRule="auto"/>
                        <w:rPr>
                          <w:rFonts w:ascii="David" w:hAnsi="David" w:cs="David"/>
                          <w:sz w:val="24"/>
                          <w:szCs w:val="24"/>
                        </w:rPr>
                      </w:pPr>
                      <w:r>
                        <w:rPr>
                          <w:rFonts w:ascii="David" w:hAnsi="David" w:cs="David" w:hint="cs"/>
                          <w:sz w:val="24"/>
                          <w:szCs w:val="24"/>
                          <w:rtl/>
                        </w:rPr>
                        <w:t>מטרה פוליטית=מטרה שקשורה ב</w:t>
                      </w:r>
                      <w:r w:rsidRPr="001C3D93">
                        <w:rPr>
                          <w:rFonts w:ascii="David" w:hAnsi="David" w:cs="David" w:hint="cs"/>
                          <w:sz w:val="24"/>
                          <w:szCs w:val="24"/>
                          <w:rtl/>
                        </w:rPr>
                        <w:t>רעיונות</w:t>
                      </w:r>
                      <w:r w:rsidRPr="001C3D93">
                        <w:rPr>
                          <w:rFonts w:ascii="David" w:hAnsi="David" w:cs="David"/>
                          <w:sz w:val="24"/>
                          <w:szCs w:val="24"/>
                          <w:rtl/>
                        </w:rPr>
                        <w:t xml:space="preserve">, </w:t>
                      </w:r>
                      <w:r>
                        <w:rPr>
                          <w:rFonts w:ascii="David" w:hAnsi="David" w:cs="David" w:hint="cs"/>
                          <w:sz w:val="24"/>
                          <w:szCs w:val="24"/>
                          <w:rtl/>
                        </w:rPr>
                        <w:t>ב</w:t>
                      </w:r>
                      <w:r w:rsidRPr="001C3D93">
                        <w:rPr>
                          <w:rFonts w:ascii="David" w:hAnsi="David" w:cs="David" w:hint="cs"/>
                          <w:sz w:val="24"/>
                          <w:szCs w:val="24"/>
                          <w:rtl/>
                        </w:rPr>
                        <w:t>ערכים</w:t>
                      </w:r>
                      <w:r w:rsidRPr="001C3D93">
                        <w:rPr>
                          <w:rFonts w:ascii="David" w:hAnsi="David" w:cs="David"/>
                          <w:sz w:val="24"/>
                          <w:szCs w:val="24"/>
                          <w:rtl/>
                        </w:rPr>
                        <w:t xml:space="preserve"> </w:t>
                      </w:r>
                      <w:r w:rsidRPr="001C3D93">
                        <w:rPr>
                          <w:rFonts w:ascii="David" w:hAnsi="David" w:cs="David" w:hint="cs"/>
                          <w:sz w:val="24"/>
                          <w:szCs w:val="24"/>
                          <w:rtl/>
                        </w:rPr>
                        <w:t>ו</w:t>
                      </w:r>
                      <w:r>
                        <w:rPr>
                          <w:rFonts w:ascii="David" w:hAnsi="David" w:cs="David" w:hint="cs"/>
                          <w:sz w:val="24"/>
                          <w:szCs w:val="24"/>
                          <w:rtl/>
                        </w:rPr>
                        <w:t>ב</w:t>
                      </w:r>
                      <w:r w:rsidRPr="001C3D93">
                        <w:rPr>
                          <w:rFonts w:ascii="David" w:hAnsi="David" w:cs="David" w:hint="cs"/>
                          <w:sz w:val="24"/>
                          <w:szCs w:val="24"/>
                          <w:rtl/>
                        </w:rPr>
                        <w:t>אופני</w:t>
                      </w:r>
                      <w:r w:rsidRPr="001C3D93">
                        <w:rPr>
                          <w:rFonts w:ascii="David" w:hAnsi="David" w:cs="David"/>
                          <w:sz w:val="24"/>
                          <w:szCs w:val="24"/>
                          <w:rtl/>
                        </w:rPr>
                        <w:t xml:space="preserve"> </w:t>
                      </w:r>
                      <w:r w:rsidRPr="001C3D93">
                        <w:rPr>
                          <w:rFonts w:ascii="David" w:hAnsi="David" w:cs="David" w:hint="cs"/>
                          <w:sz w:val="24"/>
                          <w:szCs w:val="24"/>
                          <w:rtl/>
                        </w:rPr>
                        <w:t>החשיבה</w:t>
                      </w:r>
                      <w:r w:rsidRPr="001C3D93">
                        <w:rPr>
                          <w:rFonts w:ascii="David" w:hAnsi="David" w:cs="David"/>
                          <w:sz w:val="24"/>
                          <w:szCs w:val="24"/>
                          <w:rtl/>
                        </w:rPr>
                        <w:t xml:space="preserve"> </w:t>
                      </w:r>
                      <w:r w:rsidRPr="001C3D93">
                        <w:rPr>
                          <w:rFonts w:ascii="David" w:hAnsi="David" w:cs="David" w:hint="cs"/>
                          <w:sz w:val="24"/>
                          <w:szCs w:val="24"/>
                          <w:rtl/>
                        </w:rPr>
                        <w:t>של</w:t>
                      </w:r>
                      <w:r w:rsidRPr="001C3D93">
                        <w:rPr>
                          <w:rFonts w:ascii="David" w:hAnsi="David" w:cs="David"/>
                          <w:sz w:val="24"/>
                          <w:szCs w:val="24"/>
                          <w:rtl/>
                        </w:rPr>
                        <w:t xml:space="preserve"> </w:t>
                      </w:r>
                      <w:r w:rsidRPr="001C3D93">
                        <w:rPr>
                          <w:rFonts w:ascii="David" w:hAnsi="David" w:cs="David" w:hint="cs"/>
                          <w:sz w:val="24"/>
                          <w:szCs w:val="24"/>
                          <w:rtl/>
                        </w:rPr>
                        <w:t>אדם</w:t>
                      </w:r>
                      <w:r>
                        <w:rPr>
                          <w:rFonts w:ascii="David" w:hAnsi="David" w:cs="David" w:hint="cs"/>
                          <w:sz w:val="24"/>
                          <w:szCs w:val="24"/>
                          <w:rtl/>
                        </w:rPr>
                        <w:t xml:space="preserve"> ביחס לכוחות הפועלים בחברה או במדינה</w:t>
                      </w:r>
                      <w:r w:rsidRPr="001C3D93">
                        <w:rPr>
                          <w:rFonts w:ascii="David" w:hAnsi="David" w:cs="David"/>
                          <w:sz w:val="24"/>
                          <w:szCs w:val="24"/>
                          <w:rtl/>
                        </w:rPr>
                        <w:t>.</w:t>
                      </w:r>
                      <w:r w:rsidRPr="001C3D93">
                        <w:rPr>
                          <w:rFonts w:hint="cs"/>
                          <w:rtl/>
                        </w:rPr>
                        <w:t xml:space="preserve"> </w:t>
                      </w:r>
                    </w:p>
                    <w:p w14:paraId="73FB8AB9" w14:textId="77777777" w:rsidR="008E6331" w:rsidRPr="001C3D93" w:rsidRDefault="008E6331" w:rsidP="008E6331">
                      <w:pPr>
                        <w:rPr>
                          <w:rtl/>
                          <w:cs/>
                        </w:rPr>
                      </w:pPr>
                    </w:p>
                  </w:txbxContent>
                </v:textbox>
                <w10:wrap type="square" anchorx="margin"/>
              </v:shape>
            </w:pict>
          </mc:Fallback>
        </mc:AlternateContent>
      </w:r>
      <w:commentRangeStart w:id="9"/>
      <w:r w:rsidRPr="007755D2">
        <w:rPr>
          <w:rFonts w:ascii="David" w:hAnsi="David" w:cs="David"/>
          <w:sz w:val="24"/>
          <w:szCs w:val="24"/>
          <w:shd w:val="clear" w:color="auto" w:fill="FFFFFF"/>
          <w:rtl/>
        </w:rPr>
        <w:t>דייגו ריבר</w:t>
      </w:r>
      <w:r w:rsidRPr="007755D2">
        <w:rPr>
          <w:rFonts w:ascii="David" w:hAnsi="David" w:cs="David" w:hint="cs"/>
          <w:sz w:val="24"/>
          <w:szCs w:val="24"/>
          <w:shd w:val="clear" w:color="auto" w:fill="FFFFFF"/>
          <w:rtl/>
        </w:rPr>
        <w:t>ה</w:t>
      </w:r>
      <w:r w:rsidRPr="007755D2">
        <w:rPr>
          <w:rFonts w:ascii="David" w:hAnsi="David" w:cs="David"/>
          <w:sz w:val="24"/>
          <w:szCs w:val="24"/>
          <w:shd w:val="clear" w:color="auto" w:fill="FFFFFF"/>
          <w:rtl/>
        </w:rPr>
        <w:t>‏</w:t>
      </w:r>
      <w:r>
        <w:rPr>
          <w:rFonts w:hint="cs"/>
          <w:rtl/>
        </w:rPr>
        <w:t xml:space="preserve"> </w:t>
      </w:r>
      <w:r w:rsidRPr="007755D2">
        <w:rPr>
          <w:rFonts w:ascii="David" w:hAnsi="David" w:cs="David"/>
          <w:sz w:val="24"/>
          <w:szCs w:val="24"/>
          <w:rtl/>
        </w:rPr>
        <w:t xml:space="preserve">היה </w:t>
      </w:r>
      <w:hyperlink r:id="rId6" w:tooltip="צייר" w:history="1">
        <w:r w:rsidRPr="0064787D">
          <w:rPr>
            <w:rStyle w:val="Hyperlink"/>
            <w:rFonts w:ascii="David" w:hAnsi="David" w:cs="David"/>
            <w:sz w:val="24"/>
            <w:szCs w:val="24"/>
            <w:shd w:val="clear" w:color="auto" w:fill="FFFFFF"/>
            <w:rtl/>
          </w:rPr>
          <w:t>צייר</w:t>
        </w:r>
      </w:hyperlink>
      <w:r w:rsidRPr="0064787D">
        <w:rPr>
          <w:rStyle w:val="apple-converted-space"/>
          <w:rFonts w:ascii="David" w:hAnsi="David" w:cs="David"/>
          <w:sz w:val="24"/>
          <w:szCs w:val="24"/>
          <w:shd w:val="clear" w:color="auto" w:fill="FFFFFF"/>
        </w:rPr>
        <w:t> </w:t>
      </w:r>
      <w:hyperlink r:id="rId7" w:tooltip="מקסיקו" w:history="1">
        <w:r w:rsidRPr="0064787D">
          <w:rPr>
            <w:rStyle w:val="Hyperlink"/>
            <w:rFonts w:ascii="David" w:hAnsi="David" w:cs="David"/>
            <w:sz w:val="24"/>
            <w:szCs w:val="24"/>
            <w:shd w:val="clear" w:color="auto" w:fill="FFFFFF"/>
            <w:rtl/>
          </w:rPr>
          <w:t>מקסיקני</w:t>
        </w:r>
      </w:hyperlink>
      <w:r w:rsidRPr="0064787D">
        <w:rPr>
          <w:rStyle w:val="apple-converted-space"/>
          <w:rFonts w:ascii="David" w:hAnsi="David" w:cs="David"/>
          <w:sz w:val="24"/>
          <w:szCs w:val="24"/>
          <w:shd w:val="clear" w:color="auto" w:fill="FFFFFF"/>
        </w:rPr>
        <w:t> </w:t>
      </w:r>
      <w:r w:rsidRPr="0064787D">
        <w:rPr>
          <w:rFonts w:ascii="David" w:hAnsi="David" w:cs="David"/>
          <w:sz w:val="24"/>
          <w:szCs w:val="24"/>
          <w:shd w:val="clear" w:color="auto" w:fill="FFFFFF"/>
          <w:rtl/>
        </w:rPr>
        <w:t>שנודע בעיקר בזכות</w:t>
      </w:r>
      <w:r w:rsidRPr="0064787D">
        <w:rPr>
          <w:rStyle w:val="apple-converted-space"/>
          <w:rFonts w:ascii="David" w:hAnsi="David" w:cs="David"/>
          <w:sz w:val="24"/>
          <w:szCs w:val="24"/>
          <w:shd w:val="clear" w:color="auto" w:fill="FFFFFF"/>
          <w:rtl/>
        </w:rPr>
        <w:t> </w:t>
      </w:r>
      <w:hyperlink r:id="rId8" w:tooltip="ציור קיר" w:history="1">
        <w:r w:rsidRPr="0064787D">
          <w:rPr>
            <w:rStyle w:val="Hyperlink"/>
            <w:rFonts w:ascii="David" w:hAnsi="David" w:cs="David"/>
            <w:sz w:val="24"/>
            <w:szCs w:val="24"/>
            <w:shd w:val="clear" w:color="auto" w:fill="FFFFFF"/>
            <w:rtl/>
          </w:rPr>
          <w:t>ציורי הקיר</w:t>
        </w:r>
      </w:hyperlink>
      <w:r w:rsidRPr="0064787D">
        <w:rPr>
          <w:rStyle w:val="apple-converted-space"/>
          <w:rFonts w:ascii="David" w:hAnsi="David" w:cs="David"/>
          <w:sz w:val="24"/>
          <w:szCs w:val="24"/>
          <w:shd w:val="clear" w:color="auto" w:fill="FFFFFF"/>
        </w:rPr>
        <w:t> </w:t>
      </w:r>
      <w:r w:rsidRPr="0064787D">
        <w:rPr>
          <w:rFonts w:ascii="David" w:hAnsi="David" w:cs="David"/>
          <w:sz w:val="24"/>
          <w:szCs w:val="24"/>
          <w:shd w:val="clear" w:color="auto" w:fill="FFFFFF"/>
          <w:rtl/>
        </w:rPr>
        <w:t>המרשימים שלו, שתרמו לפריחת ה</w:t>
      </w:r>
      <w:hyperlink r:id="rId9" w:tooltip="ז'אנר" w:history="1">
        <w:r w:rsidRPr="0064787D">
          <w:rPr>
            <w:rStyle w:val="Hyperlink"/>
            <w:rFonts w:ascii="David" w:hAnsi="David" w:cs="David"/>
            <w:sz w:val="24"/>
            <w:szCs w:val="24"/>
            <w:shd w:val="clear" w:color="auto" w:fill="FFFFFF"/>
            <w:rtl/>
          </w:rPr>
          <w:t>ז'אנר</w:t>
        </w:r>
      </w:hyperlink>
      <w:r>
        <w:rPr>
          <w:rStyle w:val="Hyperlink"/>
          <w:rFonts w:ascii="David" w:hAnsi="David" w:cs="David"/>
          <w:sz w:val="24"/>
          <w:szCs w:val="24"/>
          <w:shd w:val="clear" w:color="auto" w:fill="FFFFFF"/>
        </w:rPr>
        <w:t>*</w:t>
      </w:r>
      <w:r>
        <w:rPr>
          <w:rFonts w:ascii="David" w:hAnsi="David" w:cs="David" w:hint="cs"/>
          <w:sz w:val="24"/>
          <w:szCs w:val="24"/>
          <w:shd w:val="clear" w:color="auto" w:fill="FFFFFF"/>
          <w:rtl/>
        </w:rPr>
        <w:t xml:space="preserve"> </w:t>
      </w:r>
      <w:r w:rsidRPr="0064787D">
        <w:rPr>
          <w:rFonts w:ascii="David" w:hAnsi="David" w:cs="David"/>
          <w:sz w:val="24"/>
          <w:szCs w:val="24"/>
          <w:shd w:val="clear" w:color="auto" w:fill="FFFFFF"/>
          <w:rtl/>
        </w:rPr>
        <w:t>במקסיקו</w:t>
      </w:r>
      <w:r w:rsidRPr="0064787D">
        <w:rPr>
          <w:rStyle w:val="apple-converted-space"/>
          <w:rFonts w:ascii="David" w:hAnsi="David" w:cs="David"/>
          <w:sz w:val="24"/>
          <w:szCs w:val="24"/>
          <w:shd w:val="clear" w:color="auto" w:fill="FFFFFF"/>
          <w:rtl/>
        </w:rPr>
        <w:t> </w:t>
      </w:r>
      <w:r>
        <w:rPr>
          <w:rFonts w:ascii="David" w:hAnsi="David" w:cs="David" w:hint="cs"/>
          <w:sz w:val="24"/>
          <w:szCs w:val="24"/>
          <w:rtl/>
        </w:rPr>
        <w:t xml:space="preserve">. בשנת 1921 </w:t>
      </w:r>
      <w:r w:rsidRPr="0064787D">
        <w:rPr>
          <w:rFonts w:ascii="David" w:hAnsi="David" w:cs="David" w:hint="cs"/>
          <w:sz w:val="24"/>
          <w:szCs w:val="24"/>
          <w:rtl/>
        </w:rPr>
        <w:t>הוא</w:t>
      </w:r>
      <w:r w:rsidRPr="0064787D">
        <w:rPr>
          <w:rFonts w:ascii="David" w:hAnsi="David" w:cs="David"/>
          <w:sz w:val="24"/>
          <w:szCs w:val="24"/>
          <w:rtl/>
        </w:rPr>
        <w:t xml:space="preserve"> </w:t>
      </w:r>
      <w:r w:rsidRPr="0064787D">
        <w:rPr>
          <w:rFonts w:ascii="David" w:hAnsi="David" w:cs="David" w:hint="cs"/>
          <w:sz w:val="24"/>
          <w:szCs w:val="24"/>
          <w:rtl/>
        </w:rPr>
        <w:t>הצטרף</w:t>
      </w:r>
      <w:r w:rsidRPr="0064787D">
        <w:rPr>
          <w:rFonts w:ascii="David" w:hAnsi="David" w:cs="David"/>
          <w:sz w:val="24"/>
          <w:szCs w:val="24"/>
          <w:rtl/>
        </w:rPr>
        <w:t xml:space="preserve"> </w:t>
      </w:r>
      <w:r w:rsidRPr="0064787D">
        <w:rPr>
          <w:rFonts w:ascii="David" w:hAnsi="David" w:cs="David" w:hint="cs"/>
          <w:sz w:val="24"/>
          <w:szCs w:val="24"/>
          <w:rtl/>
        </w:rPr>
        <w:t>לאופנה</w:t>
      </w:r>
      <w:r w:rsidRPr="0064787D">
        <w:rPr>
          <w:rFonts w:ascii="David" w:hAnsi="David" w:cs="David"/>
          <w:sz w:val="24"/>
          <w:szCs w:val="24"/>
          <w:rtl/>
        </w:rPr>
        <w:t xml:space="preserve"> </w:t>
      </w:r>
      <w:r w:rsidRPr="0064787D">
        <w:rPr>
          <w:rFonts w:ascii="David" w:hAnsi="David" w:cs="David" w:hint="cs"/>
          <w:sz w:val="24"/>
          <w:szCs w:val="24"/>
          <w:rtl/>
        </w:rPr>
        <w:t>החדשה</w:t>
      </w:r>
      <w:r w:rsidRPr="0064787D">
        <w:rPr>
          <w:rFonts w:ascii="David" w:hAnsi="David" w:cs="David"/>
          <w:sz w:val="24"/>
          <w:szCs w:val="24"/>
          <w:rtl/>
        </w:rPr>
        <w:t xml:space="preserve"> </w:t>
      </w:r>
      <w:r w:rsidRPr="0064787D">
        <w:rPr>
          <w:rFonts w:ascii="David" w:hAnsi="David" w:cs="David" w:hint="cs"/>
          <w:sz w:val="24"/>
          <w:szCs w:val="24"/>
          <w:rtl/>
        </w:rPr>
        <w:t>במקסיקו</w:t>
      </w:r>
      <w:r w:rsidRPr="0064787D">
        <w:rPr>
          <w:rFonts w:ascii="David" w:hAnsi="David" w:cs="David"/>
          <w:sz w:val="24"/>
          <w:szCs w:val="24"/>
          <w:rtl/>
        </w:rPr>
        <w:t xml:space="preserve"> - </w:t>
      </w:r>
      <w:r w:rsidRPr="0064787D">
        <w:rPr>
          <w:rFonts w:ascii="David" w:hAnsi="David" w:cs="David" w:hint="cs"/>
          <w:sz w:val="24"/>
          <w:szCs w:val="24"/>
          <w:rtl/>
        </w:rPr>
        <w:t>ציורי</w:t>
      </w:r>
      <w:r w:rsidRPr="0064787D">
        <w:rPr>
          <w:rFonts w:ascii="David" w:hAnsi="David" w:cs="David"/>
          <w:sz w:val="24"/>
          <w:szCs w:val="24"/>
          <w:rtl/>
        </w:rPr>
        <w:t xml:space="preserve"> </w:t>
      </w:r>
      <w:r w:rsidRPr="0064787D">
        <w:rPr>
          <w:rFonts w:ascii="David" w:hAnsi="David" w:cs="David" w:hint="cs"/>
          <w:sz w:val="24"/>
          <w:szCs w:val="24"/>
          <w:rtl/>
        </w:rPr>
        <w:t>קיר</w:t>
      </w:r>
      <w:r>
        <w:rPr>
          <w:rFonts w:ascii="David" w:hAnsi="David" w:cs="David"/>
          <w:sz w:val="24"/>
          <w:szCs w:val="24"/>
          <w:rtl/>
        </w:rPr>
        <w:t xml:space="preserve"> </w:t>
      </w:r>
      <w:r>
        <w:rPr>
          <w:rFonts w:ascii="David" w:hAnsi="David" w:cs="David" w:hint="cs"/>
          <w:sz w:val="24"/>
          <w:szCs w:val="24"/>
          <w:rtl/>
        </w:rPr>
        <w:t xml:space="preserve">. </w:t>
      </w:r>
      <w:r w:rsidRPr="0064787D">
        <w:rPr>
          <w:rFonts w:ascii="David" w:hAnsi="David" w:cs="David" w:hint="cs"/>
          <w:sz w:val="24"/>
          <w:szCs w:val="24"/>
          <w:rtl/>
        </w:rPr>
        <w:t>הוא</w:t>
      </w:r>
      <w:r w:rsidRPr="0064787D">
        <w:rPr>
          <w:rFonts w:ascii="David" w:hAnsi="David" w:cs="David"/>
          <w:sz w:val="24"/>
          <w:szCs w:val="24"/>
          <w:rtl/>
        </w:rPr>
        <w:t xml:space="preserve"> </w:t>
      </w:r>
      <w:r w:rsidRPr="0064787D">
        <w:rPr>
          <w:rFonts w:ascii="David" w:hAnsi="David" w:cs="David" w:hint="cs"/>
          <w:sz w:val="24"/>
          <w:szCs w:val="24"/>
          <w:rtl/>
        </w:rPr>
        <w:t>החל</w:t>
      </w:r>
      <w:r w:rsidRPr="0064787D">
        <w:rPr>
          <w:rFonts w:ascii="David" w:hAnsi="David" w:cs="David"/>
          <w:sz w:val="24"/>
          <w:szCs w:val="24"/>
          <w:rtl/>
        </w:rPr>
        <w:t xml:space="preserve"> </w:t>
      </w:r>
      <w:r w:rsidRPr="0064787D">
        <w:rPr>
          <w:rFonts w:ascii="David" w:hAnsi="David" w:cs="David" w:hint="cs"/>
          <w:sz w:val="24"/>
          <w:szCs w:val="24"/>
          <w:rtl/>
        </w:rPr>
        <w:t>את</w:t>
      </w:r>
      <w:r w:rsidRPr="0064787D">
        <w:rPr>
          <w:rFonts w:ascii="David" w:hAnsi="David" w:cs="David"/>
          <w:sz w:val="24"/>
          <w:szCs w:val="24"/>
          <w:rtl/>
        </w:rPr>
        <w:t xml:space="preserve"> </w:t>
      </w:r>
      <w:r w:rsidRPr="0064787D">
        <w:rPr>
          <w:rFonts w:ascii="David" w:hAnsi="David" w:cs="David" w:hint="cs"/>
          <w:sz w:val="24"/>
          <w:szCs w:val="24"/>
          <w:rtl/>
        </w:rPr>
        <w:t>ניסיונותיו</w:t>
      </w:r>
      <w:r w:rsidRPr="0064787D">
        <w:rPr>
          <w:rFonts w:ascii="David" w:hAnsi="David" w:cs="David"/>
          <w:sz w:val="24"/>
          <w:szCs w:val="24"/>
          <w:rtl/>
        </w:rPr>
        <w:t xml:space="preserve"> </w:t>
      </w:r>
      <w:r w:rsidRPr="0064787D">
        <w:rPr>
          <w:rFonts w:ascii="David" w:hAnsi="David" w:cs="David" w:hint="cs"/>
          <w:sz w:val="24"/>
          <w:szCs w:val="24"/>
          <w:rtl/>
        </w:rPr>
        <w:t>בציור</w:t>
      </w:r>
      <w:r w:rsidRPr="0064787D">
        <w:rPr>
          <w:rFonts w:ascii="David" w:hAnsi="David" w:cs="David"/>
          <w:sz w:val="24"/>
          <w:szCs w:val="24"/>
          <w:rtl/>
        </w:rPr>
        <w:t xml:space="preserve"> </w:t>
      </w:r>
      <w:r>
        <w:rPr>
          <w:rFonts w:ascii="David" w:hAnsi="David" w:cs="David" w:hint="cs"/>
          <w:sz w:val="24"/>
          <w:szCs w:val="24"/>
          <w:rtl/>
        </w:rPr>
        <w:t>"פרסקו"</w:t>
      </w:r>
      <w:r w:rsidRPr="0064787D">
        <w:rPr>
          <w:rFonts w:ascii="David" w:hAnsi="David" w:cs="David"/>
          <w:sz w:val="24"/>
          <w:szCs w:val="24"/>
          <w:rtl/>
        </w:rPr>
        <w:t xml:space="preserve"> </w:t>
      </w:r>
      <w:r w:rsidRPr="0064787D">
        <w:rPr>
          <w:rFonts w:ascii="David" w:hAnsi="David" w:cs="David" w:hint="cs"/>
          <w:sz w:val="24"/>
          <w:szCs w:val="24"/>
          <w:rtl/>
        </w:rPr>
        <w:t>על</w:t>
      </w:r>
      <w:r w:rsidRPr="0064787D">
        <w:rPr>
          <w:rFonts w:ascii="David" w:hAnsi="David" w:cs="David"/>
          <w:sz w:val="24"/>
          <w:szCs w:val="24"/>
          <w:rtl/>
        </w:rPr>
        <w:t xml:space="preserve"> </w:t>
      </w:r>
      <w:r w:rsidRPr="0064787D">
        <w:rPr>
          <w:rFonts w:ascii="David" w:hAnsi="David" w:cs="David" w:hint="cs"/>
          <w:sz w:val="24"/>
          <w:szCs w:val="24"/>
          <w:rtl/>
        </w:rPr>
        <w:t>קירות</w:t>
      </w:r>
      <w:r w:rsidRPr="0064787D">
        <w:rPr>
          <w:rFonts w:ascii="David" w:hAnsi="David" w:cs="David"/>
          <w:sz w:val="24"/>
          <w:szCs w:val="24"/>
          <w:rtl/>
        </w:rPr>
        <w:t xml:space="preserve"> </w:t>
      </w:r>
      <w:r w:rsidRPr="0064787D">
        <w:rPr>
          <w:rFonts w:ascii="David" w:hAnsi="David" w:cs="David" w:hint="cs"/>
          <w:sz w:val="24"/>
          <w:szCs w:val="24"/>
          <w:rtl/>
        </w:rPr>
        <w:t>גדולים</w:t>
      </w:r>
      <w:r w:rsidRPr="0064787D">
        <w:rPr>
          <w:rFonts w:ascii="David" w:hAnsi="David" w:cs="David"/>
          <w:sz w:val="24"/>
          <w:szCs w:val="24"/>
          <w:rtl/>
        </w:rPr>
        <w:t xml:space="preserve">, </w:t>
      </w:r>
      <w:r w:rsidRPr="0064787D">
        <w:rPr>
          <w:rFonts w:ascii="David" w:hAnsi="David" w:cs="David" w:hint="cs"/>
          <w:sz w:val="24"/>
          <w:szCs w:val="24"/>
          <w:rtl/>
        </w:rPr>
        <w:t>ובמהרה</w:t>
      </w:r>
      <w:r w:rsidRPr="0064787D">
        <w:rPr>
          <w:rFonts w:ascii="David" w:hAnsi="David" w:cs="David"/>
          <w:sz w:val="24"/>
          <w:szCs w:val="24"/>
          <w:rtl/>
        </w:rPr>
        <w:t xml:space="preserve"> </w:t>
      </w:r>
      <w:r w:rsidRPr="0064787D">
        <w:rPr>
          <w:rFonts w:ascii="David" w:hAnsi="David" w:cs="David" w:hint="cs"/>
          <w:sz w:val="24"/>
          <w:szCs w:val="24"/>
          <w:rtl/>
        </w:rPr>
        <w:t>פיתח</w:t>
      </w:r>
      <w:r w:rsidRPr="0064787D">
        <w:rPr>
          <w:rFonts w:ascii="David" w:hAnsi="David" w:cs="David"/>
          <w:sz w:val="24"/>
          <w:szCs w:val="24"/>
          <w:rtl/>
        </w:rPr>
        <w:t xml:space="preserve"> </w:t>
      </w:r>
      <w:r w:rsidRPr="0064787D">
        <w:rPr>
          <w:rFonts w:ascii="David" w:hAnsi="David" w:cs="David" w:hint="cs"/>
          <w:sz w:val="24"/>
          <w:szCs w:val="24"/>
          <w:rtl/>
        </w:rPr>
        <w:t>שיטה</w:t>
      </w:r>
      <w:r w:rsidRPr="0064787D">
        <w:rPr>
          <w:rFonts w:ascii="David" w:hAnsi="David" w:cs="David"/>
          <w:sz w:val="24"/>
          <w:szCs w:val="24"/>
          <w:rtl/>
        </w:rPr>
        <w:t xml:space="preserve"> </w:t>
      </w:r>
      <w:r w:rsidRPr="0064787D">
        <w:rPr>
          <w:rFonts w:ascii="David" w:hAnsi="David" w:cs="David" w:hint="cs"/>
          <w:sz w:val="24"/>
          <w:szCs w:val="24"/>
          <w:rtl/>
        </w:rPr>
        <w:t>משלו</w:t>
      </w:r>
      <w:r w:rsidRPr="0064787D">
        <w:rPr>
          <w:rFonts w:ascii="David" w:hAnsi="David" w:cs="David"/>
          <w:sz w:val="24"/>
          <w:szCs w:val="24"/>
          <w:rtl/>
        </w:rPr>
        <w:t xml:space="preserve">, </w:t>
      </w:r>
      <w:r w:rsidRPr="0064787D">
        <w:rPr>
          <w:rFonts w:ascii="David" w:hAnsi="David" w:cs="David" w:hint="cs"/>
          <w:sz w:val="24"/>
          <w:szCs w:val="24"/>
          <w:rtl/>
        </w:rPr>
        <w:t>שהתבססה</w:t>
      </w:r>
      <w:r w:rsidRPr="0064787D">
        <w:rPr>
          <w:rFonts w:ascii="David" w:hAnsi="David" w:cs="David"/>
          <w:sz w:val="24"/>
          <w:szCs w:val="24"/>
          <w:rtl/>
        </w:rPr>
        <w:t xml:space="preserve"> </w:t>
      </w:r>
      <w:r w:rsidRPr="0064787D">
        <w:rPr>
          <w:rFonts w:ascii="David" w:hAnsi="David" w:cs="David" w:hint="cs"/>
          <w:sz w:val="24"/>
          <w:szCs w:val="24"/>
          <w:rtl/>
        </w:rPr>
        <w:t>על</w:t>
      </w:r>
      <w:r w:rsidRPr="0064787D">
        <w:rPr>
          <w:rFonts w:ascii="David" w:hAnsi="David" w:cs="David"/>
          <w:sz w:val="24"/>
          <w:szCs w:val="24"/>
          <w:rtl/>
        </w:rPr>
        <w:t xml:space="preserve"> </w:t>
      </w:r>
      <w:r w:rsidRPr="0064787D">
        <w:rPr>
          <w:rFonts w:ascii="David" w:hAnsi="David" w:cs="David" w:hint="cs"/>
          <w:sz w:val="24"/>
          <w:szCs w:val="24"/>
          <w:rtl/>
        </w:rPr>
        <w:t>גודל</w:t>
      </w:r>
      <w:r w:rsidRPr="0064787D">
        <w:rPr>
          <w:rFonts w:ascii="David" w:hAnsi="David" w:cs="David"/>
          <w:sz w:val="24"/>
          <w:szCs w:val="24"/>
          <w:rtl/>
        </w:rPr>
        <w:t xml:space="preserve">, </w:t>
      </w:r>
      <w:r w:rsidRPr="0064787D">
        <w:rPr>
          <w:rFonts w:ascii="David" w:hAnsi="David" w:cs="David" w:hint="cs"/>
          <w:sz w:val="24"/>
          <w:szCs w:val="24"/>
          <w:rtl/>
        </w:rPr>
        <w:t>צורות</w:t>
      </w:r>
      <w:r w:rsidRPr="0064787D">
        <w:rPr>
          <w:rFonts w:ascii="David" w:hAnsi="David" w:cs="David"/>
          <w:sz w:val="24"/>
          <w:szCs w:val="24"/>
          <w:rtl/>
        </w:rPr>
        <w:t xml:space="preserve"> </w:t>
      </w:r>
      <w:r w:rsidRPr="0064787D">
        <w:rPr>
          <w:rFonts w:ascii="David" w:hAnsi="David" w:cs="David" w:hint="cs"/>
          <w:sz w:val="24"/>
          <w:szCs w:val="24"/>
          <w:rtl/>
        </w:rPr>
        <w:t>פשוטות</w:t>
      </w:r>
      <w:r w:rsidRPr="0064787D">
        <w:rPr>
          <w:rFonts w:ascii="David" w:hAnsi="David" w:cs="David"/>
          <w:sz w:val="24"/>
          <w:szCs w:val="24"/>
          <w:rtl/>
        </w:rPr>
        <w:t xml:space="preserve"> </w:t>
      </w:r>
      <w:r w:rsidRPr="0064787D">
        <w:rPr>
          <w:rFonts w:ascii="David" w:hAnsi="David" w:cs="David" w:hint="cs"/>
          <w:sz w:val="24"/>
          <w:szCs w:val="24"/>
          <w:rtl/>
        </w:rPr>
        <w:t>וצבעים</w:t>
      </w:r>
      <w:r w:rsidRPr="0064787D">
        <w:rPr>
          <w:rFonts w:ascii="David" w:hAnsi="David" w:cs="David"/>
          <w:sz w:val="24"/>
          <w:szCs w:val="24"/>
          <w:rtl/>
        </w:rPr>
        <w:t xml:space="preserve"> </w:t>
      </w:r>
      <w:r>
        <w:rPr>
          <w:rFonts w:ascii="David" w:hAnsi="David" w:cs="David" w:hint="cs"/>
          <w:sz w:val="24"/>
          <w:szCs w:val="24"/>
          <w:rtl/>
        </w:rPr>
        <w:t xml:space="preserve">עזים. הוא צייר </w:t>
      </w:r>
      <w:r w:rsidRPr="00734CF8">
        <w:rPr>
          <w:rFonts w:ascii="David" w:hAnsi="David" w:cs="David"/>
          <w:sz w:val="24"/>
          <w:szCs w:val="24"/>
          <w:rtl/>
        </w:rPr>
        <w:t xml:space="preserve">ציורי קיר שהיו בעלי </w:t>
      </w:r>
      <w:r>
        <w:rPr>
          <w:rFonts w:ascii="David" w:hAnsi="David" w:cs="David" w:hint="cs"/>
          <w:sz w:val="24"/>
          <w:szCs w:val="24"/>
          <w:rtl/>
        </w:rPr>
        <w:t>מטרה</w:t>
      </w:r>
      <w:r w:rsidRPr="00734CF8">
        <w:rPr>
          <w:rFonts w:ascii="David" w:hAnsi="David" w:cs="David"/>
          <w:sz w:val="24"/>
          <w:szCs w:val="24"/>
          <w:rtl/>
        </w:rPr>
        <w:t xml:space="preserve"> פוליטית - חברתית</w:t>
      </w:r>
      <w:r>
        <w:rPr>
          <w:rFonts w:ascii="David" w:hAnsi="David" w:cs="David"/>
          <w:sz w:val="24"/>
          <w:szCs w:val="24"/>
          <w:rtl/>
        </w:rPr>
        <w:t>, אך גם תרמו לפיתוחה של אמנות מ</w:t>
      </w:r>
      <w:r>
        <w:rPr>
          <w:rFonts w:ascii="David" w:hAnsi="David" w:cs="David" w:hint="cs"/>
          <w:sz w:val="24"/>
          <w:szCs w:val="24"/>
          <w:rtl/>
        </w:rPr>
        <w:t>ק</w:t>
      </w:r>
      <w:r>
        <w:rPr>
          <w:rFonts w:ascii="David" w:hAnsi="David" w:cs="David"/>
          <w:sz w:val="24"/>
          <w:szCs w:val="24"/>
          <w:rtl/>
        </w:rPr>
        <w:t xml:space="preserve">סיקנית מקורית. </w:t>
      </w:r>
      <w:r w:rsidRPr="00F31AFF">
        <w:rPr>
          <w:rFonts w:ascii="David" w:hAnsi="David" w:cs="David" w:hint="cs"/>
          <w:sz w:val="24"/>
          <w:szCs w:val="24"/>
          <w:rtl/>
        </w:rPr>
        <w:t>דייגו</w:t>
      </w:r>
      <w:r w:rsidRPr="00F31AFF">
        <w:rPr>
          <w:rFonts w:ascii="David" w:hAnsi="David" w:cs="David"/>
          <w:sz w:val="24"/>
          <w:szCs w:val="24"/>
          <w:rtl/>
        </w:rPr>
        <w:t xml:space="preserve"> </w:t>
      </w:r>
      <w:r w:rsidRPr="00F31AFF">
        <w:rPr>
          <w:rFonts w:ascii="David" w:hAnsi="David" w:cs="David" w:hint="cs"/>
          <w:sz w:val="24"/>
          <w:szCs w:val="24"/>
          <w:rtl/>
        </w:rPr>
        <w:t>ריברה</w:t>
      </w:r>
      <w:r w:rsidRPr="00F31AFF">
        <w:rPr>
          <w:rFonts w:ascii="David" w:hAnsi="David" w:cs="David"/>
          <w:sz w:val="24"/>
          <w:szCs w:val="24"/>
          <w:rtl/>
        </w:rPr>
        <w:t xml:space="preserve"> </w:t>
      </w:r>
      <w:r>
        <w:rPr>
          <w:rFonts w:ascii="David" w:hAnsi="David" w:cs="David" w:hint="cs"/>
          <w:sz w:val="24"/>
          <w:szCs w:val="24"/>
          <w:rtl/>
        </w:rPr>
        <w:t>י</w:t>
      </w:r>
      <w:r w:rsidRPr="00F31AFF">
        <w:rPr>
          <w:rFonts w:ascii="David" w:hAnsi="David" w:cs="David" w:hint="cs"/>
          <w:sz w:val="24"/>
          <w:szCs w:val="24"/>
          <w:rtl/>
        </w:rPr>
        <w:t>צר</w:t>
      </w:r>
      <w:r w:rsidRPr="00F31AFF">
        <w:rPr>
          <w:rFonts w:ascii="David" w:hAnsi="David" w:cs="David"/>
          <w:sz w:val="24"/>
          <w:szCs w:val="24"/>
          <w:rtl/>
        </w:rPr>
        <w:t xml:space="preserve"> </w:t>
      </w:r>
      <w:r w:rsidRPr="00F31AFF">
        <w:rPr>
          <w:rFonts w:ascii="David" w:hAnsi="David" w:cs="David" w:hint="cs"/>
          <w:sz w:val="24"/>
          <w:szCs w:val="24"/>
          <w:rtl/>
        </w:rPr>
        <w:t>את</w:t>
      </w:r>
      <w:r w:rsidRPr="00F31AFF">
        <w:rPr>
          <w:rFonts w:ascii="David" w:hAnsi="David" w:cs="David"/>
          <w:sz w:val="24"/>
          <w:szCs w:val="24"/>
          <w:rtl/>
        </w:rPr>
        <w:t xml:space="preserve"> </w:t>
      </w:r>
      <w:r w:rsidRPr="00F31AFF">
        <w:rPr>
          <w:rFonts w:ascii="David" w:hAnsi="David" w:cs="David" w:hint="cs"/>
          <w:sz w:val="24"/>
          <w:szCs w:val="24"/>
          <w:rtl/>
        </w:rPr>
        <w:t>הגיבור</w:t>
      </w:r>
      <w:r w:rsidRPr="00F31AFF">
        <w:rPr>
          <w:rFonts w:ascii="David" w:hAnsi="David" w:cs="David"/>
          <w:sz w:val="24"/>
          <w:szCs w:val="24"/>
          <w:rtl/>
        </w:rPr>
        <w:t xml:space="preserve"> </w:t>
      </w:r>
      <w:r w:rsidRPr="00F31AFF">
        <w:rPr>
          <w:rFonts w:ascii="David" w:hAnsi="David" w:cs="David" w:hint="cs"/>
          <w:sz w:val="24"/>
          <w:szCs w:val="24"/>
          <w:rtl/>
        </w:rPr>
        <w:t>החדש</w:t>
      </w:r>
      <w:r w:rsidRPr="00F31AFF">
        <w:rPr>
          <w:rFonts w:ascii="David" w:hAnsi="David" w:cs="David"/>
          <w:sz w:val="24"/>
          <w:szCs w:val="24"/>
          <w:rtl/>
        </w:rPr>
        <w:t xml:space="preserve">. </w:t>
      </w:r>
      <w:r w:rsidRPr="00F31AFF">
        <w:rPr>
          <w:rFonts w:ascii="David" w:hAnsi="David" w:cs="David" w:hint="cs"/>
          <w:sz w:val="24"/>
          <w:szCs w:val="24"/>
          <w:rtl/>
        </w:rPr>
        <w:t>הוא</w:t>
      </w:r>
      <w:r w:rsidRPr="00F31AFF">
        <w:rPr>
          <w:rFonts w:ascii="David" w:hAnsi="David" w:cs="David"/>
          <w:sz w:val="24"/>
          <w:szCs w:val="24"/>
          <w:rtl/>
        </w:rPr>
        <w:t xml:space="preserve"> </w:t>
      </w:r>
      <w:r w:rsidRPr="00F31AFF">
        <w:rPr>
          <w:rFonts w:ascii="David" w:hAnsi="David" w:cs="David" w:hint="cs"/>
          <w:sz w:val="24"/>
          <w:szCs w:val="24"/>
          <w:rtl/>
        </w:rPr>
        <w:t>מאדיר</w:t>
      </w:r>
      <w:r w:rsidRPr="00F31AFF">
        <w:rPr>
          <w:rFonts w:ascii="David" w:hAnsi="David" w:cs="David"/>
          <w:sz w:val="24"/>
          <w:szCs w:val="24"/>
          <w:rtl/>
        </w:rPr>
        <w:t xml:space="preserve"> </w:t>
      </w:r>
      <w:r w:rsidRPr="00F31AFF">
        <w:rPr>
          <w:rFonts w:ascii="David" w:hAnsi="David" w:cs="David" w:hint="cs"/>
          <w:sz w:val="24"/>
          <w:szCs w:val="24"/>
          <w:rtl/>
        </w:rPr>
        <w:t>בציוריו</w:t>
      </w:r>
      <w:r w:rsidRPr="00F31AFF">
        <w:rPr>
          <w:rFonts w:ascii="David" w:hAnsi="David" w:cs="David"/>
          <w:sz w:val="24"/>
          <w:szCs w:val="24"/>
          <w:rtl/>
        </w:rPr>
        <w:t xml:space="preserve"> </w:t>
      </w:r>
      <w:r w:rsidRPr="00F31AFF">
        <w:rPr>
          <w:rFonts w:ascii="David" w:hAnsi="David" w:cs="David" w:hint="cs"/>
          <w:sz w:val="24"/>
          <w:szCs w:val="24"/>
          <w:rtl/>
        </w:rPr>
        <w:t>את</w:t>
      </w:r>
      <w:r w:rsidRPr="00F31AFF">
        <w:rPr>
          <w:rFonts w:ascii="David" w:hAnsi="David" w:cs="David"/>
          <w:sz w:val="24"/>
          <w:szCs w:val="24"/>
          <w:rtl/>
        </w:rPr>
        <w:t xml:space="preserve"> </w:t>
      </w:r>
      <w:r w:rsidRPr="00F31AFF">
        <w:rPr>
          <w:rFonts w:ascii="David" w:hAnsi="David" w:cs="David" w:hint="cs"/>
          <w:sz w:val="24"/>
          <w:szCs w:val="24"/>
          <w:rtl/>
        </w:rPr>
        <w:t>האינדיאנים</w:t>
      </w:r>
      <w:r w:rsidRPr="00F31AFF">
        <w:rPr>
          <w:rFonts w:ascii="David" w:hAnsi="David" w:cs="David"/>
          <w:sz w:val="24"/>
          <w:szCs w:val="24"/>
          <w:rtl/>
        </w:rPr>
        <w:t xml:space="preserve"> </w:t>
      </w:r>
      <w:r w:rsidRPr="00F31AFF">
        <w:rPr>
          <w:rFonts w:ascii="David" w:hAnsi="David" w:cs="David" w:hint="cs"/>
          <w:sz w:val="24"/>
          <w:szCs w:val="24"/>
          <w:rtl/>
        </w:rPr>
        <w:t>עליהם</w:t>
      </w:r>
      <w:r w:rsidRPr="00F31AFF">
        <w:rPr>
          <w:rFonts w:ascii="David" w:hAnsi="David" w:cs="David"/>
          <w:sz w:val="24"/>
          <w:szCs w:val="24"/>
          <w:rtl/>
        </w:rPr>
        <w:t xml:space="preserve"> </w:t>
      </w:r>
      <w:r w:rsidRPr="00F31AFF">
        <w:rPr>
          <w:rFonts w:ascii="David" w:hAnsi="David" w:cs="David" w:hint="cs"/>
          <w:sz w:val="24"/>
          <w:szCs w:val="24"/>
          <w:rtl/>
        </w:rPr>
        <w:t>הביטו</w:t>
      </w:r>
      <w:r w:rsidRPr="00F31AFF">
        <w:rPr>
          <w:rFonts w:ascii="David" w:hAnsi="David" w:cs="David"/>
          <w:sz w:val="24"/>
          <w:szCs w:val="24"/>
          <w:rtl/>
        </w:rPr>
        <w:t xml:space="preserve"> </w:t>
      </w:r>
      <w:r w:rsidRPr="00F31AFF">
        <w:rPr>
          <w:rFonts w:ascii="David" w:hAnsi="David" w:cs="David" w:hint="cs"/>
          <w:sz w:val="24"/>
          <w:szCs w:val="24"/>
          <w:rtl/>
        </w:rPr>
        <w:t>קודם</w:t>
      </w:r>
      <w:r w:rsidRPr="00F31AFF">
        <w:rPr>
          <w:rFonts w:ascii="David" w:hAnsi="David" w:cs="David"/>
          <w:sz w:val="24"/>
          <w:szCs w:val="24"/>
          <w:rtl/>
        </w:rPr>
        <w:t xml:space="preserve"> </w:t>
      </w:r>
      <w:r w:rsidRPr="00F31AFF">
        <w:rPr>
          <w:rFonts w:ascii="David" w:hAnsi="David" w:cs="David" w:hint="cs"/>
          <w:sz w:val="24"/>
          <w:szCs w:val="24"/>
          <w:rtl/>
        </w:rPr>
        <w:t>בבוז</w:t>
      </w:r>
      <w:r w:rsidRPr="00F31AFF">
        <w:rPr>
          <w:rFonts w:ascii="David" w:hAnsi="David" w:cs="David"/>
          <w:sz w:val="24"/>
          <w:szCs w:val="24"/>
          <w:rtl/>
        </w:rPr>
        <w:t xml:space="preserve">. </w:t>
      </w:r>
      <w:r w:rsidRPr="00F31AFF">
        <w:rPr>
          <w:rFonts w:ascii="David" w:hAnsi="David" w:cs="David" w:hint="cs"/>
          <w:sz w:val="24"/>
          <w:szCs w:val="24"/>
          <w:rtl/>
        </w:rPr>
        <w:t>הוא</w:t>
      </w:r>
      <w:r w:rsidRPr="00F31AFF">
        <w:rPr>
          <w:rFonts w:ascii="David" w:hAnsi="David" w:cs="David"/>
          <w:sz w:val="24"/>
          <w:szCs w:val="24"/>
          <w:rtl/>
        </w:rPr>
        <w:t xml:space="preserve"> </w:t>
      </w:r>
      <w:r w:rsidRPr="00F31AFF">
        <w:rPr>
          <w:rFonts w:ascii="David" w:hAnsi="David" w:cs="David" w:hint="cs"/>
          <w:sz w:val="24"/>
          <w:szCs w:val="24"/>
          <w:rtl/>
        </w:rPr>
        <w:t>הופך</w:t>
      </w:r>
      <w:r w:rsidRPr="00F31AFF">
        <w:rPr>
          <w:rFonts w:ascii="David" w:hAnsi="David" w:cs="David"/>
          <w:sz w:val="24"/>
          <w:szCs w:val="24"/>
          <w:rtl/>
        </w:rPr>
        <w:t xml:space="preserve"> </w:t>
      </w:r>
      <w:r w:rsidRPr="00F31AFF">
        <w:rPr>
          <w:rFonts w:ascii="David" w:hAnsi="David" w:cs="David" w:hint="cs"/>
          <w:sz w:val="24"/>
          <w:szCs w:val="24"/>
          <w:rtl/>
        </w:rPr>
        <w:t>לסוכן</w:t>
      </w:r>
      <w:r w:rsidRPr="00F31AFF">
        <w:rPr>
          <w:rFonts w:ascii="David" w:hAnsi="David" w:cs="David"/>
          <w:sz w:val="24"/>
          <w:szCs w:val="24"/>
          <w:rtl/>
        </w:rPr>
        <w:t xml:space="preserve"> </w:t>
      </w:r>
      <w:r w:rsidRPr="00F31AFF">
        <w:rPr>
          <w:rFonts w:ascii="David" w:hAnsi="David" w:cs="David" w:hint="cs"/>
          <w:sz w:val="24"/>
          <w:szCs w:val="24"/>
          <w:rtl/>
        </w:rPr>
        <w:t>של</w:t>
      </w:r>
      <w:r w:rsidRPr="00F31AFF">
        <w:rPr>
          <w:rFonts w:ascii="David" w:hAnsi="David" w:cs="David"/>
          <w:sz w:val="24"/>
          <w:szCs w:val="24"/>
          <w:rtl/>
        </w:rPr>
        <w:t xml:space="preserve"> </w:t>
      </w:r>
      <w:r w:rsidRPr="00F31AFF">
        <w:rPr>
          <w:rFonts w:ascii="David" w:hAnsi="David" w:cs="David" w:hint="cs"/>
          <w:sz w:val="24"/>
          <w:szCs w:val="24"/>
          <w:rtl/>
        </w:rPr>
        <w:t>ההיסטוריה</w:t>
      </w:r>
      <w:r w:rsidRPr="00F31AFF">
        <w:rPr>
          <w:rFonts w:ascii="David" w:hAnsi="David" w:cs="David"/>
          <w:sz w:val="24"/>
          <w:szCs w:val="24"/>
          <w:rtl/>
        </w:rPr>
        <w:t xml:space="preserve"> </w:t>
      </w:r>
      <w:r w:rsidRPr="00F31AFF">
        <w:rPr>
          <w:rFonts w:ascii="David" w:hAnsi="David" w:cs="David" w:hint="cs"/>
          <w:sz w:val="24"/>
          <w:szCs w:val="24"/>
          <w:rtl/>
        </w:rPr>
        <w:t>האינדיאנית</w:t>
      </w:r>
      <w:r w:rsidRPr="00F31AFF">
        <w:rPr>
          <w:rFonts w:ascii="David" w:hAnsi="David" w:cs="David"/>
          <w:sz w:val="24"/>
          <w:szCs w:val="24"/>
          <w:rtl/>
        </w:rPr>
        <w:t xml:space="preserve">. </w:t>
      </w:r>
      <w:r>
        <w:rPr>
          <w:rFonts w:ascii="David" w:hAnsi="David" w:cs="David" w:hint="cs"/>
          <w:sz w:val="24"/>
          <w:szCs w:val="24"/>
          <w:rtl/>
        </w:rPr>
        <w:t xml:space="preserve">בציוריו הוא </w:t>
      </w:r>
      <w:r w:rsidRPr="00F31AFF">
        <w:rPr>
          <w:rFonts w:ascii="David" w:hAnsi="David" w:cs="David" w:hint="cs"/>
          <w:sz w:val="24"/>
          <w:szCs w:val="24"/>
          <w:rtl/>
        </w:rPr>
        <w:t>משלב</w:t>
      </w:r>
      <w:r w:rsidRPr="00F31AFF">
        <w:rPr>
          <w:rFonts w:ascii="David" w:hAnsi="David" w:cs="David"/>
          <w:sz w:val="24"/>
          <w:szCs w:val="24"/>
          <w:rtl/>
        </w:rPr>
        <w:t xml:space="preserve"> </w:t>
      </w:r>
      <w:r w:rsidRPr="00F31AFF">
        <w:rPr>
          <w:rFonts w:ascii="David" w:hAnsi="David" w:cs="David" w:hint="cs"/>
          <w:sz w:val="24"/>
          <w:szCs w:val="24"/>
          <w:rtl/>
        </w:rPr>
        <w:t>אלמנטים</w:t>
      </w:r>
      <w:r w:rsidRPr="00F31AFF">
        <w:rPr>
          <w:rFonts w:ascii="David" w:hAnsi="David" w:cs="David"/>
          <w:sz w:val="24"/>
          <w:szCs w:val="24"/>
          <w:rtl/>
        </w:rPr>
        <w:t xml:space="preserve"> </w:t>
      </w:r>
      <w:r w:rsidRPr="00F31AFF">
        <w:rPr>
          <w:rFonts w:ascii="David" w:hAnsi="David" w:cs="David" w:hint="cs"/>
          <w:sz w:val="24"/>
          <w:szCs w:val="24"/>
          <w:rtl/>
        </w:rPr>
        <w:t>מחיי</w:t>
      </w:r>
      <w:r w:rsidRPr="00F31AFF">
        <w:rPr>
          <w:rFonts w:ascii="David" w:hAnsi="David" w:cs="David"/>
          <w:sz w:val="24"/>
          <w:szCs w:val="24"/>
          <w:rtl/>
        </w:rPr>
        <w:t xml:space="preserve"> </w:t>
      </w:r>
      <w:r w:rsidRPr="00F31AFF">
        <w:rPr>
          <w:rFonts w:ascii="David" w:hAnsi="David" w:cs="David" w:hint="cs"/>
          <w:sz w:val="24"/>
          <w:szCs w:val="24"/>
          <w:rtl/>
        </w:rPr>
        <w:t>האיכרים</w:t>
      </w:r>
      <w:r w:rsidRPr="00F31AFF">
        <w:rPr>
          <w:rFonts w:ascii="David" w:hAnsi="David" w:cs="David"/>
          <w:sz w:val="24"/>
          <w:szCs w:val="24"/>
          <w:rtl/>
        </w:rPr>
        <w:t xml:space="preserve"> </w:t>
      </w:r>
      <w:r w:rsidRPr="00F31AFF">
        <w:rPr>
          <w:rFonts w:ascii="David" w:hAnsi="David" w:cs="David" w:hint="cs"/>
          <w:sz w:val="24"/>
          <w:szCs w:val="24"/>
          <w:rtl/>
        </w:rPr>
        <w:t>הקשורים</w:t>
      </w:r>
      <w:r w:rsidRPr="00F31AFF">
        <w:rPr>
          <w:rFonts w:ascii="David" w:hAnsi="David" w:cs="David"/>
          <w:sz w:val="24"/>
          <w:szCs w:val="24"/>
          <w:rtl/>
        </w:rPr>
        <w:t xml:space="preserve"> </w:t>
      </w:r>
      <w:r w:rsidRPr="00F31AFF">
        <w:rPr>
          <w:rFonts w:ascii="David" w:hAnsi="David" w:cs="David" w:hint="cs"/>
          <w:sz w:val="24"/>
          <w:szCs w:val="24"/>
          <w:rtl/>
        </w:rPr>
        <w:t>לאמונות</w:t>
      </w:r>
      <w:r w:rsidRPr="00F31AFF">
        <w:rPr>
          <w:rFonts w:ascii="David" w:hAnsi="David" w:cs="David"/>
          <w:sz w:val="24"/>
          <w:szCs w:val="24"/>
          <w:rtl/>
        </w:rPr>
        <w:t xml:space="preserve"> </w:t>
      </w:r>
      <w:r w:rsidRPr="00F31AFF">
        <w:rPr>
          <w:rFonts w:ascii="David" w:hAnsi="David" w:cs="David" w:hint="cs"/>
          <w:sz w:val="24"/>
          <w:szCs w:val="24"/>
          <w:rtl/>
        </w:rPr>
        <w:t>אינדיאניות</w:t>
      </w:r>
      <w:r w:rsidRPr="00F31AFF">
        <w:rPr>
          <w:rFonts w:ascii="David" w:hAnsi="David" w:cs="David"/>
          <w:sz w:val="24"/>
          <w:szCs w:val="24"/>
          <w:rtl/>
        </w:rPr>
        <w:t xml:space="preserve"> </w:t>
      </w:r>
      <w:r w:rsidRPr="00F31AFF">
        <w:rPr>
          <w:rFonts w:ascii="David" w:hAnsi="David" w:cs="David" w:hint="cs"/>
          <w:sz w:val="24"/>
          <w:szCs w:val="24"/>
          <w:rtl/>
        </w:rPr>
        <w:t>מקוריות</w:t>
      </w:r>
      <w:r w:rsidRPr="00F31AFF">
        <w:rPr>
          <w:rFonts w:ascii="David" w:hAnsi="David" w:cs="David"/>
          <w:sz w:val="24"/>
          <w:szCs w:val="24"/>
          <w:rtl/>
        </w:rPr>
        <w:t xml:space="preserve"> - </w:t>
      </w:r>
      <w:r w:rsidRPr="00F31AFF">
        <w:rPr>
          <w:rFonts w:ascii="David" w:hAnsi="David" w:cs="David" w:hint="cs"/>
          <w:sz w:val="24"/>
          <w:szCs w:val="24"/>
          <w:rtl/>
        </w:rPr>
        <w:t>א</w:t>
      </w:r>
      <w:r>
        <w:rPr>
          <w:rFonts w:ascii="David" w:hAnsi="David" w:cs="David" w:hint="cs"/>
          <w:sz w:val="24"/>
          <w:szCs w:val="24"/>
          <w:rtl/>
        </w:rPr>
        <w:t>י</w:t>
      </w:r>
      <w:r w:rsidRPr="00F31AFF">
        <w:rPr>
          <w:rFonts w:ascii="David" w:hAnsi="David" w:cs="David" w:hint="cs"/>
          <w:sz w:val="24"/>
          <w:szCs w:val="24"/>
          <w:rtl/>
        </w:rPr>
        <w:t>שה</w:t>
      </w:r>
      <w:r w:rsidRPr="00F31AFF">
        <w:rPr>
          <w:rFonts w:ascii="David" w:hAnsi="David" w:cs="David"/>
          <w:sz w:val="24"/>
          <w:szCs w:val="24"/>
          <w:rtl/>
        </w:rPr>
        <w:t xml:space="preserve"> </w:t>
      </w:r>
      <w:r w:rsidRPr="00F31AFF">
        <w:rPr>
          <w:rFonts w:ascii="David" w:hAnsi="David" w:cs="David" w:hint="cs"/>
          <w:sz w:val="24"/>
          <w:szCs w:val="24"/>
          <w:rtl/>
        </w:rPr>
        <w:t>מחזיקה</w:t>
      </w:r>
      <w:r w:rsidRPr="00F31AFF">
        <w:rPr>
          <w:rFonts w:ascii="David" w:hAnsi="David" w:cs="David"/>
          <w:sz w:val="24"/>
          <w:szCs w:val="24"/>
          <w:rtl/>
        </w:rPr>
        <w:t xml:space="preserve"> </w:t>
      </w:r>
      <w:r w:rsidRPr="00F31AFF">
        <w:rPr>
          <w:rFonts w:ascii="David" w:hAnsi="David" w:cs="David" w:hint="cs"/>
          <w:sz w:val="24"/>
          <w:szCs w:val="24"/>
          <w:rtl/>
        </w:rPr>
        <w:t>בידה</w:t>
      </w:r>
      <w:r w:rsidRPr="00F31AFF">
        <w:rPr>
          <w:rFonts w:ascii="David" w:hAnsi="David" w:cs="David"/>
          <w:sz w:val="24"/>
          <w:szCs w:val="24"/>
          <w:rtl/>
        </w:rPr>
        <w:t xml:space="preserve"> </w:t>
      </w:r>
      <w:r w:rsidRPr="00F31AFF">
        <w:rPr>
          <w:rFonts w:ascii="David" w:hAnsi="David" w:cs="David" w:hint="cs"/>
          <w:sz w:val="24"/>
          <w:szCs w:val="24"/>
          <w:rtl/>
        </w:rPr>
        <w:t>תירס</w:t>
      </w:r>
      <w:r>
        <w:rPr>
          <w:rFonts w:ascii="David" w:hAnsi="David" w:cs="David" w:hint="cs"/>
          <w:sz w:val="24"/>
          <w:szCs w:val="24"/>
          <w:rtl/>
        </w:rPr>
        <w:t xml:space="preserve"> וכך ה</w:t>
      </w:r>
      <w:r w:rsidRPr="00F31AFF">
        <w:rPr>
          <w:rFonts w:ascii="David" w:hAnsi="David" w:cs="David" w:hint="cs"/>
          <w:sz w:val="24"/>
          <w:szCs w:val="24"/>
          <w:rtl/>
        </w:rPr>
        <w:t>קדושה</w:t>
      </w:r>
      <w:r w:rsidRPr="00F31AFF">
        <w:rPr>
          <w:rFonts w:ascii="David" w:hAnsi="David" w:cs="David"/>
          <w:sz w:val="24"/>
          <w:szCs w:val="24"/>
          <w:rtl/>
        </w:rPr>
        <w:t xml:space="preserve"> </w:t>
      </w:r>
      <w:r w:rsidRPr="00F31AFF">
        <w:rPr>
          <w:rFonts w:ascii="David" w:hAnsi="David" w:cs="David" w:hint="cs"/>
          <w:sz w:val="24"/>
          <w:szCs w:val="24"/>
          <w:rtl/>
        </w:rPr>
        <w:t>עוברת</w:t>
      </w:r>
      <w:r w:rsidRPr="00F31AFF">
        <w:rPr>
          <w:rFonts w:ascii="David" w:hAnsi="David" w:cs="David"/>
          <w:sz w:val="24"/>
          <w:szCs w:val="24"/>
          <w:rtl/>
        </w:rPr>
        <w:t xml:space="preserve"> </w:t>
      </w:r>
      <w:r w:rsidRPr="00F31AFF">
        <w:rPr>
          <w:rFonts w:ascii="David" w:hAnsi="David" w:cs="David" w:hint="cs"/>
          <w:sz w:val="24"/>
          <w:szCs w:val="24"/>
          <w:rtl/>
        </w:rPr>
        <w:t>לאדם</w:t>
      </w:r>
      <w:r w:rsidRPr="00F31AFF">
        <w:rPr>
          <w:rFonts w:ascii="David" w:hAnsi="David" w:cs="David"/>
          <w:sz w:val="24"/>
          <w:szCs w:val="24"/>
          <w:rtl/>
        </w:rPr>
        <w:t xml:space="preserve"> </w:t>
      </w:r>
      <w:r w:rsidRPr="00F31AFF">
        <w:rPr>
          <w:rFonts w:ascii="David" w:hAnsi="David" w:cs="David" w:hint="cs"/>
          <w:sz w:val="24"/>
          <w:szCs w:val="24"/>
          <w:rtl/>
        </w:rPr>
        <w:t>הפשוט</w:t>
      </w:r>
      <w:r w:rsidRPr="00F31AFF">
        <w:rPr>
          <w:rFonts w:ascii="David" w:hAnsi="David" w:cs="David"/>
          <w:sz w:val="24"/>
          <w:szCs w:val="24"/>
          <w:rtl/>
        </w:rPr>
        <w:t xml:space="preserve">.  </w:t>
      </w:r>
      <w:r w:rsidRPr="00F31AFF">
        <w:rPr>
          <w:rFonts w:ascii="David" w:hAnsi="David" w:cs="David" w:hint="cs"/>
          <w:sz w:val="24"/>
          <w:szCs w:val="24"/>
          <w:rtl/>
        </w:rPr>
        <w:t>בציורי</w:t>
      </w:r>
      <w:r>
        <w:rPr>
          <w:rFonts w:ascii="David" w:hAnsi="David" w:cs="David" w:hint="cs"/>
          <w:sz w:val="24"/>
          <w:szCs w:val="24"/>
          <w:rtl/>
        </w:rPr>
        <w:t>ו</w:t>
      </w:r>
      <w:r w:rsidRPr="00F31AFF">
        <w:rPr>
          <w:rFonts w:ascii="David" w:hAnsi="David" w:cs="David"/>
          <w:sz w:val="24"/>
          <w:szCs w:val="24"/>
          <w:rtl/>
        </w:rPr>
        <w:t xml:space="preserve"> </w:t>
      </w:r>
      <w:r w:rsidRPr="00F31AFF">
        <w:rPr>
          <w:rFonts w:ascii="David" w:hAnsi="David" w:cs="David" w:hint="cs"/>
          <w:sz w:val="24"/>
          <w:szCs w:val="24"/>
          <w:rtl/>
        </w:rPr>
        <w:t>רואים</w:t>
      </w:r>
      <w:r w:rsidRPr="00F31AFF">
        <w:rPr>
          <w:rFonts w:ascii="David" w:hAnsi="David" w:cs="David"/>
          <w:sz w:val="24"/>
          <w:szCs w:val="24"/>
          <w:rtl/>
        </w:rPr>
        <w:t xml:space="preserve"> </w:t>
      </w:r>
      <w:r w:rsidRPr="00F31AFF">
        <w:rPr>
          <w:rFonts w:ascii="David" w:hAnsi="David" w:cs="David" w:hint="cs"/>
          <w:sz w:val="24"/>
          <w:szCs w:val="24"/>
          <w:rtl/>
        </w:rPr>
        <w:t>איכר</w:t>
      </w:r>
      <w:r w:rsidRPr="00F31AFF">
        <w:rPr>
          <w:rFonts w:ascii="David" w:hAnsi="David" w:cs="David"/>
          <w:sz w:val="24"/>
          <w:szCs w:val="24"/>
          <w:rtl/>
        </w:rPr>
        <w:t xml:space="preserve"> </w:t>
      </w:r>
      <w:r w:rsidRPr="00F31AFF">
        <w:rPr>
          <w:rFonts w:ascii="David" w:hAnsi="David" w:cs="David" w:hint="cs"/>
          <w:sz w:val="24"/>
          <w:szCs w:val="24"/>
          <w:rtl/>
        </w:rPr>
        <w:t>מתחבק</w:t>
      </w:r>
      <w:r w:rsidRPr="00F31AFF">
        <w:rPr>
          <w:rFonts w:ascii="David" w:hAnsi="David" w:cs="David"/>
          <w:sz w:val="24"/>
          <w:szCs w:val="24"/>
          <w:rtl/>
        </w:rPr>
        <w:t xml:space="preserve"> </w:t>
      </w:r>
      <w:r w:rsidRPr="00F31AFF">
        <w:rPr>
          <w:rFonts w:ascii="David" w:hAnsi="David" w:cs="David" w:hint="cs"/>
          <w:sz w:val="24"/>
          <w:szCs w:val="24"/>
          <w:rtl/>
        </w:rPr>
        <w:t>עם</w:t>
      </w:r>
      <w:r w:rsidRPr="00F31AFF">
        <w:rPr>
          <w:rFonts w:ascii="David" w:hAnsi="David" w:cs="David"/>
          <w:sz w:val="24"/>
          <w:szCs w:val="24"/>
          <w:rtl/>
        </w:rPr>
        <w:t xml:space="preserve"> </w:t>
      </w:r>
      <w:r w:rsidRPr="00F31AFF">
        <w:rPr>
          <w:rFonts w:ascii="David" w:hAnsi="David" w:cs="David" w:hint="cs"/>
          <w:sz w:val="24"/>
          <w:szCs w:val="24"/>
          <w:rtl/>
        </w:rPr>
        <w:t>פועל</w:t>
      </w:r>
      <w:r w:rsidRPr="00F31AFF">
        <w:rPr>
          <w:rFonts w:ascii="David" w:hAnsi="David" w:cs="David"/>
          <w:sz w:val="24"/>
          <w:szCs w:val="24"/>
          <w:rtl/>
        </w:rPr>
        <w:t xml:space="preserve"> </w:t>
      </w:r>
      <w:r w:rsidRPr="00F31AFF">
        <w:rPr>
          <w:rFonts w:ascii="David" w:hAnsi="David" w:cs="David" w:hint="cs"/>
          <w:sz w:val="24"/>
          <w:szCs w:val="24"/>
          <w:rtl/>
        </w:rPr>
        <w:t>וברקע</w:t>
      </w:r>
      <w:r w:rsidRPr="00F31AFF">
        <w:rPr>
          <w:rFonts w:ascii="David" w:hAnsi="David" w:cs="David"/>
          <w:sz w:val="24"/>
          <w:szCs w:val="24"/>
          <w:rtl/>
        </w:rPr>
        <w:t xml:space="preserve"> </w:t>
      </w:r>
      <w:r>
        <w:rPr>
          <w:rFonts w:ascii="David" w:hAnsi="David" w:cs="David" w:hint="cs"/>
          <w:sz w:val="24"/>
          <w:szCs w:val="24"/>
          <w:rtl/>
        </w:rPr>
        <w:t xml:space="preserve">מצוירת </w:t>
      </w:r>
      <w:r w:rsidRPr="00F31AFF">
        <w:rPr>
          <w:rFonts w:ascii="David" w:hAnsi="David" w:cs="David" w:hint="cs"/>
          <w:sz w:val="24"/>
          <w:szCs w:val="24"/>
          <w:rtl/>
        </w:rPr>
        <w:t>עיר</w:t>
      </w:r>
      <w:r w:rsidRPr="00F31AFF">
        <w:rPr>
          <w:rFonts w:ascii="David" w:hAnsi="David" w:cs="David"/>
          <w:sz w:val="24"/>
          <w:szCs w:val="24"/>
          <w:rtl/>
        </w:rPr>
        <w:t xml:space="preserve">. </w:t>
      </w:r>
      <w:r w:rsidRPr="00F31AFF">
        <w:rPr>
          <w:rFonts w:ascii="David" w:hAnsi="David" w:cs="David" w:hint="cs"/>
          <w:sz w:val="24"/>
          <w:szCs w:val="24"/>
          <w:rtl/>
        </w:rPr>
        <w:t>הפועל</w:t>
      </w:r>
      <w:r w:rsidRPr="00F31AFF">
        <w:rPr>
          <w:rFonts w:ascii="David" w:hAnsi="David" w:cs="David"/>
          <w:sz w:val="24"/>
          <w:szCs w:val="24"/>
          <w:rtl/>
        </w:rPr>
        <w:t xml:space="preserve"> </w:t>
      </w:r>
      <w:r w:rsidRPr="00F31AFF">
        <w:rPr>
          <w:rFonts w:ascii="David" w:hAnsi="David" w:cs="David" w:hint="cs"/>
          <w:sz w:val="24"/>
          <w:szCs w:val="24"/>
          <w:rtl/>
        </w:rPr>
        <w:t>והאיכר</w:t>
      </w:r>
      <w:r w:rsidRPr="00F31AFF">
        <w:rPr>
          <w:rFonts w:ascii="David" w:hAnsi="David" w:cs="David"/>
          <w:sz w:val="24"/>
          <w:szCs w:val="24"/>
          <w:rtl/>
        </w:rPr>
        <w:t xml:space="preserve"> </w:t>
      </w:r>
      <w:r w:rsidRPr="00F31AFF">
        <w:rPr>
          <w:rFonts w:ascii="David" w:hAnsi="David" w:cs="David" w:hint="cs"/>
          <w:sz w:val="24"/>
          <w:szCs w:val="24"/>
          <w:rtl/>
        </w:rPr>
        <w:t>הם</w:t>
      </w:r>
      <w:r w:rsidRPr="00F31AFF">
        <w:rPr>
          <w:rFonts w:ascii="David" w:hAnsi="David" w:cs="David"/>
          <w:sz w:val="24"/>
          <w:szCs w:val="24"/>
          <w:rtl/>
        </w:rPr>
        <w:t xml:space="preserve"> </w:t>
      </w:r>
      <w:r w:rsidRPr="00F31AFF">
        <w:rPr>
          <w:rFonts w:ascii="David" w:hAnsi="David" w:cs="David" w:hint="cs"/>
          <w:sz w:val="24"/>
          <w:szCs w:val="24"/>
          <w:rtl/>
        </w:rPr>
        <w:t>גיבורי</w:t>
      </w:r>
      <w:r w:rsidRPr="00F31AFF">
        <w:rPr>
          <w:rFonts w:ascii="David" w:hAnsi="David" w:cs="David"/>
          <w:sz w:val="24"/>
          <w:szCs w:val="24"/>
          <w:rtl/>
        </w:rPr>
        <w:t xml:space="preserve"> </w:t>
      </w:r>
      <w:r w:rsidRPr="00F31AFF">
        <w:rPr>
          <w:rFonts w:ascii="David" w:hAnsi="David" w:cs="David" w:hint="cs"/>
          <w:sz w:val="24"/>
          <w:szCs w:val="24"/>
          <w:rtl/>
        </w:rPr>
        <w:t>התרבות</w:t>
      </w:r>
      <w:r w:rsidRPr="00F31AFF">
        <w:rPr>
          <w:rFonts w:ascii="David" w:hAnsi="David" w:cs="David"/>
          <w:sz w:val="24"/>
          <w:szCs w:val="24"/>
          <w:rtl/>
        </w:rPr>
        <w:t xml:space="preserve"> </w:t>
      </w:r>
      <w:r w:rsidRPr="00F31AFF">
        <w:rPr>
          <w:rFonts w:ascii="David" w:hAnsi="David" w:cs="David" w:hint="cs"/>
          <w:sz w:val="24"/>
          <w:szCs w:val="24"/>
          <w:rtl/>
        </w:rPr>
        <w:t>המ</w:t>
      </w:r>
      <w:r>
        <w:rPr>
          <w:rFonts w:ascii="David" w:hAnsi="David" w:cs="David" w:hint="cs"/>
          <w:sz w:val="24"/>
          <w:szCs w:val="24"/>
          <w:rtl/>
        </w:rPr>
        <w:t>קס</w:t>
      </w:r>
      <w:r w:rsidRPr="00F31AFF">
        <w:rPr>
          <w:rFonts w:ascii="David" w:hAnsi="David" w:cs="David" w:hint="cs"/>
          <w:sz w:val="24"/>
          <w:szCs w:val="24"/>
          <w:rtl/>
        </w:rPr>
        <w:t>יק</w:t>
      </w:r>
      <w:r>
        <w:rPr>
          <w:rFonts w:ascii="David" w:hAnsi="David" w:cs="David" w:hint="cs"/>
          <w:sz w:val="24"/>
          <w:szCs w:val="24"/>
          <w:rtl/>
        </w:rPr>
        <w:t>ני</w:t>
      </w:r>
      <w:r w:rsidRPr="00F31AFF">
        <w:rPr>
          <w:rFonts w:ascii="David" w:hAnsi="David" w:cs="David" w:hint="cs"/>
          <w:sz w:val="24"/>
          <w:szCs w:val="24"/>
          <w:rtl/>
        </w:rPr>
        <w:t>ת</w:t>
      </w:r>
      <w:r w:rsidRPr="00F31AFF">
        <w:rPr>
          <w:rFonts w:ascii="David" w:hAnsi="David" w:cs="David"/>
          <w:sz w:val="24"/>
          <w:szCs w:val="24"/>
          <w:rtl/>
        </w:rPr>
        <w:t xml:space="preserve">. </w:t>
      </w:r>
      <w:r w:rsidRPr="00F31AFF">
        <w:rPr>
          <w:rFonts w:ascii="David" w:hAnsi="David" w:cs="David" w:hint="cs"/>
          <w:sz w:val="24"/>
          <w:szCs w:val="24"/>
          <w:rtl/>
        </w:rPr>
        <w:t>הם</w:t>
      </w:r>
      <w:r w:rsidRPr="00F31AFF">
        <w:rPr>
          <w:rFonts w:ascii="David" w:hAnsi="David" w:cs="David"/>
          <w:sz w:val="24"/>
          <w:szCs w:val="24"/>
          <w:rtl/>
        </w:rPr>
        <w:t xml:space="preserve"> </w:t>
      </w:r>
      <w:r w:rsidRPr="00F31AFF">
        <w:rPr>
          <w:rFonts w:ascii="David" w:hAnsi="David" w:cs="David" w:hint="cs"/>
          <w:sz w:val="24"/>
          <w:szCs w:val="24"/>
          <w:rtl/>
        </w:rPr>
        <w:t>הופכים</w:t>
      </w:r>
      <w:r w:rsidRPr="00F31AFF">
        <w:rPr>
          <w:rFonts w:ascii="David" w:hAnsi="David" w:cs="David"/>
          <w:sz w:val="24"/>
          <w:szCs w:val="24"/>
          <w:rtl/>
        </w:rPr>
        <w:t xml:space="preserve"> </w:t>
      </w:r>
      <w:r w:rsidRPr="00F31AFF">
        <w:rPr>
          <w:rFonts w:ascii="David" w:hAnsi="David" w:cs="David" w:hint="cs"/>
          <w:sz w:val="24"/>
          <w:szCs w:val="24"/>
          <w:rtl/>
        </w:rPr>
        <w:t>למקודשים</w:t>
      </w:r>
      <w:r w:rsidRPr="00F31AFF">
        <w:rPr>
          <w:rFonts w:ascii="David" w:hAnsi="David" w:cs="David"/>
          <w:sz w:val="24"/>
          <w:szCs w:val="24"/>
          <w:rtl/>
        </w:rPr>
        <w:t xml:space="preserve">, </w:t>
      </w:r>
      <w:r w:rsidRPr="00F31AFF">
        <w:rPr>
          <w:rFonts w:ascii="David" w:hAnsi="David" w:cs="David" w:hint="cs"/>
          <w:sz w:val="24"/>
          <w:szCs w:val="24"/>
          <w:rtl/>
        </w:rPr>
        <w:t>והצופים</w:t>
      </w:r>
      <w:r w:rsidRPr="00F31AFF">
        <w:rPr>
          <w:rFonts w:ascii="David" w:hAnsi="David" w:cs="David"/>
          <w:sz w:val="24"/>
          <w:szCs w:val="24"/>
          <w:rtl/>
        </w:rPr>
        <w:t xml:space="preserve"> </w:t>
      </w:r>
      <w:r w:rsidRPr="00F31AFF">
        <w:rPr>
          <w:rFonts w:ascii="David" w:hAnsi="David" w:cs="David" w:hint="cs"/>
          <w:sz w:val="24"/>
          <w:szCs w:val="24"/>
          <w:rtl/>
        </w:rPr>
        <w:t>בהם</w:t>
      </w:r>
      <w:r w:rsidRPr="00F31AFF">
        <w:rPr>
          <w:rFonts w:ascii="David" w:hAnsi="David" w:cs="David"/>
          <w:sz w:val="24"/>
          <w:szCs w:val="24"/>
          <w:rtl/>
        </w:rPr>
        <w:t xml:space="preserve"> </w:t>
      </w:r>
      <w:r w:rsidRPr="00F31AFF">
        <w:rPr>
          <w:rFonts w:ascii="David" w:hAnsi="David" w:cs="David" w:hint="cs"/>
          <w:sz w:val="24"/>
          <w:szCs w:val="24"/>
          <w:rtl/>
        </w:rPr>
        <w:t>למיוחדים</w:t>
      </w:r>
      <w:r>
        <w:rPr>
          <w:rFonts w:ascii="David" w:hAnsi="David" w:cs="David" w:hint="cs"/>
          <w:sz w:val="24"/>
          <w:szCs w:val="24"/>
          <w:rtl/>
        </w:rPr>
        <w:t xml:space="preserve">. </w:t>
      </w:r>
      <w:r w:rsidRPr="00734CF8">
        <w:rPr>
          <w:rFonts w:ascii="David" w:hAnsi="David" w:cs="David"/>
          <w:sz w:val="24"/>
          <w:szCs w:val="24"/>
          <w:rtl/>
        </w:rPr>
        <w:t xml:space="preserve">הצבעים השליטים ביצירותיו הם צבעי </w:t>
      </w:r>
      <w:r>
        <w:rPr>
          <w:rFonts w:ascii="David" w:hAnsi="David" w:cs="David"/>
          <w:sz w:val="24"/>
          <w:szCs w:val="24"/>
          <w:rtl/>
        </w:rPr>
        <w:t xml:space="preserve">אדמה, דמויות של האדמה </w:t>
      </w:r>
      <w:r>
        <w:rPr>
          <w:rFonts w:ascii="David" w:hAnsi="David" w:cs="David"/>
          <w:sz w:val="24"/>
          <w:szCs w:val="24"/>
          <w:rtl/>
        </w:rPr>
        <w:lastRenderedPageBreak/>
        <w:t>ויסודותיה</w:t>
      </w:r>
      <w:r w:rsidRPr="00F31AFF">
        <w:rPr>
          <w:rFonts w:ascii="David" w:hAnsi="David" w:cs="David"/>
          <w:sz w:val="24"/>
          <w:szCs w:val="24"/>
          <w:rtl/>
        </w:rPr>
        <w:t xml:space="preserve">.  </w:t>
      </w:r>
      <w:commentRangeEnd w:id="9"/>
      <w:r>
        <w:rPr>
          <w:rStyle w:val="a5"/>
          <w:rtl/>
        </w:rPr>
        <w:commentReference w:id="9"/>
      </w:r>
      <w:r w:rsidRPr="002459AC">
        <w:rPr>
          <w:rFonts w:ascii="David" w:hAnsi="David" w:cs="David"/>
          <w:sz w:val="24"/>
          <w:szCs w:val="24"/>
          <w:rtl/>
        </w:rPr>
        <w:t xml:space="preserve"> </w:t>
      </w:r>
    </w:p>
    <w:sectPr w:rsidR="00EC236C" w:rsidRPr="008E6331" w:rsidSect="00C126F1">
      <w:pgSz w:w="11906" w:h="16838"/>
      <w:pgMar w:top="1440" w:right="1800" w:bottom="1440" w:left="1800" w:header="708" w:footer="708" w:gutter="0"/>
      <w:cols w:space="708"/>
      <w:bidi/>
      <w:rtlGutter/>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 w:author="user" w:date="2016-03-27T00:15:00Z" w:initials="u">
    <w:p w14:paraId="0E8DC7ED" w14:textId="77777777" w:rsidR="008E6331" w:rsidRDefault="008E6331" w:rsidP="008E6331">
      <w:pPr>
        <w:pStyle w:val="a6"/>
      </w:pPr>
      <w:r>
        <w:rPr>
          <w:rStyle w:val="a5"/>
        </w:rPr>
        <w:annotationRef/>
      </w:r>
      <w:r>
        <w:rPr>
          <w:rFonts w:hint="cs"/>
          <w:rtl/>
        </w:rPr>
        <w:t>הגדרה</w:t>
      </w:r>
    </w:p>
  </w:comment>
  <w:comment w:id="6" w:author="user" w:date="2016-03-27T00:15:00Z" w:initials="u">
    <w:p w14:paraId="703B8AF6" w14:textId="77777777" w:rsidR="008E6331" w:rsidRDefault="008E6331" w:rsidP="008E6331">
      <w:pPr>
        <w:pStyle w:val="a6"/>
      </w:pPr>
      <w:r>
        <w:rPr>
          <w:rStyle w:val="a5"/>
        </w:rPr>
        <w:annotationRef/>
      </w:r>
      <w:r>
        <w:rPr>
          <w:rFonts w:hint="cs"/>
          <w:rtl/>
        </w:rPr>
        <w:t>חשיבותם של ציורי הקיר</w:t>
      </w:r>
    </w:p>
  </w:comment>
  <w:comment w:id="7" w:author="user" w:date="2016-03-27T00:30:00Z" w:initials="u">
    <w:p w14:paraId="374F0497" w14:textId="77777777" w:rsidR="008E6331" w:rsidRDefault="008E6331" w:rsidP="008E6331">
      <w:pPr>
        <w:pStyle w:val="a6"/>
      </w:pPr>
      <w:r>
        <w:rPr>
          <w:rStyle w:val="a5"/>
        </w:rPr>
        <w:annotationRef/>
      </w:r>
      <w:r>
        <w:rPr>
          <w:rFonts w:hint="cs"/>
          <w:rtl/>
        </w:rPr>
        <w:t>שיטת הציור הידועה ביותר בציורי קיר</w:t>
      </w:r>
    </w:p>
  </w:comment>
  <w:comment w:id="8" w:author="user" w:date="2016-03-27T00:30:00Z" w:initials="u">
    <w:p w14:paraId="6D6FED32" w14:textId="77777777" w:rsidR="008E6331" w:rsidRDefault="008E6331" w:rsidP="008E6331">
      <w:pPr>
        <w:pStyle w:val="a6"/>
      </w:pPr>
      <w:r>
        <w:rPr>
          <w:rStyle w:val="a5"/>
        </w:rPr>
        <w:annotationRef/>
      </w:r>
      <w:r>
        <w:rPr>
          <w:rFonts w:hint="cs"/>
          <w:rtl/>
        </w:rPr>
        <w:t>המטרות והשימושים השונים של ציורי הקיר במקסיקו</w:t>
      </w:r>
    </w:p>
  </w:comment>
  <w:comment w:id="9" w:author="user" w:date="2016-03-27T00:26:00Z" w:initials="u">
    <w:p w14:paraId="79EB76EB" w14:textId="77777777" w:rsidR="008E6331" w:rsidRDefault="008E6331" w:rsidP="008E6331">
      <w:pPr>
        <w:pStyle w:val="a6"/>
      </w:pPr>
      <w:r>
        <w:rPr>
          <w:rStyle w:val="a5"/>
        </w:rPr>
        <w:annotationRef/>
      </w:r>
      <w:r>
        <w:rPr>
          <w:rFonts w:hint="cs"/>
          <w:rtl/>
        </w:rPr>
        <w:t>דוגמא לצייר קיר מקסיקני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E8DC7ED" w15:done="0"/>
  <w15:commentEx w15:paraId="703B8AF6" w15:done="0"/>
  <w15:commentEx w15:paraId="374F0497" w15:done="0"/>
  <w15:commentEx w15:paraId="6D6FED32" w15:done="0"/>
  <w15:commentEx w15:paraId="79EB76E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236C"/>
    <w:rsid w:val="000F7D8A"/>
    <w:rsid w:val="003C08D6"/>
    <w:rsid w:val="005B30F4"/>
    <w:rsid w:val="0065621F"/>
    <w:rsid w:val="006B3C24"/>
    <w:rsid w:val="0073396D"/>
    <w:rsid w:val="00751F65"/>
    <w:rsid w:val="008C7EC3"/>
    <w:rsid w:val="008E6331"/>
    <w:rsid w:val="00970DB1"/>
    <w:rsid w:val="00B12623"/>
    <w:rsid w:val="00C126F1"/>
    <w:rsid w:val="00E02DD5"/>
    <w:rsid w:val="00EC236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A9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51F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751F65"/>
    <w:pPr>
      <w:ind w:left="720"/>
      <w:contextualSpacing/>
    </w:pPr>
  </w:style>
  <w:style w:type="character" w:customStyle="1" w:styleId="apple-converted-space">
    <w:name w:val="apple-converted-space"/>
    <w:basedOn w:val="a0"/>
    <w:rsid w:val="008E6331"/>
  </w:style>
  <w:style w:type="character" w:styleId="Hyperlink">
    <w:name w:val="Hyperlink"/>
    <w:basedOn w:val="a0"/>
    <w:uiPriority w:val="99"/>
    <w:semiHidden/>
    <w:unhideWhenUsed/>
    <w:rsid w:val="008E6331"/>
    <w:rPr>
      <w:color w:val="0000FF"/>
      <w:u w:val="single"/>
    </w:rPr>
  </w:style>
  <w:style w:type="character" w:styleId="a5">
    <w:name w:val="annotation reference"/>
    <w:basedOn w:val="a0"/>
    <w:uiPriority w:val="99"/>
    <w:semiHidden/>
    <w:unhideWhenUsed/>
    <w:rsid w:val="008E6331"/>
    <w:rPr>
      <w:sz w:val="16"/>
      <w:szCs w:val="16"/>
    </w:rPr>
  </w:style>
  <w:style w:type="paragraph" w:styleId="a6">
    <w:name w:val="annotation text"/>
    <w:basedOn w:val="a"/>
    <w:link w:val="a7"/>
    <w:uiPriority w:val="99"/>
    <w:semiHidden/>
    <w:unhideWhenUsed/>
    <w:rsid w:val="008E6331"/>
    <w:pPr>
      <w:spacing w:line="240" w:lineRule="auto"/>
    </w:pPr>
    <w:rPr>
      <w:sz w:val="20"/>
      <w:szCs w:val="20"/>
    </w:rPr>
  </w:style>
  <w:style w:type="character" w:customStyle="1" w:styleId="a7">
    <w:name w:val="טקסט הערה תו"/>
    <w:basedOn w:val="a0"/>
    <w:link w:val="a6"/>
    <w:uiPriority w:val="99"/>
    <w:semiHidden/>
    <w:rsid w:val="008E6331"/>
    <w:rPr>
      <w:sz w:val="20"/>
      <w:szCs w:val="20"/>
    </w:rPr>
  </w:style>
  <w:style w:type="paragraph" w:styleId="a8">
    <w:name w:val="Balloon Text"/>
    <w:basedOn w:val="a"/>
    <w:link w:val="a9"/>
    <w:uiPriority w:val="99"/>
    <w:semiHidden/>
    <w:unhideWhenUsed/>
    <w:rsid w:val="008E6331"/>
    <w:pPr>
      <w:spacing w:after="0" w:line="240" w:lineRule="auto"/>
    </w:pPr>
    <w:rPr>
      <w:rFonts w:ascii="Tahoma" w:hAnsi="Tahoma" w:cs="Tahoma"/>
      <w:sz w:val="18"/>
      <w:szCs w:val="18"/>
    </w:rPr>
  </w:style>
  <w:style w:type="character" w:customStyle="1" w:styleId="a9">
    <w:name w:val="טקסט בלונים תו"/>
    <w:basedOn w:val="a0"/>
    <w:link w:val="a8"/>
    <w:uiPriority w:val="99"/>
    <w:semiHidden/>
    <w:rsid w:val="008E6331"/>
    <w:rPr>
      <w:rFonts w:ascii="Tahoma" w:hAnsi="Tahoma" w:cs="Tahoma"/>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51F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751F65"/>
    <w:pPr>
      <w:ind w:left="720"/>
      <w:contextualSpacing/>
    </w:pPr>
  </w:style>
  <w:style w:type="character" w:customStyle="1" w:styleId="apple-converted-space">
    <w:name w:val="apple-converted-space"/>
    <w:basedOn w:val="a0"/>
    <w:rsid w:val="008E6331"/>
  </w:style>
  <w:style w:type="character" w:styleId="Hyperlink">
    <w:name w:val="Hyperlink"/>
    <w:basedOn w:val="a0"/>
    <w:uiPriority w:val="99"/>
    <w:semiHidden/>
    <w:unhideWhenUsed/>
    <w:rsid w:val="008E6331"/>
    <w:rPr>
      <w:color w:val="0000FF"/>
      <w:u w:val="single"/>
    </w:rPr>
  </w:style>
  <w:style w:type="character" w:styleId="a5">
    <w:name w:val="annotation reference"/>
    <w:basedOn w:val="a0"/>
    <w:uiPriority w:val="99"/>
    <w:semiHidden/>
    <w:unhideWhenUsed/>
    <w:rsid w:val="008E6331"/>
    <w:rPr>
      <w:sz w:val="16"/>
      <w:szCs w:val="16"/>
    </w:rPr>
  </w:style>
  <w:style w:type="paragraph" w:styleId="a6">
    <w:name w:val="annotation text"/>
    <w:basedOn w:val="a"/>
    <w:link w:val="a7"/>
    <w:uiPriority w:val="99"/>
    <w:semiHidden/>
    <w:unhideWhenUsed/>
    <w:rsid w:val="008E6331"/>
    <w:pPr>
      <w:spacing w:line="240" w:lineRule="auto"/>
    </w:pPr>
    <w:rPr>
      <w:sz w:val="20"/>
      <w:szCs w:val="20"/>
    </w:rPr>
  </w:style>
  <w:style w:type="character" w:customStyle="1" w:styleId="a7">
    <w:name w:val="טקסט הערה תו"/>
    <w:basedOn w:val="a0"/>
    <w:link w:val="a6"/>
    <w:uiPriority w:val="99"/>
    <w:semiHidden/>
    <w:rsid w:val="008E6331"/>
    <w:rPr>
      <w:sz w:val="20"/>
      <w:szCs w:val="20"/>
    </w:rPr>
  </w:style>
  <w:style w:type="paragraph" w:styleId="a8">
    <w:name w:val="Balloon Text"/>
    <w:basedOn w:val="a"/>
    <w:link w:val="a9"/>
    <w:uiPriority w:val="99"/>
    <w:semiHidden/>
    <w:unhideWhenUsed/>
    <w:rsid w:val="008E6331"/>
    <w:pPr>
      <w:spacing w:after="0" w:line="240" w:lineRule="auto"/>
    </w:pPr>
    <w:rPr>
      <w:rFonts w:ascii="Tahoma" w:hAnsi="Tahoma" w:cs="Tahoma"/>
      <w:sz w:val="18"/>
      <w:szCs w:val="18"/>
    </w:rPr>
  </w:style>
  <w:style w:type="character" w:customStyle="1" w:styleId="a9">
    <w:name w:val="טקסט בלונים תו"/>
    <w:basedOn w:val="a0"/>
    <w:link w:val="a8"/>
    <w:uiPriority w:val="99"/>
    <w:semiHidden/>
    <w:rsid w:val="008E6331"/>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wikipedia.org/wiki/%D7%A6%D7%99%D7%95%D7%A8_%D7%A7%D7%99%D7%A8" TargetMode="External"/><Relationship Id="rId13"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hyperlink" Target="https://he.wikipedia.org/wiki/%D7%9E%D7%A7%D7%A1%D7%99%D7%A7%D7%95" TargetMode="External"/><Relationship Id="rId12" Type="http://schemas.microsoft.com/office/2011/relationships/people" Target="peop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he.wikipedia.org/wiki/%D7%A6%D7%99%D7%99%D7%A8" TargetMode="External"/><Relationship Id="rId11" Type="http://schemas.openxmlformats.org/officeDocument/2006/relationships/theme" Target="theme/theme1.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wikipedia.org/wiki/%D7%96%27%D7%90%D7%A0%D7%A8"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884</Words>
  <Characters>4425</Characters>
  <Application>Microsoft Office Word</Application>
  <DocSecurity>0</DocSecurity>
  <Lines>36</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2016-03-27T14:53:00Z</dcterms:created>
  <dcterms:modified xsi:type="dcterms:W3CDTF">2016-03-27T14:53:00Z</dcterms:modified>
</cp:coreProperties>
</file>