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33CC" w:rsidRDefault="00C833CC" w:rsidP="00C833CC">
      <w:pPr>
        <w:spacing w:line="360" w:lineRule="auto"/>
        <w:rPr>
          <w:ins w:id="0" w:author="מנהל" w:date="2016-03-25T13:17:00Z"/>
          <w:rFonts w:ascii="David" w:hAnsi="David" w:cs="David" w:hint="cs"/>
          <w:b/>
          <w:bCs/>
          <w:sz w:val="24"/>
          <w:szCs w:val="24"/>
          <w:u w:val="single"/>
          <w:rtl/>
        </w:rPr>
      </w:pPr>
      <w:ins w:id="1" w:author="מנהל" w:date="2016-03-25T13:17:00Z">
        <w:r>
          <w:rPr>
            <w:rFonts w:ascii="David" w:hAnsi="David" w:cs="David" w:hint="cs"/>
            <w:b/>
            <w:bCs/>
            <w:sz w:val="24"/>
            <w:szCs w:val="24"/>
            <w:u w:val="single"/>
            <w:rtl/>
          </w:rPr>
          <w:t>הודיה,</w:t>
        </w:r>
      </w:ins>
    </w:p>
    <w:p w:rsidR="00C833CC" w:rsidRDefault="00C833CC" w:rsidP="00C833CC">
      <w:pPr>
        <w:spacing w:line="360" w:lineRule="auto"/>
        <w:rPr>
          <w:ins w:id="2" w:author="מנהל" w:date="2016-03-25T13:25:00Z"/>
          <w:rFonts w:ascii="David" w:hAnsi="David" w:cs="David" w:hint="cs"/>
          <w:b/>
          <w:bCs/>
          <w:sz w:val="24"/>
          <w:szCs w:val="24"/>
          <w:u w:val="single"/>
          <w:rtl/>
        </w:rPr>
      </w:pPr>
      <w:ins w:id="3" w:author="מנהל" w:date="2016-03-25T13:17:00Z">
        <w:r>
          <w:rPr>
            <w:rFonts w:ascii="David" w:hAnsi="David" w:cs="David" w:hint="cs"/>
            <w:b/>
            <w:bCs/>
            <w:sz w:val="24"/>
            <w:szCs w:val="24"/>
            <w:u w:val="single"/>
            <w:rtl/>
          </w:rPr>
          <w:t>מה דעתך שניצור טקסט רב היצגי?</w:t>
        </w:r>
      </w:ins>
    </w:p>
    <w:p w:rsidR="00C833CC" w:rsidRDefault="00C833CC" w:rsidP="00C833CC">
      <w:pPr>
        <w:spacing w:line="360" w:lineRule="auto"/>
        <w:rPr>
          <w:ins w:id="4" w:author="מנהל" w:date="2016-03-25T13:25:00Z"/>
          <w:rFonts w:ascii="David" w:hAnsi="David" w:cs="David" w:hint="cs"/>
          <w:b/>
          <w:bCs/>
          <w:sz w:val="24"/>
          <w:szCs w:val="24"/>
          <w:u w:val="single"/>
          <w:rtl/>
        </w:rPr>
      </w:pPr>
    </w:p>
    <w:p w:rsidR="00C833CC" w:rsidRDefault="00C833CC" w:rsidP="00C833CC">
      <w:pPr>
        <w:spacing w:line="360" w:lineRule="auto"/>
        <w:rPr>
          <w:ins w:id="5" w:author="מנהל" w:date="2016-03-25T13:25:00Z"/>
          <w:rFonts w:ascii="David" w:hAnsi="David" w:cs="David" w:hint="cs"/>
          <w:b/>
          <w:bCs/>
          <w:sz w:val="24"/>
          <w:szCs w:val="24"/>
          <w:u w:val="single"/>
          <w:rtl/>
        </w:rPr>
      </w:pPr>
      <w:ins w:id="6" w:author="מנהל" w:date="2016-03-25T13:25:00Z">
        <w:r>
          <w:rPr>
            <w:rFonts w:ascii="David" w:hAnsi="David" w:cs="David" w:hint="cs"/>
            <w:b/>
            <w:bCs/>
            <w:sz w:val="24"/>
            <w:szCs w:val="24"/>
            <w:u w:val="single"/>
            <w:rtl/>
          </w:rPr>
          <w:t xml:space="preserve">תוכלי לשלב בתוך דף אחד כמה טקסטים  העוסקים בלבוש מסורתי במקסיקו </w:t>
        </w:r>
      </w:ins>
    </w:p>
    <w:tbl>
      <w:tblPr>
        <w:tblStyle w:val="a5"/>
        <w:bidiVisual/>
        <w:tblW w:w="0" w:type="auto"/>
        <w:tblLook w:val="04A0" w:firstRow="1" w:lastRow="0" w:firstColumn="1" w:lastColumn="0" w:noHBand="0" w:noVBand="1"/>
      </w:tblPr>
      <w:tblGrid>
        <w:gridCol w:w="2840"/>
        <w:gridCol w:w="2841"/>
        <w:gridCol w:w="2841"/>
      </w:tblGrid>
      <w:tr w:rsidR="00C833CC" w:rsidTr="002857CD">
        <w:trPr>
          <w:ins w:id="7" w:author="מנהל" w:date="2016-03-25T13:26:00Z"/>
        </w:trPr>
        <w:tc>
          <w:tcPr>
            <w:tcW w:w="8522" w:type="dxa"/>
            <w:gridSpan w:val="3"/>
          </w:tcPr>
          <w:p w:rsidR="00C833CC" w:rsidRPr="00C833CC" w:rsidRDefault="00C833CC" w:rsidP="002A5DAA">
            <w:pPr>
              <w:spacing w:line="360" w:lineRule="auto"/>
              <w:jc w:val="center"/>
              <w:rPr>
                <w:ins w:id="8" w:author="מנהל" w:date="2016-03-25T13:26:00Z"/>
                <w:rFonts w:cs="David" w:hint="cs"/>
                <w:b/>
                <w:bCs/>
                <w:sz w:val="24"/>
                <w:szCs w:val="24"/>
                <w:u w:val="single"/>
                <w:rtl/>
                <w:rPrChange w:id="9" w:author="מנהל" w:date="2016-03-25T13:26:00Z">
                  <w:rPr>
                    <w:ins w:id="10" w:author="מנהל" w:date="2016-03-25T13:26:00Z"/>
                    <w:rFonts w:ascii="David" w:hAnsi="David" w:cs="David" w:hint="cs"/>
                    <w:b/>
                    <w:bCs/>
                    <w:sz w:val="24"/>
                    <w:szCs w:val="24"/>
                    <w:u w:val="single"/>
                    <w:rtl/>
                  </w:rPr>
                </w:rPrChange>
              </w:rPr>
              <w:pPrChange w:id="11" w:author="מנהל" w:date="2016-03-25T13:28:00Z">
                <w:pPr>
                  <w:spacing w:line="360" w:lineRule="auto"/>
                </w:pPr>
              </w:pPrChange>
            </w:pPr>
            <w:ins w:id="12" w:author="מנהל" w:date="2016-03-25T13:26:00Z">
              <w:r>
                <w:rPr>
                  <w:rFonts w:cs="David" w:hint="cs"/>
                  <w:b/>
                  <w:bCs/>
                  <w:sz w:val="24"/>
                  <w:szCs w:val="24"/>
                  <w:u w:val="single"/>
                  <w:rtl/>
                </w:rPr>
                <w:t>לבוש מסורתי במקסיקו</w:t>
              </w:r>
            </w:ins>
          </w:p>
        </w:tc>
      </w:tr>
      <w:tr w:rsidR="002A5DAA" w:rsidTr="00C833CC">
        <w:trPr>
          <w:ins w:id="13" w:author="מנהל" w:date="2016-03-25T13:26:00Z"/>
        </w:trPr>
        <w:tc>
          <w:tcPr>
            <w:tcW w:w="2840" w:type="dxa"/>
            <w:vMerge w:val="restart"/>
          </w:tcPr>
          <w:p w:rsidR="002A5DAA" w:rsidRDefault="002A5DAA" w:rsidP="00C833CC">
            <w:pPr>
              <w:spacing w:line="360" w:lineRule="auto"/>
              <w:rPr>
                <w:ins w:id="14" w:author="מנהל" w:date="2016-03-25T13:26:00Z"/>
                <w:rFonts w:ascii="David" w:hAnsi="David" w:cs="David" w:hint="cs"/>
                <w:b/>
                <w:bCs/>
                <w:sz w:val="24"/>
                <w:szCs w:val="24"/>
                <w:u w:val="single"/>
                <w:rtl/>
              </w:rPr>
            </w:pPr>
            <w:ins w:id="15" w:author="מנהל" w:date="2016-03-25T13:27:00Z">
              <w:r>
                <w:rPr>
                  <w:rFonts w:ascii="David" w:hAnsi="David" w:cs="David" w:hint="cs"/>
                  <w:b/>
                  <w:bCs/>
                  <w:sz w:val="24"/>
                  <w:szCs w:val="24"/>
                  <w:u w:val="single"/>
                  <w:rtl/>
                </w:rPr>
                <w:t xml:space="preserve">מהו לבוש מסורתי? </w:t>
              </w:r>
            </w:ins>
          </w:p>
        </w:tc>
        <w:tc>
          <w:tcPr>
            <w:tcW w:w="2841" w:type="dxa"/>
          </w:tcPr>
          <w:p w:rsidR="002A5DAA" w:rsidRDefault="002A5DAA" w:rsidP="00C833CC">
            <w:pPr>
              <w:spacing w:line="360" w:lineRule="auto"/>
              <w:rPr>
                <w:ins w:id="16" w:author="מנהל" w:date="2016-03-25T13:26:00Z"/>
                <w:rFonts w:ascii="David" w:hAnsi="David" w:cs="David" w:hint="cs"/>
                <w:b/>
                <w:bCs/>
                <w:sz w:val="24"/>
                <w:szCs w:val="24"/>
                <w:u w:val="single"/>
                <w:rtl/>
              </w:rPr>
            </w:pPr>
            <w:ins w:id="17" w:author="מנהל" w:date="2016-03-25T13:27:00Z">
              <w:r>
                <w:rPr>
                  <w:rFonts w:ascii="David" w:hAnsi="David" w:cs="David" w:hint="cs"/>
                  <w:b/>
                  <w:bCs/>
                  <w:sz w:val="24"/>
                  <w:szCs w:val="24"/>
                  <w:u w:val="single"/>
                  <w:rtl/>
                </w:rPr>
                <w:t>פונצ'ו- הסבר</w:t>
              </w:r>
            </w:ins>
          </w:p>
        </w:tc>
        <w:tc>
          <w:tcPr>
            <w:tcW w:w="2841" w:type="dxa"/>
          </w:tcPr>
          <w:p w:rsidR="002A5DAA" w:rsidRDefault="002A5DAA" w:rsidP="00C833CC">
            <w:pPr>
              <w:spacing w:line="360" w:lineRule="auto"/>
              <w:rPr>
                <w:ins w:id="18" w:author="מנהל" w:date="2016-03-25T13:26:00Z"/>
                <w:rFonts w:ascii="David" w:hAnsi="David" w:cs="David" w:hint="cs"/>
                <w:b/>
                <w:bCs/>
                <w:sz w:val="24"/>
                <w:szCs w:val="24"/>
                <w:u w:val="single"/>
                <w:rtl/>
              </w:rPr>
            </w:pPr>
            <w:ins w:id="19" w:author="מנהל" w:date="2016-03-25T13:27:00Z">
              <w:r>
                <w:rPr>
                  <w:rFonts w:ascii="David" w:hAnsi="David" w:cs="David" w:hint="cs"/>
                  <w:b/>
                  <w:bCs/>
                  <w:sz w:val="24"/>
                  <w:szCs w:val="24"/>
                  <w:u w:val="single"/>
                  <w:rtl/>
                </w:rPr>
                <w:t>סומבררו</w:t>
              </w:r>
            </w:ins>
          </w:p>
        </w:tc>
      </w:tr>
      <w:tr w:rsidR="002A5DAA" w:rsidTr="00C833CC">
        <w:trPr>
          <w:ins w:id="20" w:author="מנהל" w:date="2016-03-25T13:26:00Z"/>
        </w:trPr>
        <w:tc>
          <w:tcPr>
            <w:tcW w:w="2840" w:type="dxa"/>
            <w:vMerge/>
          </w:tcPr>
          <w:p w:rsidR="002A5DAA" w:rsidRDefault="002A5DAA" w:rsidP="00C833CC">
            <w:pPr>
              <w:spacing w:line="360" w:lineRule="auto"/>
              <w:rPr>
                <w:ins w:id="21" w:author="מנהל" w:date="2016-03-25T13:26:00Z"/>
                <w:rFonts w:ascii="David" w:hAnsi="David" w:cs="David" w:hint="cs"/>
                <w:b/>
                <w:bCs/>
                <w:sz w:val="24"/>
                <w:szCs w:val="24"/>
                <w:u w:val="single"/>
                <w:rtl/>
              </w:rPr>
            </w:pPr>
          </w:p>
        </w:tc>
        <w:tc>
          <w:tcPr>
            <w:tcW w:w="2841" w:type="dxa"/>
          </w:tcPr>
          <w:p w:rsidR="002A5DAA" w:rsidRDefault="002A5DAA" w:rsidP="00C833CC">
            <w:pPr>
              <w:spacing w:line="360" w:lineRule="auto"/>
              <w:rPr>
                <w:ins w:id="22" w:author="מנהל" w:date="2016-03-25T13:26:00Z"/>
                <w:rFonts w:ascii="David" w:hAnsi="David" w:cs="David" w:hint="cs"/>
                <w:b/>
                <w:bCs/>
                <w:sz w:val="24"/>
                <w:szCs w:val="24"/>
                <w:u w:val="single"/>
                <w:rtl/>
              </w:rPr>
            </w:pPr>
            <w:ins w:id="23" w:author="מנהל" w:date="2016-03-25T13:27:00Z">
              <w:r>
                <w:rPr>
                  <w:rFonts w:ascii="David" w:hAnsi="David" w:cs="David" w:hint="cs"/>
                  <w:b/>
                  <w:bCs/>
                  <w:sz w:val="24"/>
                  <w:szCs w:val="24"/>
                  <w:u w:val="single"/>
                  <w:rtl/>
                </w:rPr>
                <w:t xml:space="preserve">תמונות </w:t>
              </w:r>
            </w:ins>
          </w:p>
        </w:tc>
        <w:tc>
          <w:tcPr>
            <w:tcW w:w="2841" w:type="dxa"/>
          </w:tcPr>
          <w:p w:rsidR="002A5DAA" w:rsidRDefault="002A5DAA" w:rsidP="00C833CC">
            <w:pPr>
              <w:spacing w:line="360" w:lineRule="auto"/>
              <w:rPr>
                <w:ins w:id="24" w:author="מנהל" w:date="2016-03-25T13:26:00Z"/>
                <w:rFonts w:ascii="David" w:hAnsi="David" w:cs="David" w:hint="cs"/>
                <w:b/>
                <w:bCs/>
                <w:sz w:val="24"/>
                <w:szCs w:val="24"/>
                <w:u w:val="single"/>
                <w:rtl/>
              </w:rPr>
            </w:pPr>
            <w:ins w:id="25" w:author="מנהל" w:date="2016-03-25T13:28:00Z">
              <w:r>
                <w:rPr>
                  <w:rFonts w:ascii="David" w:hAnsi="David" w:cs="David" w:hint="cs"/>
                  <w:b/>
                  <w:bCs/>
                  <w:sz w:val="24"/>
                  <w:szCs w:val="24"/>
                  <w:u w:val="single"/>
                  <w:rtl/>
                </w:rPr>
                <w:t xml:space="preserve"> מידע קצר </w:t>
              </w:r>
            </w:ins>
          </w:p>
        </w:tc>
      </w:tr>
      <w:tr w:rsidR="002A5DAA" w:rsidTr="00C833CC">
        <w:trPr>
          <w:ins w:id="26" w:author="מנהל" w:date="2016-03-25T13:27:00Z"/>
        </w:trPr>
        <w:tc>
          <w:tcPr>
            <w:tcW w:w="2840" w:type="dxa"/>
            <w:vMerge/>
          </w:tcPr>
          <w:p w:rsidR="002A5DAA" w:rsidRDefault="002A5DAA" w:rsidP="00C833CC">
            <w:pPr>
              <w:spacing w:line="360" w:lineRule="auto"/>
              <w:rPr>
                <w:ins w:id="27" w:author="מנהל" w:date="2016-03-25T13:27:00Z"/>
                <w:rFonts w:ascii="David" w:hAnsi="David" w:cs="David" w:hint="cs"/>
                <w:b/>
                <w:bCs/>
                <w:sz w:val="24"/>
                <w:szCs w:val="24"/>
                <w:u w:val="single"/>
                <w:rtl/>
              </w:rPr>
            </w:pPr>
          </w:p>
        </w:tc>
        <w:tc>
          <w:tcPr>
            <w:tcW w:w="2841" w:type="dxa"/>
          </w:tcPr>
          <w:p w:rsidR="002A5DAA" w:rsidRDefault="002A5DAA" w:rsidP="002A5DAA">
            <w:pPr>
              <w:spacing w:line="360" w:lineRule="auto"/>
              <w:rPr>
                <w:ins w:id="28" w:author="מנהל" w:date="2016-03-25T13:28:00Z"/>
                <w:rFonts w:ascii="David" w:hAnsi="David" w:cs="David" w:hint="cs"/>
                <w:b/>
                <w:bCs/>
                <w:sz w:val="24"/>
                <w:szCs w:val="24"/>
                <w:u w:val="single"/>
                <w:rtl/>
              </w:rPr>
            </w:pPr>
            <w:ins w:id="29" w:author="מנהל" w:date="2016-03-25T13:27:00Z">
              <w:r>
                <w:rPr>
                  <w:rFonts w:ascii="David" w:hAnsi="David" w:cs="David" w:hint="cs"/>
                  <w:b/>
                  <w:bCs/>
                  <w:sz w:val="24"/>
                  <w:szCs w:val="24"/>
                  <w:u w:val="single"/>
                  <w:rtl/>
                </w:rPr>
                <w:t>כיצד להכין</w:t>
              </w:r>
            </w:ins>
            <w:ins w:id="30" w:author="מנהל" w:date="2016-03-25T13:28:00Z">
              <w:r>
                <w:rPr>
                  <w:rFonts w:ascii="David" w:hAnsi="David" w:cs="David" w:hint="cs"/>
                  <w:b/>
                  <w:bCs/>
                  <w:sz w:val="24"/>
                  <w:szCs w:val="24"/>
                  <w:u w:val="single"/>
                  <w:rtl/>
                </w:rPr>
                <w:t xml:space="preserve"> </w:t>
              </w:r>
            </w:ins>
            <w:ins w:id="31" w:author="מנהל" w:date="2016-03-25T13:27:00Z">
              <w:r>
                <w:rPr>
                  <w:rFonts w:ascii="David" w:hAnsi="David" w:cs="David" w:hint="cs"/>
                  <w:b/>
                  <w:bCs/>
                  <w:sz w:val="24"/>
                  <w:szCs w:val="24"/>
                  <w:u w:val="single"/>
                  <w:rtl/>
                </w:rPr>
                <w:t>פונצ</w:t>
              </w:r>
            </w:ins>
            <w:ins w:id="32" w:author="מנהל" w:date="2016-03-25T13:28:00Z">
              <w:r>
                <w:rPr>
                  <w:rFonts w:ascii="David" w:hAnsi="David" w:cs="David" w:hint="cs"/>
                  <w:b/>
                  <w:bCs/>
                  <w:sz w:val="24"/>
                  <w:szCs w:val="24"/>
                  <w:u w:val="single"/>
                  <w:rtl/>
                </w:rPr>
                <w:t>'</w:t>
              </w:r>
            </w:ins>
            <w:ins w:id="33" w:author="מנהל" w:date="2016-03-25T13:27:00Z">
              <w:r>
                <w:rPr>
                  <w:rFonts w:ascii="David" w:hAnsi="David" w:cs="David" w:hint="cs"/>
                  <w:b/>
                  <w:bCs/>
                  <w:sz w:val="24"/>
                  <w:szCs w:val="24"/>
                  <w:u w:val="single"/>
                  <w:rtl/>
                </w:rPr>
                <w:t>ו?</w:t>
              </w:r>
            </w:ins>
          </w:p>
          <w:p w:rsidR="002A5DAA" w:rsidRDefault="002A5DAA" w:rsidP="00C833CC">
            <w:pPr>
              <w:spacing w:line="360" w:lineRule="auto"/>
              <w:rPr>
                <w:ins w:id="34" w:author="מנהל" w:date="2016-03-25T13:27:00Z"/>
                <w:rFonts w:ascii="David" w:hAnsi="David" w:cs="David" w:hint="cs"/>
                <w:b/>
                <w:bCs/>
                <w:sz w:val="24"/>
                <w:szCs w:val="24"/>
                <w:u w:val="single"/>
                <w:rtl/>
              </w:rPr>
            </w:pPr>
            <w:ins w:id="35" w:author="מנהל" w:date="2016-03-25T13:28:00Z">
              <w:r>
                <w:rPr>
                  <w:rFonts w:ascii="David" w:hAnsi="David" w:cs="David" w:hint="cs"/>
                  <w:b/>
                  <w:bCs/>
                  <w:sz w:val="24"/>
                  <w:szCs w:val="24"/>
                  <w:u w:val="single"/>
                  <w:rtl/>
                </w:rPr>
                <w:t>טקסט הוראות</w:t>
              </w:r>
            </w:ins>
          </w:p>
        </w:tc>
        <w:tc>
          <w:tcPr>
            <w:tcW w:w="2841" w:type="dxa"/>
          </w:tcPr>
          <w:p w:rsidR="002A5DAA" w:rsidRDefault="002A5DAA" w:rsidP="00C833CC">
            <w:pPr>
              <w:spacing w:line="360" w:lineRule="auto"/>
              <w:rPr>
                <w:ins w:id="36" w:author="מנהל" w:date="2016-03-25T13:28:00Z"/>
                <w:rFonts w:ascii="David" w:hAnsi="David" w:cs="David" w:hint="cs"/>
                <w:b/>
                <w:bCs/>
                <w:sz w:val="24"/>
                <w:szCs w:val="24"/>
                <w:u w:val="single"/>
                <w:rtl/>
              </w:rPr>
            </w:pPr>
            <w:ins w:id="37" w:author="מנהל" w:date="2016-03-25T13:28:00Z">
              <w:r>
                <w:rPr>
                  <w:rFonts w:ascii="David" w:hAnsi="David" w:cs="David" w:hint="cs"/>
                  <w:b/>
                  <w:bCs/>
                  <w:sz w:val="24"/>
                  <w:szCs w:val="24"/>
                  <w:u w:val="single"/>
                  <w:rtl/>
                </w:rPr>
                <w:t xml:space="preserve">תהליך ייצור הסומבררו </w:t>
              </w:r>
            </w:ins>
          </w:p>
          <w:p w:rsidR="002A5DAA" w:rsidRDefault="002A5DAA" w:rsidP="00C833CC">
            <w:pPr>
              <w:spacing w:line="360" w:lineRule="auto"/>
              <w:rPr>
                <w:ins w:id="38" w:author="מנהל" w:date="2016-03-25T13:27:00Z"/>
                <w:rFonts w:ascii="David" w:hAnsi="David" w:cs="David" w:hint="cs"/>
                <w:b/>
                <w:bCs/>
                <w:sz w:val="24"/>
                <w:szCs w:val="24"/>
                <w:u w:val="single"/>
                <w:rtl/>
              </w:rPr>
            </w:pPr>
            <w:ins w:id="39" w:author="מנהל" w:date="2016-03-25T13:28:00Z">
              <w:r>
                <w:rPr>
                  <w:rFonts w:ascii="David" w:hAnsi="David" w:cs="David" w:hint="cs"/>
                  <w:b/>
                  <w:bCs/>
                  <w:sz w:val="24"/>
                  <w:szCs w:val="24"/>
                  <w:u w:val="single"/>
                  <w:rtl/>
                </w:rPr>
                <w:t xml:space="preserve">תיאור תהליך </w:t>
              </w:r>
            </w:ins>
          </w:p>
        </w:tc>
      </w:tr>
    </w:tbl>
    <w:p w:rsidR="00C833CC" w:rsidRDefault="00C833CC" w:rsidP="00C833CC">
      <w:pPr>
        <w:spacing w:line="360" w:lineRule="auto"/>
        <w:rPr>
          <w:ins w:id="40" w:author="מנהל" w:date="2016-03-25T13:25:00Z"/>
          <w:rFonts w:ascii="David" w:hAnsi="David" w:cs="David" w:hint="cs"/>
          <w:b/>
          <w:bCs/>
          <w:sz w:val="24"/>
          <w:szCs w:val="24"/>
          <w:u w:val="single"/>
          <w:rtl/>
        </w:rPr>
      </w:pPr>
    </w:p>
    <w:p w:rsidR="00C833CC" w:rsidRDefault="00C833CC" w:rsidP="00C833CC">
      <w:pPr>
        <w:spacing w:line="360" w:lineRule="auto"/>
        <w:rPr>
          <w:ins w:id="41" w:author="מנהל" w:date="2016-03-25T13:25:00Z"/>
          <w:rFonts w:ascii="David" w:hAnsi="David" w:cs="David" w:hint="cs"/>
          <w:b/>
          <w:bCs/>
          <w:sz w:val="24"/>
          <w:szCs w:val="24"/>
          <w:u w:val="single"/>
          <w:rtl/>
        </w:rPr>
      </w:pPr>
    </w:p>
    <w:p w:rsidR="00C833CC" w:rsidRDefault="00C833CC" w:rsidP="00C833CC">
      <w:pPr>
        <w:spacing w:line="360" w:lineRule="auto"/>
        <w:rPr>
          <w:ins w:id="42" w:author="מנהל" w:date="2016-03-25T13:25:00Z"/>
          <w:rFonts w:ascii="David" w:hAnsi="David" w:cs="David" w:hint="cs"/>
          <w:b/>
          <w:bCs/>
          <w:sz w:val="24"/>
          <w:szCs w:val="24"/>
          <w:u w:val="single"/>
          <w:rtl/>
        </w:rPr>
      </w:pPr>
    </w:p>
    <w:p w:rsidR="00C833CC" w:rsidRDefault="00C833CC" w:rsidP="00C833CC">
      <w:pPr>
        <w:spacing w:line="360" w:lineRule="auto"/>
        <w:rPr>
          <w:ins w:id="43" w:author="מנהל" w:date="2016-03-25T13:17:00Z"/>
          <w:rFonts w:ascii="David" w:hAnsi="David" w:cs="David" w:hint="cs"/>
          <w:b/>
          <w:bCs/>
          <w:sz w:val="24"/>
          <w:szCs w:val="24"/>
          <w:u w:val="single"/>
          <w:rtl/>
        </w:rPr>
      </w:pPr>
    </w:p>
    <w:p w:rsidR="00C833CC" w:rsidRDefault="00B733EE" w:rsidP="00C833CC">
      <w:pPr>
        <w:spacing w:line="360" w:lineRule="auto"/>
        <w:rPr>
          <w:ins w:id="44" w:author="מנהל" w:date="2016-03-25T13:18:00Z"/>
          <w:rFonts w:hint="cs"/>
          <w:rtl/>
        </w:rPr>
      </w:pPr>
      <w:bookmarkStart w:id="45" w:name="_GoBack"/>
      <w:bookmarkEnd w:id="45"/>
      <w:r w:rsidRPr="00DE5DDF">
        <w:rPr>
          <w:rFonts w:ascii="David" w:hAnsi="David" w:cs="David"/>
          <w:b/>
          <w:bCs/>
          <w:sz w:val="24"/>
          <w:szCs w:val="24"/>
          <w:u w:val="single"/>
          <w:rtl/>
        </w:rPr>
        <w:t>פונצ'ו</w:t>
      </w:r>
      <w:r w:rsidR="00C833CC">
        <w:rPr>
          <w:rFonts w:ascii="David" w:hAnsi="David" w:cs="David" w:hint="cs"/>
          <w:b/>
          <w:bCs/>
          <w:sz w:val="24"/>
          <w:szCs w:val="24"/>
          <w:u w:val="single"/>
          <w:rtl/>
        </w:rPr>
        <w:t xml:space="preserve"> </w:t>
      </w:r>
      <w:ins w:id="46" w:author="מנהל" w:date="2016-03-25T13:14:00Z">
        <w:r w:rsidR="00C833CC">
          <w:rPr>
            <w:rFonts w:hint="cs"/>
            <w:rtl/>
          </w:rPr>
          <w:t xml:space="preserve"> </w:t>
        </w:r>
      </w:ins>
    </w:p>
    <w:p w:rsidR="00C833CC" w:rsidRDefault="00C833CC" w:rsidP="00C833CC">
      <w:pPr>
        <w:spacing w:line="360" w:lineRule="auto"/>
        <w:rPr>
          <w:rFonts w:hint="cs"/>
          <w:rtl/>
        </w:rPr>
      </w:pPr>
      <w:ins w:id="47" w:author="מנהל" w:date="2016-03-25T13:14:00Z">
        <w:r>
          <w:rPr>
            <w:rFonts w:hint="cs"/>
            <w:rtl/>
          </w:rPr>
          <w:t>להוסיף תמונ</w:t>
        </w:r>
      </w:ins>
      <w:ins w:id="48" w:author="מנהל" w:date="2016-03-25T13:18:00Z">
        <w:r>
          <w:rPr>
            <w:rFonts w:hint="cs"/>
            <w:rtl/>
          </w:rPr>
          <w:t xml:space="preserve">ות שונות של </w:t>
        </w:r>
        <w:proofErr w:type="spellStart"/>
        <w:r>
          <w:rPr>
            <w:rFonts w:hint="cs"/>
            <w:rtl/>
          </w:rPr>
          <w:t>פונצו</w:t>
        </w:r>
      </w:ins>
      <w:proofErr w:type="spellEnd"/>
      <w:ins w:id="49" w:author="מנהל" w:date="2016-03-25T13:14:00Z">
        <w:r>
          <w:rPr>
            <w:rFonts w:hint="cs"/>
            <w:rtl/>
          </w:rPr>
          <w:t xml:space="preserve"> </w:t>
        </w:r>
      </w:ins>
    </w:p>
    <w:p w:rsidR="00B733EE" w:rsidRPr="000F4D44" w:rsidRDefault="002A5DAA" w:rsidP="00C833CC">
      <w:pPr>
        <w:spacing w:line="360" w:lineRule="auto"/>
        <w:rPr>
          <w:rFonts w:ascii="David" w:hAnsi="David" w:cs="David"/>
          <w:sz w:val="24"/>
          <w:szCs w:val="24"/>
          <w:rtl/>
        </w:rPr>
      </w:pPr>
      <w:hyperlink r:id="rId5" w:tooltip="בגד" w:history="1">
        <w:r w:rsidR="00B733EE" w:rsidRPr="000F4D44">
          <w:rPr>
            <w:rStyle w:val="Hyperlink"/>
            <w:rFonts w:ascii="David" w:hAnsi="David" w:cs="David"/>
            <w:color w:val="auto"/>
            <w:sz w:val="24"/>
            <w:szCs w:val="24"/>
            <w:u w:val="none"/>
            <w:shd w:val="clear" w:color="auto" w:fill="FFFFFF"/>
            <w:rtl/>
          </w:rPr>
          <w:t>בגד</w:t>
        </w:r>
      </w:hyperlink>
      <w:r w:rsidR="00B733EE" w:rsidRPr="000F4D44">
        <w:rPr>
          <w:rStyle w:val="apple-converted-space"/>
          <w:rFonts w:ascii="David" w:hAnsi="David" w:cs="David"/>
          <w:sz w:val="24"/>
          <w:szCs w:val="24"/>
          <w:shd w:val="clear" w:color="auto" w:fill="FFFFFF"/>
        </w:rPr>
        <w:t> </w:t>
      </w:r>
      <w:r w:rsidR="00B733EE" w:rsidRPr="000F4D44">
        <w:rPr>
          <w:rFonts w:ascii="David" w:hAnsi="David" w:cs="David"/>
          <w:sz w:val="24"/>
          <w:szCs w:val="24"/>
          <w:shd w:val="clear" w:color="auto" w:fill="FFFFFF"/>
          <w:rtl/>
        </w:rPr>
        <w:t>פשוט שתכליתו שמירה על</w:t>
      </w:r>
      <w:r w:rsidR="00B733EE" w:rsidRPr="000F4D44">
        <w:rPr>
          <w:rStyle w:val="apple-converted-space"/>
          <w:rFonts w:ascii="David" w:hAnsi="David" w:cs="David"/>
          <w:sz w:val="24"/>
          <w:szCs w:val="24"/>
          <w:shd w:val="clear" w:color="auto" w:fill="FFFFFF"/>
          <w:rtl/>
        </w:rPr>
        <w:t> </w:t>
      </w:r>
      <w:hyperlink r:id="rId6" w:tooltip="חום (פיזיקה)" w:history="1">
        <w:r w:rsidR="00B733EE" w:rsidRPr="000F4D44">
          <w:rPr>
            <w:rStyle w:val="Hyperlink"/>
            <w:rFonts w:ascii="David" w:hAnsi="David" w:cs="David"/>
            <w:color w:val="auto"/>
            <w:sz w:val="24"/>
            <w:szCs w:val="24"/>
            <w:u w:val="none"/>
            <w:shd w:val="clear" w:color="auto" w:fill="FFFFFF"/>
            <w:rtl/>
          </w:rPr>
          <w:t>חום</w:t>
        </w:r>
      </w:hyperlink>
      <w:r w:rsidR="00B733EE" w:rsidRPr="000F4D44">
        <w:rPr>
          <w:rStyle w:val="apple-converted-space"/>
          <w:rFonts w:ascii="David" w:hAnsi="David" w:cs="David"/>
          <w:sz w:val="24"/>
          <w:szCs w:val="24"/>
          <w:shd w:val="clear" w:color="auto" w:fill="FFFFFF"/>
        </w:rPr>
        <w:t> </w:t>
      </w:r>
      <w:r w:rsidR="00B733EE" w:rsidRPr="000F4D44">
        <w:rPr>
          <w:rFonts w:ascii="David" w:hAnsi="David" w:cs="David"/>
          <w:sz w:val="24"/>
          <w:szCs w:val="24"/>
          <w:shd w:val="clear" w:color="auto" w:fill="FFFFFF"/>
          <w:rtl/>
        </w:rPr>
        <w:t>הגוף. לחלופין, כאשר הפונצ'ו עשוי מחומר עמיד בפני</w:t>
      </w:r>
      <w:r w:rsidR="00B733EE" w:rsidRPr="000F4D44">
        <w:rPr>
          <w:rStyle w:val="apple-converted-space"/>
          <w:rFonts w:ascii="David" w:hAnsi="David" w:cs="David"/>
          <w:sz w:val="24"/>
          <w:szCs w:val="24"/>
          <w:shd w:val="clear" w:color="auto" w:fill="FFFFFF"/>
          <w:rtl/>
        </w:rPr>
        <w:t> </w:t>
      </w:r>
      <w:hyperlink r:id="rId7" w:tooltip="מים" w:history="1">
        <w:r w:rsidR="00B733EE" w:rsidRPr="000F4D44">
          <w:rPr>
            <w:rStyle w:val="Hyperlink"/>
            <w:rFonts w:ascii="David" w:hAnsi="David" w:cs="David"/>
            <w:color w:val="auto"/>
            <w:sz w:val="24"/>
            <w:szCs w:val="24"/>
            <w:u w:val="none"/>
            <w:shd w:val="clear" w:color="auto" w:fill="FFFFFF"/>
            <w:rtl/>
          </w:rPr>
          <w:t>מים</w:t>
        </w:r>
      </w:hyperlink>
      <w:r w:rsidR="00B733EE" w:rsidRPr="000F4D44">
        <w:rPr>
          <w:rFonts w:ascii="David" w:hAnsi="David" w:cs="David"/>
          <w:sz w:val="24"/>
          <w:szCs w:val="24"/>
          <w:shd w:val="clear" w:color="auto" w:fill="FFFFFF"/>
        </w:rPr>
        <w:t xml:space="preserve">, </w:t>
      </w:r>
      <w:r w:rsidR="00B733EE" w:rsidRPr="000F4D44">
        <w:rPr>
          <w:rFonts w:ascii="David" w:hAnsi="David" w:cs="David"/>
          <w:sz w:val="24"/>
          <w:szCs w:val="24"/>
          <w:shd w:val="clear" w:color="auto" w:fill="FFFFFF"/>
          <w:rtl/>
        </w:rPr>
        <w:t>תכליתו היא שמירה על יובש הגוף כאשר יורד</w:t>
      </w:r>
      <w:r w:rsidR="00B733EE" w:rsidRPr="000F4D44">
        <w:rPr>
          <w:rStyle w:val="apple-converted-space"/>
          <w:rFonts w:ascii="David" w:hAnsi="David" w:cs="David"/>
          <w:sz w:val="24"/>
          <w:szCs w:val="24"/>
          <w:shd w:val="clear" w:color="auto" w:fill="FFFFFF"/>
          <w:rtl/>
        </w:rPr>
        <w:t> </w:t>
      </w:r>
      <w:hyperlink r:id="rId8" w:tooltip="גשם" w:history="1">
        <w:r w:rsidR="00B733EE" w:rsidRPr="000F4D44">
          <w:rPr>
            <w:rStyle w:val="Hyperlink"/>
            <w:rFonts w:ascii="David" w:hAnsi="David" w:cs="David"/>
            <w:color w:val="auto"/>
            <w:sz w:val="24"/>
            <w:szCs w:val="24"/>
            <w:u w:val="none"/>
            <w:shd w:val="clear" w:color="auto" w:fill="FFFFFF"/>
            <w:rtl/>
          </w:rPr>
          <w:t>גשם</w:t>
        </w:r>
      </w:hyperlink>
      <w:r w:rsidR="00B733EE" w:rsidRPr="000F4D44">
        <w:rPr>
          <w:rFonts w:ascii="David" w:hAnsi="David" w:cs="David"/>
          <w:sz w:val="24"/>
          <w:szCs w:val="24"/>
          <w:shd w:val="clear" w:color="auto" w:fill="FFFFFF"/>
        </w:rPr>
        <w:t xml:space="preserve">. </w:t>
      </w:r>
      <w:r w:rsidR="00B733EE" w:rsidRPr="000F4D44">
        <w:rPr>
          <w:rFonts w:ascii="David" w:hAnsi="David" w:cs="David"/>
          <w:sz w:val="24"/>
          <w:szCs w:val="24"/>
          <w:shd w:val="clear" w:color="auto" w:fill="FFFFFF"/>
          <w:rtl/>
        </w:rPr>
        <w:t>במהותו מדובר ביריעת</w:t>
      </w:r>
      <w:r w:rsidR="00B733EE" w:rsidRPr="000F4D44">
        <w:rPr>
          <w:rStyle w:val="apple-converted-space"/>
          <w:rFonts w:ascii="David" w:hAnsi="David" w:cs="David"/>
          <w:sz w:val="24"/>
          <w:szCs w:val="24"/>
          <w:shd w:val="clear" w:color="auto" w:fill="FFFFFF"/>
          <w:rtl/>
        </w:rPr>
        <w:t> </w:t>
      </w:r>
      <w:hyperlink r:id="rId9" w:tooltip="בד" w:history="1">
        <w:r w:rsidR="00B733EE" w:rsidRPr="000F4D44">
          <w:rPr>
            <w:rStyle w:val="Hyperlink"/>
            <w:rFonts w:ascii="David" w:hAnsi="David" w:cs="David"/>
            <w:color w:val="auto"/>
            <w:sz w:val="24"/>
            <w:szCs w:val="24"/>
            <w:u w:val="none"/>
            <w:shd w:val="clear" w:color="auto" w:fill="FFFFFF"/>
            <w:rtl/>
          </w:rPr>
          <w:t>בד</w:t>
        </w:r>
      </w:hyperlink>
      <w:r w:rsidR="00B733EE" w:rsidRPr="000F4D44">
        <w:rPr>
          <w:rStyle w:val="apple-converted-space"/>
          <w:rFonts w:ascii="David" w:hAnsi="David" w:cs="David"/>
          <w:sz w:val="24"/>
          <w:szCs w:val="24"/>
          <w:shd w:val="clear" w:color="auto" w:fill="FFFFFF"/>
        </w:rPr>
        <w:t> </w:t>
      </w:r>
      <w:r w:rsidR="00B733EE" w:rsidRPr="000F4D44">
        <w:rPr>
          <w:rFonts w:ascii="David" w:hAnsi="David" w:cs="David"/>
          <w:sz w:val="24"/>
          <w:szCs w:val="24"/>
          <w:shd w:val="clear" w:color="auto" w:fill="FFFFFF"/>
          <w:rtl/>
        </w:rPr>
        <w:t>או חומר אחר גדולה ובה פתח ל</w:t>
      </w:r>
      <w:hyperlink r:id="rId10" w:tooltip="ראש" w:history="1">
        <w:r w:rsidR="00B733EE" w:rsidRPr="000F4D44">
          <w:rPr>
            <w:rStyle w:val="Hyperlink"/>
            <w:rFonts w:ascii="David" w:hAnsi="David" w:cs="David"/>
            <w:color w:val="auto"/>
            <w:sz w:val="24"/>
            <w:szCs w:val="24"/>
            <w:u w:val="none"/>
            <w:shd w:val="clear" w:color="auto" w:fill="FFFFFF"/>
            <w:rtl/>
          </w:rPr>
          <w:t>ראש</w:t>
        </w:r>
      </w:hyperlink>
      <w:r w:rsidR="00B733EE" w:rsidRPr="000F4D44">
        <w:rPr>
          <w:rFonts w:ascii="David" w:hAnsi="David" w:cs="David"/>
          <w:sz w:val="24"/>
          <w:szCs w:val="24"/>
          <w:shd w:val="clear" w:color="auto" w:fill="FFFFFF"/>
        </w:rPr>
        <w:t xml:space="preserve">, </w:t>
      </w:r>
      <w:r w:rsidR="00B733EE" w:rsidRPr="000F4D44">
        <w:rPr>
          <w:rFonts w:ascii="David" w:hAnsi="David" w:cs="David"/>
          <w:sz w:val="24"/>
          <w:szCs w:val="24"/>
          <w:shd w:val="clear" w:color="auto" w:fill="FFFFFF"/>
          <w:rtl/>
        </w:rPr>
        <w:t>ולעתים פתחים נוספים ל</w:t>
      </w:r>
      <w:hyperlink r:id="rId11" w:tooltip="יד" w:history="1">
        <w:r w:rsidR="00B733EE" w:rsidRPr="000F4D44">
          <w:rPr>
            <w:rStyle w:val="Hyperlink"/>
            <w:rFonts w:ascii="David" w:hAnsi="David" w:cs="David"/>
            <w:color w:val="auto"/>
            <w:sz w:val="24"/>
            <w:szCs w:val="24"/>
            <w:u w:val="none"/>
            <w:shd w:val="clear" w:color="auto" w:fill="FFFFFF"/>
            <w:rtl/>
          </w:rPr>
          <w:t>ידיים</w:t>
        </w:r>
      </w:hyperlink>
      <w:r w:rsidR="00B733EE" w:rsidRPr="000F4D44">
        <w:rPr>
          <w:rFonts w:ascii="David" w:hAnsi="David" w:cs="David"/>
          <w:sz w:val="24"/>
          <w:szCs w:val="24"/>
          <w:shd w:val="clear" w:color="auto" w:fill="FFFFFF"/>
        </w:rPr>
        <w:t>.</w:t>
      </w:r>
    </w:p>
    <w:p w:rsidR="00B733EE" w:rsidRPr="000F4D44" w:rsidRDefault="00B733EE" w:rsidP="000F4D44">
      <w:pPr>
        <w:spacing w:line="360" w:lineRule="auto"/>
        <w:rPr>
          <w:rFonts w:ascii="David" w:hAnsi="David" w:cs="David"/>
          <w:sz w:val="24"/>
          <w:szCs w:val="24"/>
          <w:rtl/>
        </w:rPr>
      </w:pPr>
      <w:r w:rsidRPr="000F4D44">
        <w:rPr>
          <w:rFonts w:ascii="David" w:hAnsi="David" w:cs="David"/>
          <w:sz w:val="24"/>
          <w:szCs w:val="24"/>
          <w:rtl/>
        </w:rPr>
        <w:t>כיום משמש הפונצ'ו גם כפריט אופנתי. ככזה, הפונצ'ו הוא, בדרך כלל, בעל עיצוב דומה לזה הפשוט והמקורי, אך עשוי מחומרים אחרים ומעוטר בצבעים ועיטורים שנועדו להעניק לו מראה נוח, רפוי ועדכני. אלו עשויים, לעתים קרובות, מצמר או מחוט טווי, ולרוב הם סריגים</w:t>
      </w:r>
    </w:p>
    <w:p w:rsidR="00B733EE" w:rsidRDefault="00B733EE" w:rsidP="000F4D44">
      <w:pPr>
        <w:spacing w:line="360" w:lineRule="auto"/>
        <w:rPr>
          <w:ins w:id="50" w:author="מנהל" w:date="2016-03-25T13:17:00Z"/>
          <w:rFonts w:ascii="David" w:hAnsi="David" w:cs="David" w:hint="cs"/>
          <w:sz w:val="24"/>
          <w:szCs w:val="24"/>
          <w:rtl/>
        </w:rPr>
      </w:pPr>
      <w:r w:rsidRPr="000F4D44">
        <w:rPr>
          <w:rFonts w:ascii="David" w:hAnsi="David" w:cs="David"/>
          <w:sz w:val="24"/>
          <w:szCs w:val="24"/>
          <w:rtl/>
        </w:rPr>
        <w:t>בעוד שהפונצ'ו מהווה פריט לבוש מסורתי בחלקים נרחבים מהעולם, הוא גם נכנס לשימוש סטנדרטי בצבאות רבים</w:t>
      </w:r>
      <w:r w:rsidR="000F4D44" w:rsidRPr="000F4D44">
        <w:rPr>
          <w:rFonts w:ascii="David" w:hAnsi="David" w:cs="David"/>
          <w:sz w:val="24"/>
          <w:szCs w:val="24"/>
          <w:rtl/>
        </w:rPr>
        <w:t xml:space="preserve">. </w:t>
      </w:r>
      <w:r w:rsidRPr="000F4D44">
        <w:rPr>
          <w:rFonts w:ascii="David" w:hAnsi="David" w:cs="David"/>
          <w:sz w:val="24"/>
          <w:szCs w:val="24"/>
          <w:rtl/>
        </w:rPr>
        <w:t xml:space="preserve">השכמייה שמשה לראשונה על בסיס קבוע כדי ב -1850 עבור כוחות צבא ארה"ב. השימוש היה עבור מעיל גשם או כסדין לשינה. </w:t>
      </w:r>
      <w:r w:rsidR="000F4D44" w:rsidRPr="000F4D44">
        <w:rPr>
          <w:rFonts w:ascii="David" w:hAnsi="David" w:cs="David"/>
          <w:sz w:val="24"/>
          <w:szCs w:val="24"/>
          <w:rtl/>
        </w:rPr>
        <w:t xml:space="preserve">שימש לעוסקים בספורט. </w:t>
      </w:r>
      <w:r w:rsidRPr="000F4D44">
        <w:rPr>
          <w:rFonts w:ascii="David" w:hAnsi="David" w:cs="David"/>
          <w:sz w:val="24"/>
          <w:szCs w:val="24"/>
          <w:rtl/>
        </w:rPr>
        <w:t>בגדים אלו נמצאים בשימוש על ידי ציידים כמו כן, מחנאים, וצוותי החילוץ.</w:t>
      </w:r>
    </w:p>
    <w:p w:rsidR="00C833CC" w:rsidRDefault="00C833CC" w:rsidP="000F4D44">
      <w:pPr>
        <w:spacing w:line="360" w:lineRule="auto"/>
        <w:rPr>
          <w:ins w:id="51" w:author="מנהל" w:date="2016-03-25T13:17:00Z"/>
          <w:rFonts w:ascii="David" w:hAnsi="David" w:cs="David" w:hint="cs"/>
          <w:sz w:val="24"/>
          <w:szCs w:val="24"/>
          <w:rtl/>
        </w:rPr>
      </w:pPr>
    </w:p>
    <w:p w:rsidR="00C833CC" w:rsidRPr="002A5DAA" w:rsidRDefault="00C833CC" w:rsidP="00C833CC">
      <w:pPr>
        <w:spacing w:line="360" w:lineRule="auto"/>
        <w:rPr>
          <w:ins w:id="52" w:author="מנהל" w:date="2016-03-25T13:17:00Z"/>
          <w:rFonts w:ascii="David" w:hAnsi="David" w:cs="David" w:hint="cs"/>
          <w:b/>
          <w:bCs/>
          <w:sz w:val="24"/>
          <w:szCs w:val="24"/>
          <w:rtl/>
          <w:rPrChange w:id="53" w:author="מנהל" w:date="2016-03-25T13:33:00Z">
            <w:rPr>
              <w:ins w:id="54" w:author="מנהל" w:date="2016-03-25T13:17:00Z"/>
              <w:rFonts w:ascii="David" w:hAnsi="David" w:cs="David" w:hint="cs"/>
              <w:sz w:val="24"/>
              <w:szCs w:val="24"/>
              <w:rtl/>
            </w:rPr>
          </w:rPrChange>
        </w:rPr>
      </w:pPr>
      <w:ins w:id="55" w:author="מנהל" w:date="2016-03-25T13:17:00Z">
        <w:r w:rsidRPr="002A5DAA">
          <w:rPr>
            <w:rFonts w:ascii="David" w:hAnsi="David" w:cs="David" w:hint="cs"/>
            <w:b/>
            <w:bCs/>
            <w:sz w:val="24"/>
            <w:szCs w:val="24"/>
            <w:rtl/>
            <w:rPrChange w:id="56" w:author="מנהל" w:date="2016-03-25T13:33:00Z">
              <w:rPr>
                <w:rFonts w:ascii="David" w:hAnsi="David" w:cs="David" w:hint="cs"/>
                <w:sz w:val="24"/>
                <w:szCs w:val="24"/>
                <w:rtl/>
              </w:rPr>
            </w:rPrChange>
          </w:rPr>
          <w:t xml:space="preserve">כיצד להכין </w:t>
        </w:r>
        <w:proofErr w:type="spellStart"/>
        <w:r w:rsidRPr="002A5DAA">
          <w:rPr>
            <w:rFonts w:ascii="David" w:hAnsi="David" w:cs="David" w:hint="cs"/>
            <w:b/>
            <w:bCs/>
            <w:sz w:val="24"/>
            <w:szCs w:val="24"/>
            <w:rtl/>
            <w:rPrChange w:id="57" w:author="מנהל" w:date="2016-03-25T13:33:00Z">
              <w:rPr>
                <w:rFonts w:ascii="David" w:hAnsi="David" w:cs="David" w:hint="cs"/>
                <w:sz w:val="24"/>
                <w:szCs w:val="24"/>
                <w:rtl/>
              </w:rPr>
            </w:rPrChange>
          </w:rPr>
          <w:t>פונצו</w:t>
        </w:r>
        <w:proofErr w:type="spellEnd"/>
        <w:r w:rsidRPr="002A5DAA">
          <w:rPr>
            <w:rFonts w:ascii="David" w:hAnsi="David" w:cs="David" w:hint="cs"/>
            <w:b/>
            <w:bCs/>
            <w:sz w:val="24"/>
            <w:szCs w:val="24"/>
            <w:rtl/>
            <w:rPrChange w:id="58" w:author="מנהל" w:date="2016-03-25T13:33:00Z">
              <w:rPr>
                <w:rFonts w:ascii="David" w:hAnsi="David" w:cs="David" w:hint="cs"/>
                <w:sz w:val="24"/>
                <w:szCs w:val="24"/>
                <w:rtl/>
              </w:rPr>
            </w:rPrChange>
          </w:rPr>
          <w:t>?</w:t>
        </w:r>
      </w:ins>
    </w:p>
    <w:p w:rsidR="00C833CC" w:rsidRDefault="00C833CC" w:rsidP="00C833CC">
      <w:pPr>
        <w:spacing w:line="360" w:lineRule="auto"/>
        <w:rPr>
          <w:ins w:id="59" w:author="מנהל" w:date="2016-03-25T13:17:00Z"/>
          <w:rFonts w:ascii="David" w:hAnsi="David" w:cs="David" w:hint="cs"/>
          <w:sz w:val="24"/>
          <w:szCs w:val="24"/>
          <w:rtl/>
        </w:rPr>
      </w:pPr>
      <w:ins w:id="60" w:author="מנהל" w:date="2016-03-25T13:17:00Z">
        <w:r>
          <w:rPr>
            <w:rFonts w:ascii="David" w:hAnsi="David" w:cs="David" w:hint="cs"/>
            <w:sz w:val="24"/>
            <w:szCs w:val="24"/>
            <w:rtl/>
          </w:rPr>
          <w:t xml:space="preserve"> כתבי הוראות והוסיפי תמונות הדרכה</w:t>
        </w:r>
      </w:ins>
    </w:p>
    <w:p w:rsidR="00C833CC" w:rsidRPr="000F4D44" w:rsidRDefault="00C833CC" w:rsidP="000F4D44">
      <w:pPr>
        <w:spacing w:line="360" w:lineRule="auto"/>
        <w:rPr>
          <w:rFonts w:ascii="David" w:hAnsi="David" w:cs="David"/>
          <w:sz w:val="24"/>
          <w:szCs w:val="24"/>
          <w:rtl/>
        </w:rPr>
      </w:pPr>
      <w:ins w:id="61" w:author="מנהל" w:date="2016-03-25T13:17:00Z">
        <w:r>
          <w:rPr>
            <w:noProof/>
          </w:rPr>
          <w:lastRenderedPageBreak/>
          <w:drawing>
            <wp:inline distT="0" distB="0" distL="0" distR="0" wp14:anchorId="3FE67349" wp14:editId="1866D304">
              <wp:extent cx="2491740" cy="1742589"/>
              <wp:effectExtent l="0" t="0" r="381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l="19913" t="18759" r="58009" b="29774"/>
                      <a:stretch/>
                    </pic:blipFill>
                    <pic:spPr bwMode="auto">
                      <a:xfrm>
                        <a:off x="0" y="0"/>
                        <a:ext cx="2488744" cy="1740493"/>
                      </a:xfrm>
                      <a:prstGeom prst="rect">
                        <a:avLst/>
                      </a:prstGeom>
                      <a:ln>
                        <a:noFill/>
                      </a:ln>
                      <a:extLst>
                        <a:ext uri="{53640926-AAD7-44D8-BBD7-CCE9431645EC}">
                          <a14:shadowObscured xmlns:a14="http://schemas.microsoft.com/office/drawing/2010/main"/>
                        </a:ext>
                      </a:extLst>
                    </pic:spPr>
                  </pic:pic>
                </a:graphicData>
              </a:graphic>
            </wp:inline>
          </w:drawing>
        </w:r>
      </w:ins>
    </w:p>
    <w:p w:rsidR="00B733EE" w:rsidRPr="000F4D44" w:rsidRDefault="00B733EE" w:rsidP="000F4D44">
      <w:pPr>
        <w:spacing w:line="360" w:lineRule="auto"/>
        <w:rPr>
          <w:rFonts w:ascii="David" w:hAnsi="David" w:cs="David"/>
          <w:sz w:val="24"/>
          <w:szCs w:val="24"/>
          <w:rtl/>
        </w:rPr>
      </w:pPr>
    </w:p>
    <w:p w:rsidR="000F4D44" w:rsidRDefault="000F4D44" w:rsidP="000F4D44">
      <w:pPr>
        <w:spacing w:line="360" w:lineRule="auto"/>
        <w:rPr>
          <w:ins w:id="62" w:author="מנהל" w:date="2016-03-25T13:33:00Z"/>
          <w:rFonts w:ascii="David" w:hAnsi="David" w:cs="David" w:hint="cs"/>
          <w:b/>
          <w:bCs/>
          <w:sz w:val="24"/>
          <w:szCs w:val="24"/>
          <w:u w:val="single"/>
          <w:rtl/>
        </w:rPr>
      </w:pPr>
      <w:r w:rsidRPr="00DE5DDF">
        <w:rPr>
          <w:rFonts w:ascii="David" w:hAnsi="David" w:cs="David"/>
          <w:b/>
          <w:bCs/>
          <w:sz w:val="24"/>
          <w:szCs w:val="24"/>
          <w:u w:val="single"/>
          <w:rtl/>
        </w:rPr>
        <w:t>סומבררו</w:t>
      </w:r>
    </w:p>
    <w:p w:rsidR="002A5DAA" w:rsidRPr="00DE5DDF" w:rsidRDefault="002A5DAA" w:rsidP="000F4D44">
      <w:pPr>
        <w:spacing w:line="360" w:lineRule="auto"/>
        <w:rPr>
          <w:rFonts w:ascii="David" w:hAnsi="David" w:cs="David"/>
          <w:b/>
          <w:bCs/>
          <w:sz w:val="24"/>
          <w:szCs w:val="24"/>
          <w:u w:val="single"/>
          <w:rtl/>
        </w:rPr>
      </w:pPr>
      <w:ins w:id="63" w:author="מנהל" w:date="2016-03-25T13:33:00Z">
        <w:r>
          <w:rPr>
            <w:rFonts w:ascii="David" w:hAnsi="David" w:cs="David" w:hint="cs"/>
            <w:b/>
            <w:bCs/>
            <w:sz w:val="24"/>
            <w:szCs w:val="24"/>
            <w:u w:val="single"/>
            <w:rtl/>
          </w:rPr>
          <w:t xml:space="preserve">מהו סומבררו? </w:t>
        </w:r>
      </w:ins>
    </w:p>
    <w:p w:rsidR="000F4D44" w:rsidRPr="000F4D44" w:rsidRDefault="002A5DAA" w:rsidP="003032E3">
      <w:pPr>
        <w:spacing w:line="360" w:lineRule="auto"/>
        <w:rPr>
          <w:rFonts w:ascii="David" w:hAnsi="David" w:cs="David"/>
          <w:sz w:val="24"/>
          <w:szCs w:val="24"/>
          <w:rtl/>
        </w:rPr>
      </w:pPr>
      <w:hyperlink r:id="rId13" w:tooltip="כובע" w:history="1">
        <w:r w:rsidR="000F4D44" w:rsidRPr="000F4D44">
          <w:rPr>
            <w:rStyle w:val="Hyperlink"/>
            <w:rFonts w:ascii="David" w:hAnsi="David" w:cs="David"/>
            <w:color w:val="auto"/>
            <w:sz w:val="24"/>
            <w:szCs w:val="24"/>
            <w:u w:val="none"/>
            <w:shd w:val="clear" w:color="auto" w:fill="FFFFFF"/>
            <w:rtl/>
          </w:rPr>
          <w:t>כובע</w:t>
        </w:r>
      </w:hyperlink>
      <w:r w:rsidR="000F4D44" w:rsidRPr="000F4D44">
        <w:rPr>
          <w:rStyle w:val="apple-converted-space"/>
          <w:rFonts w:ascii="David" w:hAnsi="David" w:cs="David"/>
          <w:sz w:val="24"/>
          <w:szCs w:val="24"/>
          <w:shd w:val="clear" w:color="auto" w:fill="FFFFFF"/>
        </w:rPr>
        <w:t> </w:t>
      </w:r>
      <w:hyperlink r:id="rId14" w:tooltip="מקסיקו" w:history="1">
        <w:r w:rsidR="000F4D44" w:rsidRPr="000F4D44">
          <w:rPr>
            <w:rStyle w:val="Hyperlink"/>
            <w:rFonts w:ascii="David" w:hAnsi="David" w:cs="David"/>
            <w:color w:val="auto"/>
            <w:sz w:val="24"/>
            <w:szCs w:val="24"/>
            <w:u w:val="none"/>
            <w:shd w:val="clear" w:color="auto" w:fill="FFFFFF"/>
            <w:rtl/>
          </w:rPr>
          <w:t>מקסיקני</w:t>
        </w:r>
      </w:hyperlink>
      <w:r w:rsidR="000F4D44" w:rsidRPr="000F4D44">
        <w:rPr>
          <w:rStyle w:val="apple-converted-space"/>
          <w:rFonts w:ascii="David" w:hAnsi="David" w:cs="David"/>
          <w:sz w:val="24"/>
          <w:szCs w:val="24"/>
          <w:shd w:val="clear" w:color="auto" w:fill="FFFFFF"/>
        </w:rPr>
        <w:t> </w:t>
      </w:r>
      <w:r w:rsidR="000F4D44" w:rsidRPr="000F4D44">
        <w:rPr>
          <w:rFonts w:ascii="David" w:hAnsi="David" w:cs="David"/>
          <w:sz w:val="24"/>
          <w:szCs w:val="24"/>
          <w:shd w:val="clear" w:color="auto" w:fill="FFFFFF"/>
          <w:rtl/>
        </w:rPr>
        <w:t>בעל כיפה גבוהה ושוליים רחבים מאוד, שבשימושו המקורי נועד להגן על האיכר החובש אותו מפני</w:t>
      </w:r>
      <w:r w:rsidR="000F4D44" w:rsidRPr="000F4D44">
        <w:rPr>
          <w:rStyle w:val="apple-converted-space"/>
          <w:rFonts w:ascii="David" w:hAnsi="David" w:cs="David"/>
          <w:sz w:val="24"/>
          <w:szCs w:val="24"/>
          <w:shd w:val="clear" w:color="auto" w:fill="FFFFFF"/>
          <w:rtl/>
        </w:rPr>
        <w:t> </w:t>
      </w:r>
      <w:hyperlink r:id="rId15" w:tooltip="השמש" w:history="1">
        <w:r w:rsidR="000F4D44" w:rsidRPr="000F4D44">
          <w:rPr>
            <w:rStyle w:val="Hyperlink"/>
            <w:rFonts w:ascii="David" w:hAnsi="David" w:cs="David"/>
            <w:color w:val="auto"/>
            <w:sz w:val="24"/>
            <w:szCs w:val="24"/>
            <w:u w:val="none"/>
            <w:shd w:val="clear" w:color="auto" w:fill="FFFFFF"/>
            <w:rtl/>
          </w:rPr>
          <w:t>השמש</w:t>
        </w:r>
      </w:hyperlink>
      <w:r w:rsidR="000F4D44" w:rsidRPr="0080593B">
        <w:rPr>
          <w:rFonts w:ascii="David" w:hAnsi="David" w:cs="David"/>
          <w:sz w:val="24"/>
          <w:szCs w:val="24"/>
          <w:shd w:val="clear" w:color="auto" w:fill="FFFFFF"/>
        </w:rPr>
        <w:t xml:space="preserve">. </w:t>
      </w:r>
      <w:r w:rsidR="000F4D44" w:rsidRPr="0080593B">
        <w:rPr>
          <w:rFonts w:ascii="David" w:hAnsi="David" w:cs="David"/>
          <w:sz w:val="24"/>
          <w:szCs w:val="24"/>
          <w:shd w:val="clear" w:color="auto" w:fill="FFFFFF"/>
          <w:rtl/>
        </w:rPr>
        <w:t>הסומבררו הפך לסמל מקסיקני לאומי ותרבותי, והוא משמש לעתים קרובות בחגיגות המקסיקניות המסורתיות,</w:t>
      </w:r>
      <w:r w:rsidR="000F4D44" w:rsidRPr="000F4D44">
        <w:rPr>
          <w:rFonts w:ascii="David" w:hAnsi="David" w:cs="David"/>
          <w:sz w:val="24"/>
          <w:szCs w:val="24"/>
          <w:shd w:val="clear" w:color="auto" w:fill="FFFFFF"/>
          <w:rtl/>
        </w:rPr>
        <w:t xml:space="preserve"> בעיקר על ידי הקהילות מחוץ למקסיקו</w:t>
      </w:r>
      <w:r w:rsidR="000F4D44" w:rsidRPr="000F4D44">
        <w:rPr>
          <w:rFonts w:ascii="David" w:hAnsi="David" w:cs="David"/>
          <w:sz w:val="24"/>
          <w:szCs w:val="24"/>
          <w:shd w:val="clear" w:color="auto" w:fill="FFFFFF"/>
        </w:rPr>
        <w:t>.</w:t>
      </w:r>
    </w:p>
    <w:p w:rsidR="000F4D44" w:rsidRPr="000F4D44" w:rsidRDefault="000F4D44" w:rsidP="000F01B6">
      <w:pPr>
        <w:spacing w:line="360" w:lineRule="auto"/>
        <w:rPr>
          <w:rFonts w:ascii="David" w:hAnsi="David" w:cs="David" w:hint="cs"/>
          <w:sz w:val="24"/>
          <w:szCs w:val="24"/>
          <w:rtl/>
        </w:rPr>
      </w:pPr>
      <w:r w:rsidRPr="000F4D44">
        <w:rPr>
          <w:rFonts w:ascii="David" w:hAnsi="David" w:cs="David"/>
          <w:sz w:val="24"/>
          <w:szCs w:val="24"/>
          <w:rtl/>
        </w:rPr>
        <w:t>סומבררו היא המילה </w:t>
      </w:r>
      <w:hyperlink r:id="rId16" w:tooltip="ספרדית" w:history="1">
        <w:r w:rsidRPr="000F4D44">
          <w:rPr>
            <w:rStyle w:val="Hyperlink"/>
            <w:rFonts w:ascii="David" w:hAnsi="David" w:cs="David"/>
            <w:color w:val="auto"/>
            <w:sz w:val="24"/>
            <w:szCs w:val="24"/>
            <w:u w:val="none"/>
            <w:rtl/>
          </w:rPr>
          <w:t>הספרדית</w:t>
        </w:r>
      </w:hyperlink>
      <w:r w:rsidRPr="000F4D44">
        <w:rPr>
          <w:rFonts w:ascii="David" w:hAnsi="David" w:cs="David"/>
          <w:sz w:val="24"/>
          <w:szCs w:val="24"/>
        </w:rPr>
        <w:t> </w:t>
      </w:r>
      <w:r w:rsidRPr="000F4D44">
        <w:rPr>
          <w:rFonts w:ascii="David" w:hAnsi="David" w:cs="David"/>
          <w:sz w:val="24"/>
          <w:szCs w:val="24"/>
          <w:rtl/>
        </w:rPr>
        <w:t>ל"כובע" (מכל סוג שהוא), ומקורה כנראה במילה</w:t>
      </w:r>
      <w:r w:rsidRPr="000F4D44">
        <w:rPr>
          <w:rFonts w:ascii="David" w:hAnsi="David" w:cs="David"/>
          <w:sz w:val="24"/>
          <w:szCs w:val="24"/>
        </w:rPr>
        <w:t xml:space="preserve"> </w:t>
      </w:r>
      <w:proofErr w:type="spellStart"/>
      <w:r w:rsidRPr="000F4D44">
        <w:rPr>
          <w:rFonts w:ascii="David" w:hAnsi="David" w:cs="David"/>
          <w:sz w:val="24"/>
          <w:szCs w:val="24"/>
        </w:rPr>
        <w:t>Sombra</w:t>
      </w:r>
      <w:proofErr w:type="spellEnd"/>
      <w:r w:rsidRPr="000F4D44">
        <w:rPr>
          <w:rFonts w:ascii="David" w:hAnsi="David" w:cs="David"/>
          <w:sz w:val="24"/>
          <w:szCs w:val="24"/>
        </w:rPr>
        <w:t xml:space="preserve"> </w:t>
      </w:r>
      <w:r w:rsidRPr="000F4D44">
        <w:rPr>
          <w:rFonts w:ascii="David" w:hAnsi="David" w:cs="David"/>
          <w:sz w:val="24"/>
          <w:szCs w:val="24"/>
          <w:rtl/>
        </w:rPr>
        <w:t>שמשמעותה "צל". עם זאת, בשימוש בשפות אחרות שאינן ספרדית, במילה סומבררו מתכוונים לכובע המקסיקני הספציפי. דוברי ספרדית מחוץ למקסיקו מתייחסים לכובע הזה כאל</w:t>
      </w:r>
      <w:r w:rsidRPr="000F4D44">
        <w:rPr>
          <w:rFonts w:ascii="David" w:hAnsi="David" w:cs="David"/>
          <w:sz w:val="24"/>
          <w:szCs w:val="24"/>
        </w:rPr>
        <w:t xml:space="preserve"> </w:t>
      </w:r>
      <w:ins w:id="64" w:author="מנהל" w:date="2016-03-25T13:18:00Z">
        <w:r w:rsidR="00C833CC">
          <w:rPr>
            <w:rFonts w:cs="David"/>
            <w:sz w:val="24"/>
            <w:szCs w:val="24"/>
          </w:rPr>
          <w:t xml:space="preserve"> </w:t>
        </w:r>
      </w:ins>
      <w:r w:rsidRPr="000F4D44">
        <w:rPr>
          <w:rFonts w:ascii="David" w:hAnsi="David" w:cs="David"/>
          <w:sz w:val="24"/>
          <w:szCs w:val="24"/>
        </w:rPr>
        <w:t xml:space="preserve">Sombrero </w:t>
      </w:r>
      <w:proofErr w:type="spellStart"/>
      <w:r w:rsidRPr="000F4D44">
        <w:rPr>
          <w:rFonts w:ascii="David" w:hAnsi="David" w:cs="David"/>
          <w:sz w:val="24"/>
          <w:szCs w:val="24"/>
        </w:rPr>
        <w:t>mexicano</w:t>
      </w:r>
      <w:proofErr w:type="spellEnd"/>
      <w:r w:rsidRPr="000F4D44">
        <w:rPr>
          <w:rFonts w:ascii="David" w:hAnsi="David" w:cs="David"/>
          <w:sz w:val="24"/>
          <w:szCs w:val="24"/>
        </w:rPr>
        <w:t xml:space="preserve"> </w:t>
      </w:r>
      <w:r w:rsidRPr="000F4D44">
        <w:rPr>
          <w:rFonts w:ascii="David" w:hAnsi="David" w:cs="David"/>
          <w:sz w:val="24"/>
          <w:szCs w:val="24"/>
          <w:rtl/>
        </w:rPr>
        <w:t>(כובע מקסיקני), להבדיל מסתם כובע</w:t>
      </w:r>
      <w:r w:rsidRPr="000F4D44">
        <w:rPr>
          <w:rFonts w:ascii="David" w:hAnsi="David" w:cs="David"/>
          <w:sz w:val="24"/>
          <w:szCs w:val="24"/>
        </w:rPr>
        <w:t>.</w:t>
      </w:r>
      <w:r w:rsidR="000F01B6">
        <w:rPr>
          <w:rFonts w:ascii="David" w:hAnsi="David" w:cs="David" w:hint="cs"/>
          <w:sz w:val="24"/>
          <w:szCs w:val="24"/>
          <w:rtl/>
        </w:rPr>
        <w:t xml:space="preserve"> </w:t>
      </w:r>
      <w:r w:rsidRPr="0080593B">
        <w:rPr>
          <w:rFonts w:ascii="David" w:hAnsi="David" w:cs="David"/>
          <w:sz w:val="24"/>
          <w:szCs w:val="24"/>
          <w:rtl/>
        </w:rPr>
        <w:t xml:space="preserve">האיכרים חובשים סומבררו עשוי קש, בעוד </w:t>
      </w:r>
      <w:r w:rsidR="000F01B6" w:rsidRPr="0080593B">
        <w:rPr>
          <w:rFonts w:ascii="David" w:hAnsi="David" w:cs="David"/>
          <w:sz w:val="24"/>
          <w:szCs w:val="24"/>
          <w:rtl/>
        </w:rPr>
        <w:t xml:space="preserve">העשירים חבשו לרוב סומבררו עשוי </w:t>
      </w:r>
      <w:r w:rsidRPr="0080593B">
        <w:rPr>
          <w:rFonts w:ascii="David" w:hAnsi="David" w:cs="David"/>
          <w:sz w:val="24"/>
          <w:szCs w:val="24"/>
          <w:rtl/>
        </w:rPr>
        <w:t>בד. כיום כובעי הסומבררו</w:t>
      </w:r>
      <w:r w:rsidRPr="000F4D44">
        <w:rPr>
          <w:rFonts w:ascii="David" w:hAnsi="David" w:cs="David"/>
          <w:sz w:val="24"/>
          <w:szCs w:val="24"/>
          <w:rtl/>
        </w:rPr>
        <w:t xml:space="preserve"> נפוצים במגוון צבעים ומעוטרים ברקמות ובפי</w:t>
      </w:r>
      <w:r>
        <w:rPr>
          <w:rFonts w:ascii="David" w:hAnsi="David" w:cs="David" w:hint="cs"/>
          <w:sz w:val="24"/>
          <w:szCs w:val="24"/>
          <w:rtl/>
        </w:rPr>
        <w:t>י</w:t>
      </w:r>
      <w:r w:rsidRPr="000F4D44">
        <w:rPr>
          <w:rFonts w:ascii="David" w:hAnsi="David" w:cs="David"/>
          <w:sz w:val="24"/>
          <w:szCs w:val="24"/>
          <w:rtl/>
        </w:rPr>
        <w:t>טים, מחירם עממי ומרביתם משווקים כקישוט לתלייה על הקיר וכמזכרות לתיירים.</w:t>
      </w:r>
      <w:r>
        <w:rPr>
          <w:rFonts w:ascii="David" w:hAnsi="David" w:cs="David" w:hint="cs"/>
          <w:sz w:val="24"/>
          <w:szCs w:val="24"/>
          <w:rtl/>
        </w:rPr>
        <w:t xml:space="preserve"> </w:t>
      </w:r>
      <w:r w:rsidRPr="00C833CC">
        <w:rPr>
          <w:rFonts w:ascii="David" w:hAnsi="David" w:cs="David"/>
          <w:sz w:val="24"/>
          <w:szCs w:val="24"/>
          <w:highlight w:val="yellow"/>
          <w:rtl/>
          <w:rPrChange w:id="65" w:author="מנהל" w:date="2016-03-25T13:18:00Z">
            <w:rPr>
              <w:rFonts w:ascii="David" w:hAnsi="David" w:cs="David"/>
              <w:sz w:val="24"/>
              <w:szCs w:val="24"/>
              <w:rtl/>
            </w:rPr>
          </w:rPrChange>
        </w:rPr>
        <w:t xml:space="preserve">מקור הכובע של הבוקרים </w:t>
      </w:r>
      <w:proofErr w:type="spellStart"/>
      <w:r w:rsidRPr="00C833CC">
        <w:rPr>
          <w:rFonts w:ascii="David" w:hAnsi="David" w:cs="David"/>
          <w:sz w:val="24"/>
          <w:szCs w:val="24"/>
          <w:highlight w:val="yellow"/>
          <w:rtl/>
          <w:rPrChange w:id="66" w:author="מנהל" w:date="2016-03-25T13:18:00Z">
            <w:rPr>
              <w:rFonts w:ascii="David" w:hAnsi="David" w:cs="David"/>
              <w:sz w:val="24"/>
              <w:szCs w:val="24"/>
              <w:rtl/>
            </w:rPr>
          </w:rPrChange>
        </w:rPr>
        <w:t>בסומבררו</w:t>
      </w:r>
      <w:r w:rsidRPr="000F4D44">
        <w:rPr>
          <w:rFonts w:ascii="David" w:hAnsi="David" w:cs="David"/>
          <w:sz w:val="24"/>
          <w:szCs w:val="24"/>
          <w:rtl/>
        </w:rPr>
        <w:t>.</w:t>
      </w:r>
      <w:ins w:id="67" w:author="מנהל" w:date="2016-03-25T13:19:00Z">
        <w:r w:rsidR="00C833CC">
          <w:rPr>
            <w:rFonts w:ascii="David" w:hAnsi="David" w:cs="David" w:hint="cs"/>
            <w:sz w:val="24"/>
            <w:szCs w:val="24"/>
            <w:rtl/>
          </w:rPr>
          <w:t>לא</w:t>
        </w:r>
        <w:proofErr w:type="spellEnd"/>
        <w:r w:rsidR="00C833CC">
          <w:rPr>
            <w:rFonts w:ascii="David" w:hAnsi="David" w:cs="David" w:hint="cs"/>
            <w:sz w:val="24"/>
            <w:szCs w:val="24"/>
            <w:rtl/>
          </w:rPr>
          <w:t xml:space="preserve"> שייך לכאן.</w:t>
        </w:r>
      </w:ins>
    </w:p>
    <w:p w:rsidR="00C833CC" w:rsidRPr="002A5DAA" w:rsidRDefault="00C833CC" w:rsidP="004F7D86">
      <w:pPr>
        <w:spacing w:line="360" w:lineRule="auto"/>
        <w:rPr>
          <w:ins w:id="68" w:author="מנהל" w:date="2016-03-25T13:20:00Z"/>
          <w:rFonts w:ascii="David" w:hAnsi="David" w:cs="David" w:hint="cs"/>
          <w:b/>
          <w:bCs/>
          <w:sz w:val="24"/>
          <w:szCs w:val="24"/>
          <w:rtl/>
          <w:rPrChange w:id="69" w:author="מנהל" w:date="2016-03-25T13:33:00Z">
            <w:rPr>
              <w:ins w:id="70" w:author="מנהל" w:date="2016-03-25T13:20:00Z"/>
              <w:rFonts w:ascii="David" w:hAnsi="David" w:cs="David" w:hint="cs"/>
              <w:sz w:val="24"/>
              <w:szCs w:val="24"/>
              <w:rtl/>
            </w:rPr>
          </w:rPrChange>
        </w:rPr>
      </w:pPr>
      <w:ins w:id="71" w:author="מנהל" w:date="2016-03-25T13:20:00Z">
        <w:r w:rsidRPr="002A5DAA">
          <w:rPr>
            <w:rFonts w:ascii="David" w:hAnsi="David" w:cs="David" w:hint="cs"/>
            <w:b/>
            <w:bCs/>
            <w:sz w:val="24"/>
            <w:szCs w:val="24"/>
            <w:rtl/>
            <w:rPrChange w:id="72" w:author="מנהל" w:date="2016-03-25T13:33:00Z">
              <w:rPr>
                <w:rFonts w:ascii="David" w:hAnsi="David" w:cs="David" w:hint="cs"/>
                <w:sz w:val="24"/>
                <w:szCs w:val="24"/>
                <w:rtl/>
              </w:rPr>
            </w:rPrChange>
          </w:rPr>
          <w:t>תהליך ייצור כובע סומבררו</w:t>
        </w:r>
      </w:ins>
    </w:p>
    <w:p w:rsidR="00C833CC" w:rsidRDefault="00C833CC" w:rsidP="00C833CC">
      <w:pPr>
        <w:spacing w:line="360" w:lineRule="auto"/>
        <w:rPr>
          <w:ins w:id="73" w:author="מנהל" w:date="2016-03-25T13:20:00Z"/>
          <w:rFonts w:ascii="David" w:hAnsi="David" w:cs="David" w:hint="cs"/>
          <w:sz w:val="24"/>
          <w:szCs w:val="24"/>
          <w:rtl/>
        </w:rPr>
      </w:pPr>
      <w:ins w:id="74" w:author="מנהל" w:date="2016-03-25T13:19:00Z">
        <w:r>
          <w:rPr>
            <w:rFonts w:ascii="David" w:hAnsi="David" w:cs="David" w:hint="cs"/>
            <w:sz w:val="24"/>
            <w:szCs w:val="24"/>
            <w:rtl/>
          </w:rPr>
          <w:t xml:space="preserve">חפשי תמונות של תהליך הייצור, של עץ הדקל, של הקש, </w:t>
        </w:r>
      </w:ins>
      <w:r w:rsidR="00C903B8" w:rsidRPr="00C903B8">
        <w:rPr>
          <w:rFonts w:ascii="David" w:hAnsi="David" w:cs="David"/>
          <w:sz w:val="24"/>
          <w:szCs w:val="24"/>
          <w:rtl/>
        </w:rPr>
        <w:t>תהליך ייצור הכובע מרתק</w:t>
      </w:r>
      <w:del w:id="75" w:author="מנהל" w:date="2016-03-25T13:20:00Z">
        <w:r w:rsidR="00C903B8" w:rsidRPr="00C903B8" w:rsidDel="00C833CC">
          <w:rPr>
            <w:rFonts w:ascii="David" w:hAnsi="David" w:cs="David"/>
            <w:sz w:val="24"/>
            <w:szCs w:val="24"/>
            <w:rtl/>
          </w:rPr>
          <w:delText xml:space="preserve"> לא פחות מתהליך הכנת הסיגר</w:delText>
        </w:r>
      </w:del>
      <w:r w:rsidR="00C903B8" w:rsidRPr="00C903B8">
        <w:rPr>
          <w:rFonts w:ascii="David" w:hAnsi="David" w:cs="David"/>
          <w:sz w:val="24"/>
          <w:szCs w:val="24"/>
          <w:rtl/>
        </w:rPr>
        <w:t xml:space="preserve">. </w:t>
      </w:r>
      <w:ins w:id="76" w:author="מנהל" w:date="2016-03-25T13:20:00Z">
        <w:r w:rsidRPr="00C903B8">
          <w:rPr>
            <w:rFonts w:ascii="David" w:hAnsi="David" w:cs="David"/>
            <w:sz w:val="24"/>
            <w:szCs w:val="24"/>
            <w:rtl/>
          </w:rPr>
          <w:t>מקורו</w:t>
        </w:r>
        <w:r w:rsidRPr="00C903B8">
          <w:rPr>
            <w:rFonts w:ascii="David" w:hAnsi="David" w:cs="David"/>
            <w:sz w:val="24"/>
            <w:szCs w:val="24"/>
            <w:rtl/>
          </w:rPr>
          <w:t xml:space="preserve"> </w:t>
        </w:r>
        <w:r>
          <w:rPr>
            <w:rFonts w:ascii="David" w:hAnsi="David" w:cs="David" w:hint="cs"/>
            <w:sz w:val="24"/>
            <w:szCs w:val="24"/>
            <w:rtl/>
          </w:rPr>
          <w:t xml:space="preserve"> של </w:t>
        </w:r>
      </w:ins>
      <w:r w:rsidR="00C903B8" w:rsidRPr="00C903B8">
        <w:rPr>
          <w:rFonts w:ascii="David" w:hAnsi="David" w:cs="David"/>
          <w:sz w:val="24"/>
          <w:szCs w:val="24"/>
          <w:rtl/>
        </w:rPr>
        <w:t xml:space="preserve">חומר הגלם </w:t>
      </w:r>
      <w:ins w:id="77" w:author="מנהל" w:date="2016-03-25T13:20:00Z">
        <w:r>
          <w:rPr>
            <w:rFonts w:ascii="David" w:hAnsi="David" w:cs="David" w:hint="cs"/>
            <w:sz w:val="24"/>
            <w:szCs w:val="24"/>
            <w:rtl/>
          </w:rPr>
          <w:t xml:space="preserve"> להכנת הכובע </w:t>
        </w:r>
      </w:ins>
      <w:del w:id="78" w:author="מנהל" w:date="2016-03-25T13:20:00Z">
        <w:r w:rsidR="00C903B8" w:rsidRPr="00C903B8" w:rsidDel="00C833CC">
          <w:rPr>
            <w:rFonts w:ascii="David" w:hAnsi="David" w:cs="David"/>
            <w:sz w:val="24"/>
            <w:szCs w:val="24"/>
            <w:rtl/>
          </w:rPr>
          <w:delText xml:space="preserve">מקורו </w:delText>
        </w:r>
      </w:del>
      <w:r w:rsidR="00C903B8" w:rsidRPr="00C903B8">
        <w:rPr>
          <w:rFonts w:ascii="David" w:hAnsi="David" w:cs="David"/>
          <w:sz w:val="24"/>
          <w:szCs w:val="24"/>
          <w:rtl/>
        </w:rPr>
        <w:t xml:space="preserve">בזן של עץ דקל הגדל באזור החוף </w:t>
      </w:r>
      <w:proofErr w:type="spellStart"/>
      <w:r w:rsidR="00C903B8" w:rsidRPr="00C903B8">
        <w:rPr>
          <w:rFonts w:ascii="David" w:hAnsi="David" w:cs="David"/>
          <w:sz w:val="24"/>
          <w:szCs w:val="24"/>
          <w:rtl/>
        </w:rPr>
        <w:t>באקוואדור</w:t>
      </w:r>
      <w:proofErr w:type="spellEnd"/>
      <w:r w:rsidR="00C903B8" w:rsidRPr="00C903B8">
        <w:rPr>
          <w:rFonts w:ascii="David" w:hAnsi="David" w:cs="David"/>
          <w:sz w:val="24"/>
          <w:szCs w:val="24"/>
          <w:rtl/>
        </w:rPr>
        <w:t xml:space="preserve">, </w:t>
      </w:r>
      <w:r w:rsidR="004F7D86">
        <w:rPr>
          <w:rFonts w:ascii="David" w:hAnsi="David" w:cs="David"/>
          <w:sz w:val="24"/>
          <w:szCs w:val="24"/>
          <w:rtl/>
        </w:rPr>
        <w:t xml:space="preserve">וממנו מיוצר </w:t>
      </w:r>
      <w:del w:id="79" w:author="מנהל" w:date="2016-03-25T13:20:00Z">
        <w:r w:rsidR="004F7D86" w:rsidDel="00C833CC">
          <w:rPr>
            <w:rFonts w:ascii="David" w:hAnsi="David" w:cs="David"/>
            <w:sz w:val="24"/>
            <w:szCs w:val="24"/>
            <w:rtl/>
          </w:rPr>
          <w:delText>ה</w:delText>
        </w:r>
      </w:del>
      <w:r w:rsidR="004F7D86">
        <w:rPr>
          <w:rFonts w:ascii="David" w:hAnsi="David" w:cs="David"/>
          <w:sz w:val="24"/>
          <w:szCs w:val="24"/>
          <w:rtl/>
        </w:rPr>
        <w:t>קש</w:t>
      </w:r>
      <w:r w:rsidR="004F7D86">
        <w:rPr>
          <w:rFonts w:ascii="David" w:hAnsi="David" w:cs="David" w:hint="cs"/>
          <w:sz w:val="24"/>
          <w:szCs w:val="24"/>
          <w:rtl/>
        </w:rPr>
        <w:t xml:space="preserve">. </w:t>
      </w:r>
    </w:p>
    <w:p w:rsidR="00C833CC" w:rsidRDefault="00C903B8" w:rsidP="00C833CC">
      <w:pPr>
        <w:spacing w:line="360" w:lineRule="auto"/>
        <w:rPr>
          <w:ins w:id="80" w:author="מנהל" w:date="2016-03-25T13:20:00Z"/>
          <w:rFonts w:ascii="David" w:hAnsi="David" w:cs="David" w:hint="cs"/>
          <w:sz w:val="24"/>
          <w:szCs w:val="24"/>
          <w:rtl/>
        </w:rPr>
      </w:pPr>
      <w:r w:rsidRPr="00C903B8">
        <w:rPr>
          <w:rFonts w:ascii="David" w:hAnsi="David" w:cs="David"/>
          <w:sz w:val="24"/>
          <w:szCs w:val="24"/>
          <w:rtl/>
        </w:rPr>
        <w:t>את עלי הדקל קוצצים, מבשלים במשך שעתיים-שלוש במי מלח או במי ים, ולאחר מכן מייבשים את הקש בשמש. את הענפים היבשים מפרידים כדי שיקבלו את צבע הקש.</w:t>
      </w:r>
      <w:r w:rsidR="000F01B6">
        <w:rPr>
          <w:rFonts w:ascii="David" w:hAnsi="David" w:cs="David" w:hint="cs"/>
          <w:sz w:val="24"/>
          <w:szCs w:val="24"/>
          <w:rtl/>
        </w:rPr>
        <w:t xml:space="preserve"> </w:t>
      </w:r>
    </w:p>
    <w:p w:rsidR="00C833CC" w:rsidRDefault="00C903B8" w:rsidP="00C833CC">
      <w:pPr>
        <w:spacing w:line="360" w:lineRule="auto"/>
        <w:rPr>
          <w:ins w:id="81" w:author="מנהל" w:date="2016-03-25T13:22:00Z"/>
          <w:rFonts w:cs="David" w:hint="cs"/>
          <w:sz w:val="24"/>
          <w:szCs w:val="24"/>
          <w:rtl/>
        </w:rPr>
      </w:pPr>
      <w:r w:rsidRPr="00C903B8">
        <w:rPr>
          <w:rFonts w:ascii="David" w:hAnsi="David" w:cs="David"/>
          <w:sz w:val="24"/>
          <w:szCs w:val="24"/>
          <w:rtl/>
        </w:rPr>
        <w:t>ייצור הסומבררו נעשה בעבודת יד, בשזירה או ברקמה בחוט ומחט</w:t>
      </w:r>
      <w:ins w:id="82" w:author="מנהל" w:date="2016-03-25T13:21:00Z">
        <w:r w:rsidR="00C833CC">
          <w:rPr>
            <w:rFonts w:ascii="David" w:hAnsi="David" w:cs="David" w:hint="cs"/>
            <w:sz w:val="24"/>
            <w:szCs w:val="24"/>
            <w:rtl/>
          </w:rPr>
          <w:t xml:space="preserve">: </w:t>
        </w:r>
      </w:ins>
      <w:del w:id="83" w:author="מנהל" w:date="2016-03-25T13:21:00Z">
        <w:r w:rsidRPr="00C903B8" w:rsidDel="00C833CC">
          <w:rPr>
            <w:rFonts w:ascii="David" w:hAnsi="David" w:cs="David"/>
            <w:sz w:val="24"/>
            <w:szCs w:val="24"/>
            <w:rtl/>
          </w:rPr>
          <w:delText xml:space="preserve">. ראשית התהליך </w:delText>
        </w:r>
      </w:del>
      <w:r w:rsidRPr="00C833CC">
        <w:rPr>
          <w:rFonts w:ascii="David" w:hAnsi="David" w:cs="David"/>
          <w:sz w:val="24"/>
          <w:szCs w:val="24"/>
          <w:highlight w:val="yellow"/>
          <w:rtl/>
          <w:rPrChange w:id="84" w:author="מנהל" w:date="2016-03-25T13:22:00Z">
            <w:rPr>
              <w:rFonts w:ascii="David" w:hAnsi="David" w:cs="David"/>
              <w:sz w:val="24"/>
              <w:szCs w:val="24"/>
              <w:rtl/>
            </w:rPr>
          </w:rPrChange>
        </w:rPr>
        <w:t>בעיגול</w:t>
      </w:r>
      <w:r w:rsidRPr="00C903B8">
        <w:rPr>
          <w:rFonts w:ascii="David" w:hAnsi="David" w:cs="David"/>
          <w:sz w:val="24"/>
          <w:szCs w:val="24"/>
          <w:rtl/>
        </w:rPr>
        <w:t xml:space="preserve"> </w:t>
      </w:r>
      <w:r w:rsidRPr="00C833CC">
        <w:rPr>
          <w:rFonts w:ascii="David" w:hAnsi="David" w:cs="David"/>
          <w:sz w:val="24"/>
          <w:szCs w:val="24"/>
          <w:highlight w:val="yellow"/>
          <w:rtl/>
          <w:rPrChange w:id="85" w:author="מנהל" w:date="2016-03-25T13:22:00Z">
            <w:rPr>
              <w:rFonts w:ascii="David" w:hAnsi="David" w:cs="David"/>
              <w:sz w:val="24"/>
              <w:szCs w:val="24"/>
              <w:rtl/>
            </w:rPr>
          </w:rPrChange>
        </w:rPr>
        <w:t>הראש,</w:t>
      </w:r>
      <w:r w:rsidRPr="00C903B8">
        <w:rPr>
          <w:rFonts w:ascii="David" w:hAnsi="David" w:cs="David"/>
          <w:sz w:val="24"/>
          <w:szCs w:val="24"/>
          <w:rtl/>
        </w:rPr>
        <w:t xml:space="preserve"> ואת המגבעת הראשונית מציבים על כ</w:t>
      </w:r>
      <w:ins w:id="86" w:author="מנהל" w:date="2016-03-25T13:21:00Z">
        <w:r w:rsidR="00C833CC">
          <w:rPr>
            <w:rFonts w:ascii="David" w:hAnsi="David" w:cs="David" w:hint="cs"/>
            <w:sz w:val="24"/>
            <w:szCs w:val="24"/>
            <w:rtl/>
          </w:rPr>
          <w:t>ַּ</w:t>
        </w:r>
      </w:ins>
      <w:r w:rsidRPr="00C903B8">
        <w:rPr>
          <w:rFonts w:ascii="David" w:hAnsi="David" w:cs="David"/>
          <w:sz w:val="24"/>
          <w:szCs w:val="24"/>
          <w:rtl/>
        </w:rPr>
        <w:t xml:space="preserve">ן אבן ומכים בה בפטיש עץ מכל צדדיה. לאחר מכן מגהצים אותה במגהץ פחם וצובעים בלבן או בכל צבע אחר שבוחר הלקוח. </w:t>
      </w:r>
      <w:ins w:id="87" w:author="מנהל" w:date="2016-03-25T13:22:00Z">
        <w:r w:rsidR="00C833CC">
          <w:rPr>
            <w:rFonts w:cs="David" w:hint="cs"/>
            <w:sz w:val="24"/>
            <w:szCs w:val="24"/>
            <w:rtl/>
          </w:rPr>
          <w:t xml:space="preserve">מתי יוצרים את </w:t>
        </w:r>
        <w:r w:rsidR="00C833CC" w:rsidRPr="00C833CC">
          <w:rPr>
            <w:rFonts w:cs="David" w:hint="cs"/>
            <w:sz w:val="24"/>
            <w:szCs w:val="24"/>
            <w:highlight w:val="yellow"/>
            <w:rtl/>
            <w:rPrChange w:id="88" w:author="מנהל" w:date="2016-03-25T13:22:00Z">
              <w:rPr>
                <w:rFonts w:cs="David" w:hint="cs"/>
                <w:sz w:val="24"/>
                <w:szCs w:val="24"/>
                <w:rtl/>
              </w:rPr>
            </w:rPrChange>
          </w:rPr>
          <w:t>התיתורה?</w:t>
        </w:r>
        <w:r w:rsidR="00C833CC">
          <w:rPr>
            <w:rFonts w:cs="David" w:hint="cs"/>
            <w:sz w:val="24"/>
            <w:szCs w:val="24"/>
            <w:rtl/>
          </w:rPr>
          <w:t xml:space="preserve"> </w:t>
        </w:r>
      </w:ins>
    </w:p>
    <w:p w:rsidR="00B733EE" w:rsidRDefault="00C903B8" w:rsidP="00C833CC">
      <w:pPr>
        <w:spacing w:line="360" w:lineRule="auto"/>
        <w:rPr>
          <w:rFonts w:ascii="David" w:hAnsi="David" w:cs="David"/>
          <w:sz w:val="24"/>
          <w:szCs w:val="24"/>
          <w:rtl/>
        </w:rPr>
      </w:pPr>
      <w:r w:rsidRPr="00C903B8">
        <w:rPr>
          <w:rFonts w:ascii="David" w:hAnsi="David" w:cs="David"/>
          <w:sz w:val="24"/>
          <w:szCs w:val="24"/>
          <w:rtl/>
        </w:rPr>
        <w:t>ייצורו של הכובע יכול להימשך מיום-יומיים עד חודשיים, תלוי בטיב ובמחיר, הנע בין כמה עשרות לכמה אלפי דולרים. בתום הייצור מקפידים לגהץ את המגבעת כדי שתקבל את עיצובה הסופי וקושרים מסביבה סרט לקישוט. את הכובעים מייצרים לפי גדלים קבועים וגם בהזמנה.</w:t>
      </w:r>
    </w:p>
    <w:p w:rsidR="00DE5DDF" w:rsidRDefault="002A5DAA" w:rsidP="003032E3">
      <w:pPr>
        <w:spacing w:line="360" w:lineRule="auto"/>
        <w:rPr>
          <w:ins w:id="89" w:author="מנהל" w:date="2016-03-25T13:31:00Z"/>
          <w:rFonts w:ascii="David" w:hAnsi="David" w:cs="David" w:hint="cs"/>
          <w:sz w:val="24"/>
          <w:szCs w:val="24"/>
          <w:rtl/>
        </w:rPr>
      </w:pPr>
      <w:ins w:id="90" w:author="מנהל" w:date="2016-03-25T13:30:00Z">
        <w:r>
          <w:rPr>
            <w:rFonts w:ascii="David" w:hAnsi="David" w:cs="David" w:hint="cs"/>
            <w:sz w:val="24"/>
            <w:szCs w:val="24"/>
            <w:rtl/>
          </w:rPr>
          <w:lastRenderedPageBreak/>
          <w:t xml:space="preserve">מוסיפה קישור להכנת סומבררו מאוריגמי. </w:t>
        </w:r>
      </w:ins>
      <w:ins w:id="91" w:author="מנהל" w:date="2016-03-25T13:31:00Z">
        <w:r>
          <w:rPr>
            <w:rFonts w:ascii="David" w:hAnsi="David" w:cs="David" w:hint="cs"/>
            <w:sz w:val="24"/>
            <w:szCs w:val="24"/>
            <w:rtl/>
          </w:rPr>
          <w:t xml:space="preserve">אולי תוכלי לעשות בזה שימוש...כטקסט הוראות במקום הפונצ'ו או שתכיני טקסט הוראות להכנת פונצ'ו בסגנון זה כשיש הוראות מילוליות ודוגמה מצולמת של השלב. </w:t>
        </w:r>
      </w:ins>
    </w:p>
    <w:p w:rsidR="002A5DAA" w:rsidRDefault="002A5DAA" w:rsidP="003032E3">
      <w:pPr>
        <w:spacing w:line="360" w:lineRule="auto"/>
        <w:rPr>
          <w:ins w:id="92" w:author="מנהל" w:date="2016-03-25T13:32:00Z"/>
          <w:rFonts w:ascii="David" w:hAnsi="David" w:cs="David" w:hint="cs"/>
          <w:sz w:val="24"/>
          <w:szCs w:val="24"/>
          <w:rtl/>
        </w:rPr>
      </w:pPr>
      <w:ins w:id="93" w:author="מנהל" w:date="2016-03-25T13:32:00Z">
        <w:r>
          <w:rPr>
            <w:rFonts w:ascii="David" w:hAnsi="David" w:cs="David"/>
            <w:sz w:val="24"/>
            <w:szCs w:val="24"/>
          </w:rPr>
          <w:fldChar w:fldCharType="begin"/>
        </w:r>
        <w:r>
          <w:rPr>
            <w:rFonts w:ascii="David" w:hAnsi="David" w:cs="David"/>
            <w:sz w:val="24"/>
            <w:szCs w:val="24"/>
          </w:rPr>
          <w:instrText xml:space="preserve"> HYPERLINK "</w:instrText>
        </w:r>
        <w:r w:rsidRPr="002A5DAA">
          <w:rPr>
            <w:rFonts w:ascii="David" w:hAnsi="David" w:cs="David"/>
            <w:sz w:val="24"/>
            <w:szCs w:val="24"/>
          </w:rPr>
          <w:instrText>http://www.bekaloot.co.il/%D7%9E%D7%93%D7%A8%D7%99%D7%9A-824-%D7%90%D7%99%D7%9A%20%D7%9C%D7%94%D7%9B%D7%99%D7%9F%20%D7%A1%D7%95%D7%9E%D7%91%D7%A8%D7%A8%D7%95%20%D7%9E%D7%A1%D7%95%D7%A8%D7%AA%D7%99%20%D7%9E%D7%90%D7%95%D7%A8%D7%99%D7%92%D7%9E%D7%99%20(%D7%90%D7%95%D7%A8%D7%99%D7%92%D7%9E%D7%99%20%D7%99%D7%9C%D7%93%D7%99%D7%9D).aspx</w:instrText>
        </w:r>
        <w:r>
          <w:rPr>
            <w:rFonts w:ascii="David" w:hAnsi="David" w:cs="David"/>
            <w:sz w:val="24"/>
            <w:szCs w:val="24"/>
          </w:rPr>
          <w:instrText xml:space="preserve">" </w:instrText>
        </w:r>
        <w:r>
          <w:rPr>
            <w:rFonts w:ascii="David" w:hAnsi="David" w:cs="David"/>
            <w:sz w:val="24"/>
            <w:szCs w:val="24"/>
          </w:rPr>
          <w:fldChar w:fldCharType="separate"/>
        </w:r>
        <w:r w:rsidRPr="00A87F9A">
          <w:rPr>
            <w:rStyle w:val="Hyperlink"/>
            <w:rFonts w:ascii="David" w:hAnsi="David" w:cs="David"/>
            <w:sz w:val="24"/>
            <w:szCs w:val="24"/>
          </w:rPr>
          <w:t>http://www.bekaloot.co.il/%D7%9E%D7%93%D7%A8%D7%99%D7%9A-824-%D7%90%D7%99%D7%9A%20%D7%9C%D7%94%D7%9B%D7%99%D7%9F%20%D7%A1%D7%95%D7%9E%D7%91%D7%A8%D7%A8%D7%95%20%D7%9E%D7%A1%D7%95%D7%A8%D7%AA%D7%99%20%D7%9E%D7%90%D7%95%D7%A8%D7%99%D7%92%D7%9E%D7%99%20(%D7%90%D7%95%D7%A8%D7%99%D7%92%D7%9E%D7%99%20%D7%99%D7%9C%D7%93%D7%99%D7%9D).aspx</w:t>
        </w:r>
        <w:r>
          <w:rPr>
            <w:rFonts w:ascii="David" w:hAnsi="David" w:cs="David"/>
            <w:sz w:val="24"/>
            <w:szCs w:val="24"/>
          </w:rPr>
          <w:fldChar w:fldCharType="end"/>
        </w:r>
      </w:ins>
    </w:p>
    <w:p w:rsidR="002A5DAA" w:rsidRPr="002A5DAA" w:rsidRDefault="002A5DAA" w:rsidP="003032E3">
      <w:pPr>
        <w:spacing w:line="360" w:lineRule="auto"/>
        <w:rPr>
          <w:rFonts w:ascii="David" w:hAnsi="David" w:cs="David"/>
          <w:sz w:val="24"/>
          <w:szCs w:val="24"/>
          <w:rtl/>
        </w:rPr>
      </w:pPr>
    </w:p>
    <w:p w:rsidR="002E1CD5" w:rsidRDefault="002E1CD5" w:rsidP="00DE5DDF">
      <w:pPr>
        <w:spacing w:line="360" w:lineRule="auto"/>
        <w:rPr>
          <w:rFonts w:ascii="David" w:hAnsi="David" w:cs="David"/>
          <w:b/>
          <w:bCs/>
          <w:sz w:val="24"/>
          <w:szCs w:val="24"/>
          <w:u w:val="single"/>
          <w:rtl/>
        </w:rPr>
      </w:pPr>
    </w:p>
    <w:p w:rsidR="00DE5DDF" w:rsidRPr="00DE5DDF" w:rsidRDefault="00DE5DDF" w:rsidP="00DE5DDF">
      <w:pPr>
        <w:spacing w:line="360" w:lineRule="auto"/>
        <w:rPr>
          <w:rFonts w:ascii="David" w:hAnsi="David" w:cs="David"/>
          <w:b/>
          <w:bCs/>
          <w:sz w:val="24"/>
          <w:szCs w:val="24"/>
          <w:u w:val="single"/>
          <w:rtl/>
        </w:rPr>
      </w:pPr>
      <w:r w:rsidRPr="00DE5DDF">
        <w:rPr>
          <w:rFonts w:ascii="David" w:hAnsi="David" w:cs="David" w:hint="cs"/>
          <w:b/>
          <w:bCs/>
          <w:sz w:val="24"/>
          <w:szCs w:val="24"/>
          <w:u w:val="single"/>
          <w:rtl/>
        </w:rPr>
        <w:t>לבוש מסורתי</w:t>
      </w:r>
    </w:p>
    <w:p w:rsidR="004F7D86" w:rsidRDefault="00DE5DDF" w:rsidP="00C833CC">
      <w:pPr>
        <w:spacing w:line="360" w:lineRule="auto"/>
        <w:rPr>
          <w:rFonts w:ascii="David" w:hAnsi="David" w:cs="David"/>
          <w:sz w:val="24"/>
          <w:szCs w:val="24"/>
          <w:rtl/>
        </w:rPr>
      </w:pPr>
      <w:r w:rsidRPr="00DE5DDF">
        <w:rPr>
          <w:rFonts w:ascii="David" w:hAnsi="David" w:cs="David" w:hint="cs"/>
          <w:sz w:val="24"/>
          <w:szCs w:val="24"/>
          <w:rtl/>
        </w:rPr>
        <w:t>בגדים</w:t>
      </w:r>
      <w:r w:rsidRPr="00DE5DDF">
        <w:rPr>
          <w:rFonts w:ascii="David" w:hAnsi="David" w:cs="David"/>
          <w:sz w:val="24"/>
          <w:szCs w:val="24"/>
          <w:rtl/>
        </w:rPr>
        <w:t xml:space="preserve"> </w:t>
      </w:r>
      <w:r>
        <w:rPr>
          <w:rFonts w:ascii="David" w:hAnsi="David" w:cs="David" w:hint="cs"/>
          <w:sz w:val="24"/>
          <w:szCs w:val="24"/>
          <w:rtl/>
        </w:rPr>
        <w:t>אופי</w:t>
      </w:r>
      <w:r w:rsidRPr="00DE5DDF">
        <w:rPr>
          <w:rFonts w:ascii="David" w:hAnsi="David" w:cs="David" w:hint="cs"/>
          <w:sz w:val="24"/>
          <w:szCs w:val="24"/>
          <w:rtl/>
        </w:rPr>
        <w:t>יני</w:t>
      </w:r>
      <w:r>
        <w:rPr>
          <w:rFonts w:ascii="David" w:hAnsi="David" w:cs="David" w:hint="cs"/>
          <w:sz w:val="24"/>
          <w:szCs w:val="24"/>
          <w:rtl/>
        </w:rPr>
        <w:t>י</w:t>
      </w:r>
      <w:r w:rsidRPr="00DE5DDF">
        <w:rPr>
          <w:rFonts w:ascii="David" w:hAnsi="David" w:cs="David" w:hint="cs"/>
          <w:sz w:val="24"/>
          <w:szCs w:val="24"/>
          <w:rtl/>
        </w:rPr>
        <w:t>ם</w:t>
      </w:r>
      <w:r w:rsidRPr="00DE5DDF">
        <w:rPr>
          <w:rFonts w:ascii="David" w:hAnsi="David" w:cs="David"/>
          <w:sz w:val="24"/>
          <w:szCs w:val="24"/>
          <w:rtl/>
        </w:rPr>
        <w:t xml:space="preserve"> </w:t>
      </w:r>
      <w:r w:rsidRPr="00DE5DDF">
        <w:rPr>
          <w:rFonts w:ascii="David" w:hAnsi="David" w:cs="David" w:hint="cs"/>
          <w:sz w:val="24"/>
          <w:szCs w:val="24"/>
          <w:rtl/>
        </w:rPr>
        <w:t>לאזור</w:t>
      </w:r>
      <w:r w:rsidRPr="00DE5DDF">
        <w:rPr>
          <w:rFonts w:ascii="David" w:hAnsi="David" w:cs="David"/>
          <w:sz w:val="24"/>
          <w:szCs w:val="24"/>
          <w:rtl/>
        </w:rPr>
        <w:t xml:space="preserve"> </w:t>
      </w:r>
      <w:r w:rsidRPr="00DE5DDF">
        <w:rPr>
          <w:rFonts w:ascii="David" w:hAnsi="David" w:cs="David" w:hint="cs"/>
          <w:sz w:val="24"/>
          <w:szCs w:val="24"/>
          <w:rtl/>
        </w:rPr>
        <w:t>גאוגרפי</w:t>
      </w:r>
      <w:r w:rsidRPr="00DE5DDF">
        <w:rPr>
          <w:rFonts w:ascii="David" w:hAnsi="David" w:cs="David"/>
          <w:sz w:val="24"/>
          <w:szCs w:val="24"/>
          <w:rtl/>
        </w:rPr>
        <w:t xml:space="preserve"> </w:t>
      </w:r>
      <w:r w:rsidRPr="00DE5DDF">
        <w:rPr>
          <w:rFonts w:ascii="David" w:hAnsi="David" w:cs="David" w:hint="cs"/>
          <w:sz w:val="24"/>
          <w:szCs w:val="24"/>
          <w:rtl/>
        </w:rPr>
        <w:t>מסוים</w:t>
      </w:r>
      <w:r w:rsidRPr="00DE5DDF">
        <w:rPr>
          <w:rFonts w:ascii="David" w:hAnsi="David" w:cs="David"/>
          <w:sz w:val="24"/>
          <w:szCs w:val="24"/>
          <w:rtl/>
        </w:rPr>
        <w:t xml:space="preserve"> </w:t>
      </w:r>
      <w:r w:rsidRPr="00DE5DDF">
        <w:rPr>
          <w:rFonts w:ascii="David" w:hAnsi="David" w:cs="David" w:hint="cs"/>
          <w:sz w:val="24"/>
          <w:szCs w:val="24"/>
          <w:rtl/>
        </w:rPr>
        <w:t>או</w:t>
      </w:r>
      <w:r w:rsidRPr="00DE5DDF">
        <w:rPr>
          <w:rFonts w:ascii="David" w:hAnsi="David" w:cs="David"/>
          <w:sz w:val="24"/>
          <w:szCs w:val="24"/>
          <w:rtl/>
        </w:rPr>
        <w:t xml:space="preserve"> </w:t>
      </w:r>
      <w:r w:rsidRPr="00DE5DDF">
        <w:rPr>
          <w:rFonts w:ascii="David" w:hAnsi="David" w:cs="David" w:hint="cs"/>
          <w:sz w:val="24"/>
          <w:szCs w:val="24"/>
          <w:rtl/>
        </w:rPr>
        <w:t>לקבוצה</w:t>
      </w:r>
      <w:r w:rsidRPr="00DE5DDF">
        <w:rPr>
          <w:rFonts w:ascii="David" w:hAnsi="David" w:cs="David"/>
          <w:sz w:val="24"/>
          <w:szCs w:val="24"/>
          <w:rtl/>
        </w:rPr>
        <w:t xml:space="preserve"> </w:t>
      </w:r>
      <w:r w:rsidRPr="00DE5DDF">
        <w:rPr>
          <w:rFonts w:ascii="David" w:hAnsi="David" w:cs="David" w:hint="cs"/>
          <w:sz w:val="24"/>
          <w:szCs w:val="24"/>
          <w:rtl/>
        </w:rPr>
        <w:t>אתנית</w:t>
      </w:r>
      <w:r w:rsidRPr="00DE5DDF">
        <w:rPr>
          <w:rFonts w:ascii="David" w:hAnsi="David" w:cs="David"/>
          <w:sz w:val="24"/>
          <w:szCs w:val="24"/>
          <w:rtl/>
        </w:rPr>
        <w:t xml:space="preserve"> </w:t>
      </w:r>
      <w:r w:rsidRPr="00DE5DDF">
        <w:rPr>
          <w:rFonts w:ascii="David" w:hAnsi="David" w:cs="David" w:hint="cs"/>
          <w:sz w:val="24"/>
          <w:szCs w:val="24"/>
          <w:rtl/>
        </w:rPr>
        <w:t>או</w:t>
      </w:r>
      <w:r w:rsidRPr="00DE5DDF">
        <w:rPr>
          <w:rFonts w:ascii="David" w:hAnsi="David" w:cs="David"/>
          <w:sz w:val="24"/>
          <w:szCs w:val="24"/>
          <w:rtl/>
        </w:rPr>
        <w:t xml:space="preserve"> </w:t>
      </w:r>
      <w:r w:rsidRPr="00DE5DDF">
        <w:rPr>
          <w:rFonts w:ascii="David" w:hAnsi="David" w:cs="David" w:hint="cs"/>
          <w:sz w:val="24"/>
          <w:szCs w:val="24"/>
          <w:rtl/>
        </w:rPr>
        <w:t>דתית</w:t>
      </w:r>
      <w:r w:rsidRPr="00DE5DDF">
        <w:rPr>
          <w:rFonts w:ascii="David" w:hAnsi="David" w:cs="David"/>
          <w:sz w:val="24"/>
          <w:szCs w:val="24"/>
          <w:rtl/>
        </w:rPr>
        <w:t xml:space="preserve">. </w:t>
      </w:r>
      <w:r w:rsidRPr="00DE5DDF">
        <w:rPr>
          <w:rFonts w:ascii="David" w:hAnsi="David" w:cs="David" w:hint="cs"/>
          <w:sz w:val="24"/>
          <w:szCs w:val="24"/>
          <w:rtl/>
        </w:rPr>
        <w:t>התלבושות</w:t>
      </w:r>
      <w:r w:rsidRPr="00DE5DDF">
        <w:rPr>
          <w:rFonts w:ascii="David" w:hAnsi="David" w:cs="David"/>
          <w:sz w:val="24"/>
          <w:szCs w:val="24"/>
          <w:rtl/>
        </w:rPr>
        <w:t xml:space="preserve"> </w:t>
      </w:r>
      <w:r w:rsidRPr="00DE5DDF">
        <w:rPr>
          <w:rFonts w:ascii="David" w:hAnsi="David" w:cs="David" w:hint="cs"/>
          <w:sz w:val="24"/>
          <w:szCs w:val="24"/>
          <w:rtl/>
        </w:rPr>
        <w:t>העממיות</w:t>
      </w:r>
      <w:ins w:id="94" w:author="מנהל" w:date="2016-03-25T13:23:00Z">
        <w:r w:rsidR="00C833CC">
          <w:rPr>
            <w:rFonts w:ascii="David" w:hAnsi="David" w:cs="David" w:hint="cs"/>
            <w:sz w:val="24"/>
            <w:szCs w:val="24"/>
            <w:rtl/>
          </w:rPr>
          <w:t xml:space="preserve"> ( הוסיפי כוכבית ורשמי למטה פירוש המילה) </w:t>
        </w:r>
      </w:ins>
      <w:r w:rsidRPr="00DE5DDF">
        <w:rPr>
          <w:rFonts w:ascii="David" w:hAnsi="David" w:cs="David"/>
          <w:sz w:val="24"/>
          <w:szCs w:val="24"/>
          <w:rtl/>
        </w:rPr>
        <w:t xml:space="preserve"> </w:t>
      </w:r>
      <w:r w:rsidRPr="00DE5DDF">
        <w:rPr>
          <w:rFonts w:ascii="David" w:hAnsi="David" w:cs="David" w:hint="cs"/>
          <w:sz w:val="24"/>
          <w:szCs w:val="24"/>
          <w:rtl/>
        </w:rPr>
        <w:t>הן</w:t>
      </w:r>
      <w:r w:rsidRPr="00DE5DDF">
        <w:rPr>
          <w:rFonts w:ascii="David" w:hAnsi="David" w:cs="David"/>
          <w:sz w:val="24"/>
          <w:szCs w:val="24"/>
          <w:rtl/>
        </w:rPr>
        <w:t xml:space="preserve"> </w:t>
      </w:r>
      <w:r w:rsidRPr="00DE5DDF">
        <w:rPr>
          <w:rFonts w:ascii="David" w:hAnsi="David" w:cs="David" w:hint="cs"/>
          <w:sz w:val="24"/>
          <w:szCs w:val="24"/>
          <w:rtl/>
        </w:rPr>
        <w:t>לעתים</w:t>
      </w:r>
      <w:r w:rsidRPr="00DE5DDF">
        <w:rPr>
          <w:rFonts w:ascii="David" w:hAnsi="David" w:cs="David"/>
          <w:sz w:val="24"/>
          <w:szCs w:val="24"/>
          <w:rtl/>
        </w:rPr>
        <w:t xml:space="preserve"> </w:t>
      </w:r>
      <w:r w:rsidRPr="00DE5DDF">
        <w:rPr>
          <w:rFonts w:ascii="David" w:hAnsi="David" w:cs="David" w:hint="cs"/>
          <w:sz w:val="24"/>
          <w:szCs w:val="24"/>
          <w:rtl/>
        </w:rPr>
        <w:t>מיושנות</w:t>
      </w:r>
      <w:r w:rsidRPr="00DE5DDF">
        <w:rPr>
          <w:rFonts w:ascii="David" w:hAnsi="David" w:cs="David"/>
          <w:sz w:val="24"/>
          <w:szCs w:val="24"/>
          <w:rtl/>
        </w:rPr>
        <w:t xml:space="preserve">, </w:t>
      </w:r>
      <w:r w:rsidRPr="00DE5DDF">
        <w:rPr>
          <w:rFonts w:ascii="David" w:hAnsi="David" w:cs="David" w:hint="cs"/>
          <w:sz w:val="24"/>
          <w:szCs w:val="24"/>
          <w:rtl/>
        </w:rPr>
        <w:t>אך</w:t>
      </w:r>
      <w:r w:rsidRPr="00DE5DDF">
        <w:rPr>
          <w:rFonts w:ascii="David" w:hAnsi="David" w:cs="David"/>
          <w:sz w:val="24"/>
          <w:szCs w:val="24"/>
          <w:rtl/>
        </w:rPr>
        <w:t xml:space="preserve"> </w:t>
      </w:r>
      <w:r w:rsidRPr="00DE5DDF">
        <w:rPr>
          <w:rFonts w:ascii="David" w:hAnsi="David" w:cs="David" w:hint="cs"/>
          <w:sz w:val="24"/>
          <w:szCs w:val="24"/>
          <w:rtl/>
        </w:rPr>
        <w:t>מבטאות</w:t>
      </w:r>
      <w:r w:rsidRPr="00DE5DDF">
        <w:rPr>
          <w:rFonts w:ascii="David" w:hAnsi="David" w:cs="David"/>
          <w:sz w:val="24"/>
          <w:szCs w:val="24"/>
          <w:rtl/>
        </w:rPr>
        <w:t xml:space="preserve"> </w:t>
      </w:r>
      <w:r w:rsidRPr="00DE5DDF">
        <w:rPr>
          <w:rFonts w:ascii="David" w:hAnsi="David" w:cs="David" w:hint="cs"/>
          <w:sz w:val="24"/>
          <w:szCs w:val="24"/>
          <w:rtl/>
        </w:rPr>
        <w:t>את</w:t>
      </w:r>
      <w:r w:rsidRPr="00DE5DDF">
        <w:rPr>
          <w:rFonts w:ascii="David" w:hAnsi="David" w:cs="David"/>
          <w:sz w:val="24"/>
          <w:szCs w:val="24"/>
          <w:rtl/>
        </w:rPr>
        <w:t xml:space="preserve"> </w:t>
      </w:r>
      <w:r w:rsidRPr="00DE5DDF">
        <w:rPr>
          <w:rFonts w:ascii="David" w:hAnsi="David" w:cs="David" w:hint="cs"/>
          <w:sz w:val="24"/>
          <w:szCs w:val="24"/>
          <w:rtl/>
        </w:rPr>
        <w:t>הזהות</w:t>
      </w:r>
      <w:r w:rsidRPr="00DE5DDF">
        <w:rPr>
          <w:rFonts w:ascii="David" w:hAnsi="David" w:cs="David"/>
          <w:sz w:val="24"/>
          <w:szCs w:val="24"/>
          <w:rtl/>
        </w:rPr>
        <w:t xml:space="preserve"> </w:t>
      </w:r>
      <w:r w:rsidRPr="00DE5DDF">
        <w:rPr>
          <w:rFonts w:ascii="David" w:hAnsi="David" w:cs="David" w:hint="cs"/>
          <w:sz w:val="24"/>
          <w:szCs w:val="24"/>
          <w:rtl/>
        </w:rPr>
        <w:t>הייחודית</w:t>
      </w:r>
      <w:r w:rsidRPr="00DE5DDF">
        <w:rPr>
          <w:rFonts w:ascii="David" w:hAnsi="David" w:cs="David"/>
          <w:sz w:val="24"/>
          <w:szCs w:val="24"/>
          <w:rtl/>
        </w:rPr>
        <w:t xml:space="preserve"> </w:t>
      </w:r>
      <w:r w:rsidRPr="00DE5DDF">
        <w:rPr>
          <w:rFonts w:ascii="David" w:hAnsi="David" w:cs="David" w:hint="cs"/>
          <w:sz w:val="24"/>
          <w:szCs w:val="24"/>
          <w:rtl/>
        </w:rPr>
        <w:t>והמובחנת</w:t>
      </w:r>
      <w:r w:rsidRPr="00DE5DDF">
        <w:rPr>
          <w:rFonts w:ascii="David" w:hAnsi="David" w:cs="David"/>
          <w:sz w:val="24"/>
          <w:szCs w:val="24"/>
          <w:rtl/>
        </w:rPr>
        <w:t xml:space="preserve"> </w:t>
      </w:r>
      <w:r w:rsidRPr="00DE5DDF">
        <w:rPr>
          <w:rFonts w:ascii="David" w:hAnsi="David" w:cs="David" w:hint="cs"/>
          <w:sz w:val="24"/>
          <w:szCs w:val="24"/>
          <w:rtl/>
        </w:rPr>
        <w:t>של</w:t>
      </w:r>
      <w:r w:rsidRPr="00DE5DDF">
        <w:rPr>
          <w:rFonts w:ascii="David" w:hAnsi="David" w:cs="David"/>
          <w:sz w:val="24"/>
          <w:szCs w:val="24"/>
          <w:rtl/>
        </w:rPr>
        <w:t xml:space="preserve"> </w:t>
      </w:r>
      <w:r w:rsidRPr="00DE5DDF">
        <w:rPr>
          <w:rFonts w:ascii="David" w:hAnsi="David" w:cs="David" w:hint="cs"/>
          <w:sz w:val="24"/>
          <w:szCs w:val="24"/>
          <w:rtl/>
        </w:rPr>
        <w:t>האנשים</w:t>
      </w:r>
      <w:r w:rsidRPr="00DE5DDF">
        <w:rPr>
          <w:rFonts w:ascii="David" w:hAnsi="David" w:cs="David"/>
          <w:sz w:val="24"/>
          <w:szCs w:val="24"/>
          <w:rtl/>
        </w:rPr>
        <w:t xml:space="preserve"> </w:t>
      </w:r>
      <w:r w:rsidRPr="00DE5DDF">
        <w:rPr>
          <w:rFonts w:ascii="David" w:hAnsi="David" w:cs="David" w:hint="cs"/>
          <w:sz w:val="24"/>
          <w:szCs w:val="24"/>
          <w:rtl/>
        </w:rPr>
        <w:t>הלובשים</w:t>
      </w:r>
      <w:r w:rsidRPr="00DE5DDF">
        <w:rPr>
          <w:rFonts w:ascii="David" w:hAnsi="David" w:cs="David"/>
          <w:sz w:val="24"/>
          <w:szCs w:val="24"/>
          <w:rtl/>
        </w:rPr>
        <w:t xml:space="preserve"> </w:t>
      </w:r>
      <w:r w:rsidRPr="00DE5DDF">
        <w:rPr>
          <w:rFonts w:ascii="David" w:hAnsi="David" w:cs="David" w:hint="cs"/>
          <w:sz w:val="24"/>
          <w:szCs w:val="24"/>
          <w:rtl/>
        </w:rPr>
        <w:t>אותן</w:t>
      </w:r>
      <w:r w:rsidRPr="00DE5DDF">
        <w:rPr>
          <w:rFonts w:ascii="David" w:hAnsi="David" w:cs="David"/>
          <w:sz w:val="24"/>
          <w:szCs w:val="24"/>
          <w:rtl/>
        </w:rPr>
        <w:t xml:space="preserve">. </w:t>
      </w:r>
      <w:r w:rsidRPr="00DE5DDF">
        <w:rPr>
          <w:rFonts w:ascii="David" w:hAnsi="David" w:cs="David" w:hint="cs"/>
          <w:sz w:val="24"/>
          <w:szCs w:val="24"/>
          <w:rtl/>
        </w:rPr>
        <w:t>בתקופת</w:t>
      </w:r>
      <w:r w:rsidRPr="00DE5DDF">
        <w:rPr>
          <w:rFonts w:ascii="David" w:hAnsi="David" w:cs="David"/>
          <w:sz w:val="24"/>
          <w:szCs w:val="24"/>
          <w:rtl/>
        </w:rPr>
        <w:t xml:space="preserve"> </w:t>
      </w:r>
      <w:r w:rsidRPr="00DE5DDF">
        <w:rPr>
          <w:rFonts w:ascii="David" w:hAnsi="David" w:cs="David" w:hint="cs"/>
          <w:sz w:val="24"/>
          <w:szCs w:val="24"/>
          <w:rtl/>
        </w:rPr>
        <w:t>ההתעוררות</w:t>
      </w:r>
      <w:r w:rsidRPr="00DE5DDF">
        <w:rPr>
          <w:rFonts w:ascii="David" w:hAnsi="David" w:cs="David"/>
          <w:sz w:val="24"/>
          <w:szCs w:val="24"/>
          <w:rtl/>
        </w:rPr>
        <w:t xml:space="preserve"> </w:t>
      </w:r>
      <w:r w:rsidRPr="00DE5DDF">
        <w:rPr>
          <w:rFonts w:ascii="David" w:hAnsi="David" w:cs="David" w:hint="cs"/>
          <w:sz w:val="24"/>
          <w:szCs w:val="24"/>
          <w:rtl/>
        </w:rPr>
        <w:t>הלאומית</w:t>
      </w:r>
      <w:r w:rsidRPr="00DE5DDF">
        <w:rPr>
          <w:rFonts w:ascii="David" w:hAnsi="David" w:cs="David"/>
          <w:sz w:val="24"/>
          <w:szCs w:val="24"/>
          <w:rtl/>
        </w:rPr>
        <w:t xml:space="preserve"> </w:t>
      </w:r>
      <w:r w:rsidRPr="00DE5DDF">
        <w:rPr>
          <w:rFonts w:ascii="David" w:hAnsi="David" w:cs="David" w:hint="cs"/>
          <w:sz w:val="24"/>
          <w:szCs w:val="24"/>
          <w:rtl/>
        </w:rPr>
        <w:t>במאה</w:t>
      </w:r>
      <w:r w:rsidRPr="00DE5DDF">
        <w:rPr>
          <w:rFonts w:ascii="David" w:hAnsi="David" w:cs="David"/>
          <w:sz w:val="24"/>
          <w:szCs w:val="24"/>
          <w:rtl/>
        </w:rPr>
        <w:t xml:space="preserve"> </w:t>
      </w:r>
      <w:r w:rsidRPr="00DE5DDF">
        <w:rPr>
          <w:rFonts w:ascii="David" w:hAnsi="David" w:cs="David" w:hint="cs"/>
          <w:sz w:val="24"/>
          <w:szCs w:val="24"/>
          <w:rtl/>
        </w:rPr>
        <w:t>ה</w:t>
      </w:r>
      <w:r w:rsidRPr="00DE5DDF">
        <w:rPr>
          <w:rFonts w:ascii="David" w:hAnsi="David" w:cs="David"/>
          <w:sz w:val="24"/>
          <w:szCs w:val="24"/>
          <w:rtl/>
        </w:rPr>
        <w:t xml:space="preserve">-19 </w:t>
      </w:r>
      <w:del w:id="95" w:author="מנהל" w:date="2016-03-25T13:24:00Z">
        <w:r w:rsidRPr="00DE5DDF" w:rsidDel="00C833CC">
          <w:rPr>
            <w:rFonts w:ascii="David" w:hAnsi="David" w:cs="David" w:hint="cs"/>
            <w:sz w:val="24"/>
            <w:szCs w:val="24"/>
            <w:rtl/>
          </w:rPr>
          <w:delText>שבו</w:delText>
        </w:r>
        <w:r w:rsidRPr="00DE5DDF" w:rsidDel="00C833CC">
          <w:rPr>
            <w:rFonts w:ascii="David" w:hAnsi="David" w:cs="David"/>
            <w:sz w:val="24"/>
            <w:szCs w:val="24"/>
            <w:rtl/>
          </w:rPr>
          <w:delText xml:space="preserve"> </w:delText>
        </w:r>
      </w:del>
      <w:r w:rsidRPr="00DE5DDF">
        <w:rPr>
          <w:rFonts w:ascii="David" w:hAnsi="David" w:cs="David" w:hint="cs"/>
          <w:sz w:val="24"/>
          <w:szCs w:val="24"/>
          <w:rtl/>
        </w:rPr>
        <w:t>עמים</w:t>
      </w:r>
      <w:r w:rsidRPr="00DE5DDF">
        <w:rPr>
          <w:rFonts w:ascii="David" w:hAnsi="David" w:cs="David"/>
          <w:sz w:val="24"/>
          <w:szCs w:val="24"/>
          <w:rtl/>
        </w:rPr>
        <w:t xml:space="preserve"> </w:t>
      </w:r>
      <w:r w:rsidRPr="00DE5DDF">
        <w:rPr>
          <w:rFonts w:ascii="David" w:hAnsi="David" w:cs="David" w:hint="cs"/>
          <w:sz w:val="24"/>
          <w:szCs w:val="24"/>
          <w:rtl/>
        </w:rPr>
        <w:t>רבים</w:t>
      </w:r>
      <w:r w:rsidRPr="00DE5DDF">
        <w:rPr>
          <w:rFonts w:ascii="David" w:hAnsi="David" w:cs="David"/>
          <w:sz w:val="24"/>
          <w:szCs w:val="24"/>
          <w:rtl/>
        </w:rPr>
        <w:t xml:space="preserve"> </w:t>
      </w:r>
      <w:r w:rsidRPr="00DE5DDF">
        <w:rPr>
          <w:rFonts w:ascii="David" w:hAnsi="David" w:cs="David" w:hint="cs"/>
          <w:sz w:val="24"/>
          <w:szCs w:val="24"/>
          <w:rtl/>
        </w:rPr>
        <w:t>באירופה</w:t>
      </w:r>
      <w:r w:rsidRPr="00DE5DDF">
        <w:rPr>
          <w:rFonts w:ascii="David" w:hAnsi="David" w:cs="David"/>
          <w:sz w:val="24"/>
          <w:szCs w:val="24"/>
          <w:rtl/>
        </w:rPr>
        <w:t xml:space="preserve"> </w:t>
      </w:r>
      <w:ins w:id="96" w:author="מנהל" w:date="2016-03-25T13:24:00Z">
        <w:r w:rsidR="00C833CC">
          <w:rPr>
            <w:rFonts w:ascii="David" w:hAnsi="David" w:cs="David" w:hint="cs"/>
            <w:sz w:val="24"/>
            <w:szCs w:val="24"/>
            <w:rtl/>
          </w:rPr>
          <w:t xml:space="preserve"> נהגו </w:t>
        </w:r>
      </w:ins>
      <w:r w:rsidRPr="00DE5DDF">
        <w:rPr>
          <w:rFonts w:ascii="David" w:hAnsi="David" w:cs="David" w:hint="cs"/>
          <w:sz w:val="24"/>
          <w:szCs w:val="24"/>
          <w:rtl/>
        </w:rPr>
        <w:t>ללבוש</w:t>
      </w:r>
      <w:r w:rsidRPr="00DE5DDF">
        <w:rPr>
          <w:rFonts w:ascii="David" w:hAnsi="David" w:cs="David"/>
          <w:sz w:val="24"/>
          <w:szCs w:val="24"/>
          <w:rtl/>
        </w:rPr>
        <w:t xml:space="preserve"> </w:t>
      </w:r>
      <w:r w:rsidRPr="00DE5DDF">
        <w:rPr>
          <w:rFonts w:ascii="David" w:hAnsi="David" w:cs="David" w:hint="cs"/>
          <w:sz w:val="24"/>
          <w:szCs w:val="24"/>
          <w:rtl/>
        </w:rPr>
        <w:t>בגדים</w:t>
      </w:r>
      <w:r w:rsidRPr="00DE5DDF">
        <w:rPr>
          <w:rFonts w:ascii="David" w:hAnsi="David" w:cs="David"/>
          <w:sz w:val="24"/>
          <w:szCs w:val="24"/>
          <w:rtl/>
        </w:rPr>
        <w:t xml:space="preserve"> </w:t>
      </w:r>
      <w:r w:rsidRPr="00DE5DDF">
        <w:rPr>
          <w:rFonts w:ascii="David" w:hAnsi="David" w:cs="David" w:hint="cs"/>
          <w:sz w:val="24"/>
          <w:szCs w:val="24"/>
          <w:rtl/>
        </w:rPr>
        <w:t>מסורתיים</w:t>
      </w:r>
      <w:r w:rsidRPr="00DE5DDF">
        <w:rPr>
          <w:rFonts w:ascii="David" w:hAnsi="David" w:cs="David"/>
          <w:sz w:val="24"/>
          <w:szCs w:val="24"/>
          <w:rtl/>
        </w:rPr>
        <w:t xml:space="preserve">, </w:t>
      </w:r>
      <w:r w:rsidRPr="00DE5DDF">
        <w:rPr>
          <w:rFonts w:ascii="David" w:hAnsi="David" w:cs="David" w:hint="cs"/>
          <w:sz w:val="24"/>
          <w:szCs w:val="24"/>
          <w:rtl/>
        </w:rPr>
        <w:t>שמקורם</w:t>
      </w:r>
      <w:r w:rsidRPr="00DE5DDF">
        <w:rPr>
          <w:rFonts w:ascii="David" w:hAnsi="David" w:cs="David"/>
          <w:sz w:val="24"/>
          <w:szCs w:val="24"/>
          <w:rtl/>
        </w:rPr>
        <w:t xml:space="preserve"> </w:t>
      </w:r>
      <w:r w:rsidRPr="00DE5DDF">
        <w:rPr>
          <w:rFonts w:ascii="David" w:hAnsi="David" w:cs="David" w:hint="cs"/>
          <w:sz w:val="24"/>
          <w:szCs w:val="24"/>
          <w:rtl/>
        </w:rPr>
        <w:t>בתקופות</w:t>
      </w:r>
      <w:r w:rsidRPr="00DE5DDF">
        <w:rPr>
          <w:rFonts w:ascii="David" w:hAnsi="David" w:cs="David"/>
          <w:sz w:val="24"/>
          <w:szCs w:val="24"/>
          <w:rtl/>
        </w:rPr>
        <w:t xml:space="preserve"> </w:t>
      </w:r>
      <w:r w:rsidRPr="00DE5DDF">
        <w:rPr>
          <w:rFonts w:ascii="David" w:hAnsi="David" w:cs="David" w:hint="cs"/>
          <w:sz w:val="24"/>
          <w:szCs w:val="24"/>
          <w:rtl/>
        </w:rPr>
        <w:t>קדומות</w:t>
      </w:r>
      <w:r w:rsidRPr="00DE5DDF">
        <w:rPr>
          <w:rFonts w:ascii="David" w:hAnsi="David" w:cs="David"/>
          <w:sz w:val="24"/>
          <w:szCs w:val="24"/>
          <w:rtl/>
        </w:rPr>
        <w:t xml:space="preserve"> </w:t>
      </w:r>
      <w:r w:rsidRPr="00DE5DDF">
        <w:rPr>
          <w:rFonts w:ascii="David" w:hAnsi="David" w:cs="David" w:hint="cs"/>
          <w:sz w:val="24"/>
          <w:szCs w:val="24"/>
          <w:rtl/>
        </w:rPr>
        <w:t>יותר</w:t>
      </w:r>
      <w:r w:rsidRPr="00DE5DDF">
        <w:rPr>
          <w:rFonts w:ascii="David" w:hAnsi="David" w:cs="David"/>
          <w:sz w:val="24"/>
          <w:szCs w:val="24"/>
          <w:rtl/>
        </w:rPr>
        <w:t xml:space="preserve">, </w:t>
      </w:r>
      <w:r w:rsidRPr="00DE5DDF">
        <w:rPr>
          <w:rFonts w:ascii="David" w:hAnsi="David" w:cs="David" w:hint="cs"/>
          <w:sz w:val="24"/>
          <w:szCs w:val="24"/>
          <w:rtl/>
        </w:rPr>
        <w:t>כדי</w:t>
      </w:r>
      <w:r w:rsidRPr="00DE5DDF">
        <w:rPr>
          <w:rFonts w:ascii="David" w:hAnsi="David" w:cs="David"/>
          <w:sz w:val="24"/>
          <w:szCs w:val="24"/>
          <w:rtl/>
        </w:rPr>
        <w:t xml:space="preserve"> </w:t>
      </w:r>
      <w:r w:rsidRPr="00DE5DDF">
        <w:rPr>
          <w:rFonts w:ascii="David" w:hAnsi="David" w:cs="David" w:hint="cs"/>
          <w:sz w:val="24"/>
          <w:szCs w:val="24"/>
          <w:rtl/>
        </w:rPr>
        <w:t>להפגין</w:t>
      </w:r>
      <w:r w:rsidRPr="00DE5DDF">
        <w:rPr>
          <w:rFonts w:ascii="David" w:hAnsi="David" w:cs="David"/>
          <w:sz w:val="24"/>
          <w:szCs w:val="24"/>
          <w:rtl/>
        </w:rPr>
        <w:t xml:space="preserve"> </w:t>
      </w:r>
      <w:r w:rsidRPr="00DE5DDF">
        <w:rPr>
          <w:rFonts w:ascii="David" w:hAnsi="David" w:cs="David" w:hint="cs"/>
          <w:sz w:val="24"/>
          <w:szCs w:val="24"/>
          <w:rtl/>
        </w:rPr>
        <w:t>את</w:t>
      </w:r>
      <w:r w:rsidRPr="00DE5DDF">
        <w:rPr>
          <w:rFonts w:ascii="David" w:hAnsi="David" w:cs="David"/>
          <w:sz w:val="24"/>
          <w:szCs w:val="24"/>
          <w:rtl/>
        </w:rPr>
        <w:t xml:space="preserve"> </w:t>
      </w:r>
      <w:ins w:id="97" w:author="מנהל" w:date="2016-03-25T13:24:00Z">
        <w:r w:rsidR="00C833CC">
          <w:rPr>
            <w:rFonts w:ascii="David" w:hAnsi="David" w:cs="David" w:hint="cs"/>
            <w:sz w:val="24"/>
            <w:szCs w:val="24"/>
            <w:rtl/>
          </w:rPr>
          <w:t xml:space="preserve"> הייחודיות שלהם כקבוצה ואת </w:t>
        </w:r>
      </w:ins>
      <w:r w:rsidRPr="00DE5DDF">
        <w:rPr>
          <w:rFonts w:ascii="David" w:hAnsi="David" w:cs="David" w:hint="cs"/>
          <w:sz w:val="24"/>
          <w:szCs w:val="24"/>
          <w:rtl/>
        </w:rPr>
        <w:t>ההגדרה</w:t>
      </w:r>
      <w:r w:rsidRPr="00DE5DDF">
        <w:rPr>
          <w:rFonts w:ascii="David" w:hAnsi="David" w:cs="David"/>
          <w:sz w:val="24"/>
          <w:szCs w:val="24"/>
          <w:rtl/>
        </w:rPr>
        <w:t xml:space="preserve"> </w:t>
      </w:r>
      <w:r w:rsidRPr="00DE5DDF">
        <w:rPr>
          <w:rFonts w:ascii="David" w:hAnsi="David" w:cs="David" w:hint="cs"/>
          <w:sz w:val="24"/>
          <w:szCs w:val="24"/>
          <w:rtl/>
        </w:rPr>
        <w:t>העצמית</w:t>
      </w:r>
      <w:r w:rsidRPr="00DE5DDF">
        <w:rPr>
          <w:rFonts w:ascii="David" w:hAnsi="David" w:cs="David"/>
          <w:sz w:val="24"/>
          <w:szCs w:val="24"/>
          <w:rtl/>
        </w:rPr>
        <w:t xml:space="preserve"> </w:t>
      </w:r>
      <w:r w:rsidRPr="00DE5DDF">
        <w:rPr>
          <w:rFonts w:ascii="David" w:hAnsi="David" w:cs="David" w:hint="cs"/>
          <w:sz w:val="24"/>
          <w:szCs w:val="24"/>
          <w:rtl/>
        </w:rPr>
        <w:t>שלהם</w:t>
      </w:r>
      <w:r w:rsidRPr="00DE5DDF">
        <w:rPr>
          <w:rFonts w:ascii="David" w:hAnsi="David" w:cs="David"/>
          <w:sz w:val="24"/>
          <w:szCs w:val="24"/>
          <w:rtl/>
        </w:rPr>
        <w:t xml:space="preserve">. </w:t>
      </w:r>
      <w:del w:id="98" w:author="מנהל" w:date="2016-03-25T13:24:00Z">
        <w:r w:rsidRPr="00DE5DDF" w:rsidDel="00C833CC">
          <w:rPr>
            <w:rFonts w:ascii="David" w:hAnsi="David" w:cs="David" w:hint="cs"/>
            <w:sz w:val="24"/>
            <w:szCs w:val="24"/>
            <w:rtl/>
          </w:rPr>
          <w:delText>כיום</w:delText>
        </w:r>
        <w:r w:rsidRPr="00DE5DDF" w:rsidDel="00C833CC">
          <w:rPr>
            <w:rFonts w:ascii="David" w:hAnsi="David" w:cs="David"/>
            <w:sz w:val="24"/>
            <w:szCs w:val="24"/>
            <w:rtl/>
          </w:rPr>
          <w:delText xml:space="preserve"> </w:delText>
        </w:r>
        <w:r w:rsidRPr="00DE5DDF" w:rsidDel="00C833CC">
          <w:rPr>
            <w:rFonts w:ascii="David" w:hAnsi="David" w:cs="David" w:hint="cs"/>
            <w:sz w:val="24"/>
            <w:szCs w:val="24"/>
            <w:rtl/>
          </w:rPr>
          <w:delText>יש</w:delText>
        </w:r>
        <w:r w:rsidRPr="00DE5DDF" w:rsidDel="00C833CC">
          <w:rPr>
            <w:rFonts w:ascii="David" w:hAnsi="David" w:cs="David"/>
            <w:sz w:val="24"/>
            <w:szCs w:val="24"/>
            <w:rtl/>
          </w:rPr>
          <w:delText xml:space="preserve"> </w:delText>
        </w:r>
        <w:r w:rsidRPr="00DE5DDF" w:rsidDel="00C833CC">
          <w:rPr>
            <w:rFonts w:ascii="David" w:hAnsi="David" w:cs="David" w:hint="cs"/>
            <w:sz w:val="24"/>
            <w:szCs w:val="24"/>
            <w:rtl/>
          </w:rPr>
          <w:delText>מגמה</w:delText>
        </w:r>
        <w:r w:rsidRPr="00DE5DDF" w:rsidDel="00C833CC">
          <w:rPr>
            <w:rFonts w:ascii="David" w:hAnsi="David" w:cs="David"/>
            <w:sz w:val="24"/>
            <w:szCs w:val="24"/>
            <w:rtl/>
          </w:rPr>
          <w:delText xml:space="preserve"> </w:delText>
        </w:r>
        <w:r w:rsidRPr="00DE5DDF" w:rsidDel="00C833CC">
          <w:rPr>
            <w:rFonts w:ascii="David" w:hAnsi="David" w:cs="David" w:hint="cs"/>
            <w:sz w:val="24"/>
            <w:szCs w:val="24"/>
            <w:rtl/>
          </w:rPr>
          <w:delText>כזאת</w:delText>
        </w:r>
        <w:r w:rsidRPr="00DE5DDF" w:rsidDel="00C833CC">
          <w:rPr>
            <w:rFonts w:ascii="David" w:hAnsi="David" w:cs="David"/>
            <w:sz w:val="24"/>
            <w:szCs w:val="24"/>
            <w:rtl/>
          </w:rPr>
          <w:delText xml:space="preserve"> </w:delText>
        </w:r>
        <w:r w:rsidRPr="00DE5DDF" w:rsidDel="00C833CC">
          <w:rPr>
            <w:rFonts w:ascii="David" w:hAnsi="David" w:cs="David" w:hint="cs"/>
            <w:sz w:val="24"/>
            <w:szCs w:val="24"/>
            <w:rtl/>
          </w:rPr>
          <w:delText>בקרב</w:delText>
        </w:r>
        <w:r w:rsidRPr="00DE5DDF" w:rsidDel="00C833CC">
          <w:rPr>
            <w:rFonts w:ascii="David" w:hAnsi="David" w:cs="David"/>
            <w:sz w:val="24"/>
            <w:szCs w:val="24"/>
            <w:rtl/>
          </w:rPr>
          <w:delText xml:space="preserve"> </w:delText>
        </w:r>
        <w:r w:rsidRPr="00DE5DDF" w:rsidDel="00C833CC">
          <w:rPr>
            <w:rFonts w:ascii="David" w:hAnsi="David" w:cs="David" w:hint="cs"/>
            <w:sz w:val="24"/>
            <w:szCs w:val="24"/>
            <w:rtl/>
          </w:rPr>
          <w:delText>תושבי</w:delText>
        </w:r>
        <w:r w:rsidRPr="00DE5DDF" w:rsidDel="00C833CC">
          <w:rPr>
            <w:rFonts w:ascii="David" w:hAnsi="David" w:cs="David"/>
            <w:sz w:val="24"/>
            <w:szCs w:val="24"/>
            <w:rtl/>
          </w:rPr>
          <w:delText xml:space="preserve"> </w:delText>
        </w:r>
        <w:r w:rsidRPr="00DE5DDF" w:rsidDel="00C833CC">
          <w:rPr>
            <w:rFonts w:ascii="David" w:hAnsi="David" w:cs="David" w:hint="cs"/>
            <w:sz w:val="24"/>
            <w:szCs w:val="24"/>
            <w:rtl/>
          </w:rPr>
          <w:delText>מדינות</w:delText>
        </w:r>
        <w:r w:rsidRPr="00DE5DDF" w:rsidDel="00C833CC">
          <w:rPr>
            <w:rFonts w:ascii="David" w:hAnsi="David" w:cs="David"/>
            <w:sz w:val="24"/>
            <w:szCs w:val="24"/>
            <w:rtl/>
          </w:rPr>
          <w:delText xml:space="preserve"> </w:delText>
        </w:r>
        <w:r w:rsidRPr="00DE5DDF" w:rsidDel="00C833CC">
          <w:rPr>
            <w:rFonts w:ascii="David" w:hAnsi="David" w:cs="David" w:hint="cs"/>
            <w:sz w:val="24"/>
            <w:szCs w:val="24"/>
            <w:rtl/>
          </w:rPr>
          <w:delText>עולם</w:delText>
        </w:r>
        <w:r w:rsidRPr="00DE5DDF" w:rsidDel="00C833CC">
          <w:rPr>
            <w:rFonts w:ascii="David" w:hAnsi="David" w:cs="David"/>
            <w:sz w:val="24"/>
            <w:szCs w:val="24"/>
            <w:rtl/>
          </w:rPr>
          <w:delText xml:space="preserve"> </w:delText>
        </w:r>
        <w:r w:rsidRPr="00DE5DDF" w:rsidDel="00C833CC">
          <w:rPr>
            <w:rFonts w:ascii="David" w:hAnsi="David" w:cs="David" w:hint="cs"/>
            <w:sz w:val="24"/>
            <w:szCs w:val="24"/>
            <w:rtl/>
          </w:rPr>
          <w:delText>שלישי</w:delText>
        </w:r>
        <w:r w:rsidRPr="00DE5DDF" w:rsidDel="00C833CC">
          <w:rPr>
            <w:rFonts w:ascii="David" w:hAnsi="David" w:cs="David"/>
            <w:sz w:val="24"/>
            <w:szCs w:val="24"/>
            <w:rtl/>
          </w:rPr>
          <w:delText xml:space="preserve"> </w:delText>
        </w:r>
        <w:r w:rsidRPr="00DE5DDF" w:rsidDel="00C833CC">
          <w:rPr>
            <w:rFonts w:ascii="David" w:hAnsi="David" w:cs="David" w:hint="cs"/>
            <w:sz w:val="24"/>
            <w:szCs w:val="24"/>
            <w:rtl/>
          </w:rPr>
          <w:delText>כחלק</w:delText>
        </w:r>
        <w:r w:rsidRPr="00DE5DDF" w:rsidDel="00C833CC">
          <w:rPr>
            <w:rFonts w:ascii="David" w:hAnsi="David" w:cs="David"/>
            <w:sz w:val="24"/>
            <w:szCs w:val="24"/>
            <w:rtl/>
          </w:rPr>
          <w:delText xml:space="preserve"> </w:delText>
        </w:r>
        <w:r w:rsidRPr="00DE5DDF" w:rsidDel="00C833CC">
          <w:rPr>
            <w:rFonts w:ascii="David" w:hAnsi="David" w:cs="David" w:hint="cs"/>
            <w:sz w:val="24"/>
            <w:szCs w:val="24"/>
            <w:rtl/>
          </w:rPr>
          <w:delText>מחזרה</w:delText>
        </w:r>
        <w:r w:rsidRPr="00DE5DDF" w:rsidDel="00C833CC">
          <w:rPr>
            <w:rFonts w:ascii="David" w:hAnsi="David" w:cs="David"/>
            <w:sz w:val="24"/>
            <w:szCs w:val="24"/>
            <w:rtl/>
          </w:rPr>
          <w:delText xml:space="preserve"> </w:delText>
        </w:r>
        <w:r w:rsidRPr="00DE5DDF" w:rsidDel="00C833CC">
          <w:rPr>
            <w:rFonts w:ascii="David" w:hAnsi="David" w:cs="David" w:hint="cs"/>
            <w:sz w:val="24"/>
            <w:szCs w:val="24"/>
            <w:rtl/>
          </w:rPr>
          <w:delText>למנהגים</w:delText>
        </w:r>
        <w:r w:rsidRPr="00DE5DDF" w:rsidDel="00C833CC">
          <w:rPr>
            <w:rFonts w:ascii="David" w:hAnsi="David" w:cs="David"/>
            <w:sz w:val="24"/>
            <w:szCs w:val="24"/>
            <w:rtl/>
          </w:rPr>
          <w:delText xml:space="preserve"> </w:delText>
        </w:r>
        <w:r w:rsidRPr="00DE5DDF" w:rsidDel="00C833CC">
          <w:rPr>
            <w:rFonts w:ascii="David" w:hAnsi="David" w:cs="David" w:hint="cs"/>
            <w:sz w:val="24"/>
            <w:szCs w:val="24"/>
            <w:rtl/>
          </w:rPr>
          <w:delText>וערכים</w:delText>
        </w:r>
        <w:r w:rsidRPr="00DE5DDF" w:rsidDel="00C833CC">
          <w:rPr>
            <w:rFonts w:ascii="David" w:hAnsi="David" w:cs="David"/>
            <w:sz w:val="24"/>
            <w:szCs w:val="24"/>
            <w:rtl/>
          </w:rPr>
          <w:delText xml:space="preserve"> </w:delText>
        </w:r>
        <w:r w:rsidRPr="00DE5DDF" w:rsidDel="00C833CC">
          <w:rPr>
            <w:rFonts w:ascii="David" w:hAnsi="David" w:cs="David" w:hint="cs"/>
            <w:sz w:val="24"/>
            <w:szCs w:val="24"/>
            <w:rtl/>
          </w:rPr>
          <w:delText>לא</w:delText>
        </w:r>
        <w:r w:rsidRPr="00DE5DDF" w:rsidDel="00C833CC">
          <w:rPr>
            <w:rFonts w:ascii="David" w:hAnsi="David" w:cs="David"/>
            <w:sz w:val="24"/>
            <w:szCs w:val="24"/>
            <w:rtl/>
          </w:rPr>
          <w:delText>-</w:delText>
        </w:r>
        <w:r w:rsidRPr="00DE5DDF" w:rsidDel="00C833CC">
          <w:rPr>
            <w:rFonts w:ascii="David" w:hAnsi="David" w:cs="David" w:hint="cs"/>
            <w:sz w:val="24"/>
            <w:szCs w:val="24"/>
            <w:rtl/>
          </w:rPr>
          <w:delText>מערביים</w:delText>
        </w:r>
        <w:r w:rsidR="004F7D86" w:rsidDel="00C833CC">
          <w:rPr>
            <w:rFonts w:ascii="David" w:hAnsi="David" w:cs="David" w:hint="cs"/>
            <w:sz w:val="24"/>
            <w:szCs w:val="24"/>
            <w:rtl/>
          </w:rPr>
          <w:delText xml:space="preserve">. </w:delText>
        </w:r>
      </w:del>
    </w:p>
    <w:p w:rsidR="00DE5DDF" w:rsidRPr="00DE5DDF" w:rsidRDefault="00DE5DDF" w:rsidP="004F7D86">
      <w:pPr>
        <w:spacing w:line="360" w:lineRule="auto"/>
        <w:rPr>
          <w:rFonts w:ascii="David" w:hAnsi="David" w:cs="David"/>
          <w:sz w:val="24"/>
          <w:szCs w:val="24"/>
          <w:rtl/>
        </w:rPr>
      </w:pPr>
      <w:r w:rsidRPr="00DE5DDF">
        <w:rPr>
          <w:rFonts w:ascii="David" w:hAnsi="David" w:cs="David" w:hint="cs"/>
          <w:sz w:val="24"/>
          <w:szCs w:val="24"/>
          <w:rtl/>
        </w:rPr>
        <w:t>פרטים</w:t>
      </w:r>
      <w:r w:rsidRPr="00DE5DDF">
        <w:rPr>
          <w:rFonts w:ascii="David" w:hAnsi="David" w:cs="David"/>
          <w:sz w:val="24"/>
          <w:szCs w:val="24"/>
          <w:rtl/>
        </w:rPr>
        <w:t xml:space="preserve"> </w:t>
      </w:r>
      <w:r w:rsidRPr="00DE5DDF">
        <w:rPr>
          <w:rFonts w:ascii="David" w:hAnsi="David" w:cs="David" w:hint="cs"/>
          <w:sz w:val="24"/>
          <w:szCs w:val="24"/>
          <w:rtl/>
        </w:rPr>
        <w:t>של</w:t>
      </w:r>
      <w:r w:rsidRPr="00DE5DDF">
        <w:rPr>
          <w:rFonts w:ascii="David" w:hAnsi="David" w:cs="David"/>
          <w:sz w:val="24"/>
          <w:szCs w:val="24"/>
          <w:rtl/>
        </w:rPr>
        <w:t xml:space="preserve"> </w:t>
      </w:r>
      <w:r w:rsidRPr="00DE5DDF">
        <w:rPr>
          <w:rFonts w:ascii="David" w:hAnsi="David" w:cs="David" w:hint="cs"/>
          <w:sz w:val="24"/>
          <w:szCs w:val="24"/>
          <w:rtl/>
        </w:rPr>
        <w:t>צבע</w:t>
      </w:r>
      <w:r w:rsidRPr="00DE5DDF">
        <w:rPr>
          <w:rFonts w:ascii="David" w:hAnsi="David" w:cs="David"/>
          <w:sz w:val="24"/>
          <w:szCs w:val="24"/>
          <w:rtl/>
        </w:rPr>
        <w:t xml:space="preserve">, </w:t>
      </w:r>
      <w:r w:rsidRPr="00DE5DDF">
        <w:rPr>
          <w:rFonts w:ascii="David" w:hAnsi="David" w:cs="David" w:hint="cs"/>
          <w:sz w:val="24"/>
          <w:szCs w:val="24"/>
          <w:rtl/>
        </w:rPr>
        <w:t>תפירה</w:t>
      </w:r>
      <w:r w:rsidRPr="00DE5DDF">
        <w:rPr>
          <w:rFonts w:ascii="David" w:hAnsi="David" w:cs="David"/>
          <w:sz w:val="24"/>
          <w:szCs w:val="24"/>
          <w:rtl/>
        </w:rPr>
        <w:t xml:space="preserve"> </w:t>
      </w:r>
      <w:r w:rsidRPr="00DE5DDF">
        <w:rPr>
          <w:rFonts w:ascii="David" w:hAnsi="David" w:cs="David" w:hint="cs"/>
          <w:sz w:val="24"/>
          <w:szCs w:val="24"/>
          <w:rtl/>
        </w:rPr>
        <w:t>ודוגמאות</w:t>
      </w:r>
      <w:r w:rsidRPr="00DE5DDF">
        <w:rPr>
          <w:rFonts w:ascii="David" w:hAnsi="David" w:cs="David"/>
          <w:sz w:val="24"/>
          <w:szCs w:val="24"/>
          <w:rtl/>
        </w:rPr>
        <w:t xml:space="preserve"> </w:t>
      </w:r>
      <w:r w:rsidRPr="00DE5DDF">
        <w:rPr>
          <w:rFonts w:ascii="David" w:hAnsi="David" w:cs="David" w:hint="cs"/>
          <w:sz w:val="24"/>
          <w:szCs w:val="24"/>
          <w:rtl/>
        </w:rPr>
        <w:t>בלבוש</w:t>
      </w:r>
      <w:r w:rsidRPr="00DE5DDF">
        <w:rPr>
          <w:rFonts w:ascii="David" w:hAnsi="David" w:cs="David"/>
          <w:sz w:val="24"/>
          <w:szCs w:val="24"/>
          <w:rtl/>
        </w:rPr>
        <w:t xml:space="preserve"> </w:t>
      </w:r>
      <w:r w:rsidRPr="00DE5DDF">
        <w:rPr>
          <w:rFonts w:ascii="David" w:hAnsi="David" w:cs="David" w:hint="cs"/>
          <w:sz w:val="24"/>
          <w:szCs w:val="24"/>
          <w:rtl/>
        </w:rPr>
        <w:t>מסורתי</w:t>
      </w:r>
      <w:r w:rsidRPr="00DE5DDF">
        <w:rPr>
          <w:rFonts w:ascii="David" w:hAnsi="David" w:cs="David"/>
          <w:sz w:val="24"/>
          <w:szCs w:val="24"/>
          <w:rtl/>
        </w:rPr>
        <w:t xml:space="preserve"> </w:t>
      </w:r>
      <w:r w:rsidRPr="00DE5DDF">
        <w:rPr>
          <w:rFonts w:ascii="David" w:hAnsi="David" w:cs="David" w:hint="cs"/>
          <w:sz w:val="24"/>
          <w:szCs w:val="24"/>
          <w:rtl/>
        </w:rPr>
        <w:t>עשויים</w:t>
      </w:r>
      <w:r w:rsidRPr="00DE5DDF">
        <w:rPr>
          <w:rFonts w:ascii="David" w:hAnsi="David" w:cs="David"/>
          <w:sz w:val="24"/>
          <w:szCs w:val="24"/>
          <w:rtl/>
        </w:rPr>
        <w:t xml:space="preserve"> </w:t>
      </w:r>
      <w:r w:rsidRPr="00DE5DDF">
        <w:rPr>
          <w:rFonts w:ascii="David" w:hAnsi="David" w:cs="David" w:hint="cs"/>
          <w:sz w:val="24"/>
          <w:szCs w:val="24"/>
          <w:rtl/>
        </w:rPr>
        <w:t>להעיד</w:t>
      </w:r>
      <w:r w:rsidRPr="00DE5DDF">
        <w:rPr>
          <w:rFonts w:ascii="David" w:hAnsi="David" w:cs="David"/>
          <w:sz w:val="24"/>
          <w:szCs w:val="24"/>
          <w:rtl/>
        </w:rPr>
        <w:t xml:space="preserve"> </w:t>
      </w:r>
      <w:r w:rsidRPr="00DE5DDF">
        <w:rPr>
          <w:rFonts w:ascii="David" w:hAnsi="David" w:cs="David" w:hint="cs"/>
          <w:sz w:val="24"/>
          <w:szCs w:val="24"/>
          <w:rtl/>
        </w:rPr>
        <w:t>על</w:t>
      </w:r>
      <w:r w:rsidRPr="00DE5DDF">
        <w:rPr>
          <w:rFonts w:ascii="David" w:hAnsi="David" w:cs="David"/>
          <w:sz w:val="24"/>
          <w:szCs w:val="24"/>
          <w:rtl/>
        </w:rPr>
        <w:t xml:space="preserve"> </w:t>
      </w:r>
      <w:r w:rsidRPr="00DE5DDF">
        <w:rPr>
          <w:rFonts w:ascii="David" w:hAnsi="David" w:cs="David" w:hint="cs"/>
          <w:sz w:val="24"/>
          <w:szCs w:val="24"/>
          <w:rtl/>
        </w:rPr>
        <w:t>מעמד</w:t>
      </w:r>
      <w:r w:rsidRPr="00DE5DDF">
        <w:rPr>
          <w:rFonts w:ascii="David" w:hAnsi="David" w:cs="David"/>
          <w:sz w:val="24"/>
          <w:szCs w:val="24"/>
          <w:rtl/>
        </w:rPr>
        <w:t xml:space="preserve"> </w:t>
      </w:r>
      <w:r w:rsidRPr="00DE5DDF">
        <w:rPr>
          <w:rFonts w:ascii="David" w:hAnsi="David" w:cs="David" w:hint="cs"/>
          <w:sz w:val="24"/>
          <w:szCs w:val="24"/>
          <w:rtl/>
        </w:rPr>
        <w:t>חברתי</w:t>
      </w:r>
      <w:r w:rsidRPr="00DE5DDF">
        <w:rPr>
          <w:rFonts w:ascii="David" w:hAnsi="David" w:cs="David"/>
          <w:sz w:val="24"/>
          <w:szCs w:val="24"/>
          <w:rtl/>
        </w:rPr>
        <w:t xml:space="preserve">, </w:t>
      </w:r>
      <w:r w:rsidRPr="00DE5DDF">
        <w:rPr>
          <w:rFonts w:ascii="David" w:hAnsi="David" w:cs="David" w:hint="cs"/>
          <w:sz w:val="24"/>
          <w:szCs w:val="24"/>
          <w:rtl/>
        </w:rPr>
        <w:t>מצב</w:t>
      </w:r>
      <w:r w:rsidRPr="00DE5DDF">
        <w:rPr>
          <w:rFonts w:ascii="David" w:hAnsi="David" w:cs="David"/>
          <w:sz w:val="24"/>
          <w:szCs w:val="24"/>
          <w:rtl/>
        </w:rPr>
        <w:t xml:space="preserve"> </w:t>
      </w:r>
      <w:r w:rsidRPr="00DE5DDF">
        <w:rPr>
          <w:rFonts w:ascii="David" w:hAnsi="David" w:cs="David" w:hint="cs"/>
          <w:sz w:val="24"/>
          <w:szCs w:val="24"/>
          <w:rtl/>
        </w:rPr>
        <w:t>אישי</w:t>
      </w:r>
      <w:r w:rsidRPr="00DE5DDF">
        <w:rPr>
          <w:rFonts w:ascii="David" w:hAnsi="David" w:cs="David"/>
          <w:sz w:val="24"/>
          <w:szCs w:val="24"/>
          <w:rtl/>
        </w:rPr>
        <w:t xml:space="preserve"> </w:t>
      </w:r>
      <w:r w:rsidRPr="00DE5DDF">
        <w:rPr>
          <w:rFonts w:ascii="David" w:hAnsi="David" w:cs="David" w:hint="cs"/>
          <w:sz w:val="24"/>
          <w:szCs w:val="24"/>
          <w:rtl/>
        </w:rPr>
        <w:t>או</w:t>
      </w:r>
      <w:r w:rsidRPr="00DE5DDF">
        <w:rPr>
          <w:rFonts w:ascii="David" w:hAnsi="David" w:cs="David"/>
          <w:sz w:val="24"/>
          <w:szCs w:val="24"/>
          <w:rtl/>
        </w:rPr>
        <w:t xml:space="preserve"> </w:t>
      </w:r>
      <w:r w:rsidRPr="00DE5DDF">
        <w:rPr>
          <w:rFonts w:ascii="David" w:hAnsi="David" w:cs="David" w:hint="cs"/>
          <w:sz w:val="24"/>
          <w:szCs w:val="24"/>
          <w:rtl/>
        </w:rPr>
        <w:t>על</w:t>
      </w:r>
      <w:r w:rsidRPr="00DE5DDF">
        <w:rPr>
          <w:rFonts w:ascii="David" w:hAnsi="David" w:cs="David"/>
          <w:sz w:val="24"/>
          <w:szCs w:val="24"/>
          <w:rtl/>
        </w:rPr>
        <w:t xml:space="preserve"> </w:t>
      </w:r>
      <w:r w:rsidRPr="00DE5DDF">
        <w:rPr>
          <w:rFonts w:ascii="David" w:hAnsi="David" w:cs="David" w:hint="cs"/>
          <w:sz w:val="24"/>
          <w:szCs w:val="24"/>
          <w:rtl/>
        </w:rPr>
        <w:t>השתייכות</w:t>
      </w:r>
      <w:r w:rsidRPr="00DE5DDF">
        <w:rPr>
          <w:rFonts w:ascii="David" w:hAnsi="David" w:cs="David"/>
          <w:sz w:val="24"/>
          <w:szCs w:val="24"/>
          <w:rtl/>
        </w:rPr>
        <w:t xml:space="preserve"> </w:t>
      </w:r>
      <w:r w:rsidRPr="00DE5DDF">
        <w:rPr>
          <w:rFonts w:ascii="David" w:hAnsi="David" w:cs="David" w:hint="cs"/>
          <w:sz w:val="24"/>
          <w:szCs w:val="24"/>
          <w:rtl/>
        </w:rPr>
        <w:t>לתת</w:t>
      </w:r>
      <w:r w:rsidRPr="00DE5DDF">
        <w:rPr>
          <w:rFonts w:ascii="David" w:hAnsi="David" w:cs="David"/>
          <w:sz w:val="24"/>
          <w:szCs w:val="24"/>
          <w:rtl/>
        </w:rPr>
        <w:t>-</w:t>
      </w:r>
      <w:r w:rsidRPr="00DE5DDF">
        <w:rPr>
          <w:rFonts w:ascii="David" w:hAnsi="David" w:cs="David" w:hint="cs"/>
          <w:sz w:val="24"/>
          <w:szCs w:val="24"/>
          <w:rtl/>
        </w:rPr>
        <w:t>קבוצות</w:t>
      </w:r>
      <w:r w:rsidRPr="00DE5DDF">
        <w:rPr>
          <w:rFonts w:ascii="David" w:hAnsi="David" w:cs="David"/>
          <w:sz w:val="24"/>
          <w:szCs w:val="24"/>
          <w:rtl/>
        </w:rPr>
        <w:t xml:space="preserve">. </w:t>
      </w:r>
      <w:r w:rsidRPr="00DE5DDF">
        <w:rPr>
          <w:rFonts w:ascii="David" w:hAnsi="David" w:cs="David" w:hint="cs"/>
          <w:sz w:val="24"/>
          <w:szCs w:val="24"/>
          <w:rtl/>
        </w:rPr>
        <w:t>לעתים</w:t>
      </w:r>
      <w:r w:rsidRPr="00DE5DDF">
        <w:rPr>
          <w:rFonts w:ascii="David" w:hAnsi="David" w:cs="David"/>
          <w:sz w:val="24"/>
          <w:szCs w:val="24"/>
          <w:rtl/>
        </w:rPr>
        <w:t xml:space="preserve"> </w:t>
      </w:r>
      <w:r w:rsidRPr="00DE5DDF">
        <w:rPr>
          <w:rFonts w:ascii="David" w:hAnsi="David" w:cs="David" w:hint="cs"/>
          <w:sz w:val="24"/>
          <w:szCs w:val="24"/>
          <w:rtl/>
        </w:rPr>
        <w:t>מספיקה</w:t>
      </w:r>
      <w:r w:rsidRPr="00DE5DDF">
        <w:rPr>
          <w:rFonts w:ascii="David" w:hAnsi="David" w:cs="David"/>
          <w:sz w:val="24"/>
          <w:szCs w:val="24"/>
          <w:rtl/>
        </w:rPr>
        <w:t xml:space="preserve"> </w:t>
      </w:r>
      <w:r w:rsidRPr="00DE5DDF">
        <w:rPr>
          <w:rFonts w:ascii="David" w:hAnsi="David" w:cs="David" w:hint="cs"/>
          <w:sz w:val="24"/>
          <w:szCs w:val="24"/>
          <w:rtl/>
        </w:rPr>
        <w:t>רק</w:t>
      </w:r>
      <w:r w:rsidRPr="00DE5DDF">
        <w:rPr>
          <w:rFonts w:ascii="David" w:hAnsi="David" w:cs="David"/>
          <w:sz w:val="24"/>
          <w:szCs w:val="24"/>
          <w:rtl/>
        </w:rPr>
        <w:t xml:space="preserve"> </w:t>
      </w:r>
      <w:r w:rsidRPr="00DE5DDF">
        <w:rPr>
          <w:rFonts w:ascii="David" w:hAnsi="David" w:cs="David" w:hint="cs"/>
          <w:sz w:val="24"/>
          <w:szCs w:val="24"/>
          <w:rtl/>
        </w:rPr>
        <w:t>בעלות</w:t>
      </w:r>
      <w:r w:rsidRPr="00DE5DDF">
        <w:rPr>
          <w:rFonts w:ascii="David" w:hAnsi="David" w:cs="David"/>
          <w:sz w:val="24"/>
          <w:szCs w:val="24"/>
          <w:rtl/>
        </w:rPr>
        <w:t xml:space="preserve"> </w:t>
      </w:r>
      <w:r w:rsidRPr="00DE5DDF">
        <w:rPr>
          <w:rFonts w:ascii="David" w:hAnsi="David" w:cs="David" w:hint="cs"/>
          <w:sz w:val="24"/>
          <w:szCs w:val="24"/>
          <w:rtl/>
        </w:rPr>
        <w:t>על</w:t>
      </w:r>
      <w:r w:rsidRPr="00DE5DDF">
        <w:rPr>
          <w:rFonts w:ascii="David" w:hAnsi="David" w:cs="David"/>
          <w:sz w:val="24"/>
          <w:szCs w:val="24"/>
          <w:rtl/>
        </w:rPr>
        <w:t xml:space="preserve"> </w:t>
      </w:r>
      <w:r w:rsidRPr="00DE5DDF">
        <w:rPr>
          <w:rFonts w:ascii="David" w:hAnsi="David" w:cs="David" w:hint="cs"/>
          <w:sz w:val="24"/>
          <w:szCs w:val="24"/>
          <w:rtl/>
        </w:rPr>
        <w:t>תלבושת</w:t>
      </w:r>
      <w:r w:rsidRPr="00DE5DDF">
        <w:rPr>
          <w:rFonts w:ascii="David" w:hAnsi="David" w:cs="David"/>
          <w:sz w:val="24"/>
          <w:szCs w:val="24"/>
          <w:rtl/>
        </w:rPr>
        <w:t xml:space="preserve"> </w:t>
      </w:r>
      <w:r w:rsidRPr="00DE5DDF">
        <w:rPr>
          <w:rFonts w:ascii="David" w:hAnsi="David" w:cs="David" w:hint="cs"/>
          <w:sz w:val="24"/>
          <w:szCs w:val="24"/>
          <w:rtl/>
        </w:rPr>
        <w:t>מסורתית</w:t>
      </w:r>
      <w:r w:rsidRPr="00DE5DDF">
        <w:rPr>
          <w:rFonts w:ascii="David" w:hAnsi="David" w:cs="David"/>
          <w:sz w:val="24"/>
          <w:szCs w:val="24"/>
          <w:rtl/>
        </w:rPr>
        <w:t xml:space="preserve"> </w:t>
      </w:r>
      <w:r w:rsidRPr="00DE5DDF">
        <w:rPr>
          <w:rFonts w:ascii="David" w:hAnsi="David" w:cs="David" w:hint="cs"/>
          <w:sz w:val="24"/>
          <w:szCs w:val="24"/>
          <w:rtl/>
        </w:rPr>
        <w:t>כדי</w:t>
      </w:r>
      <w:r w:rsidRPr="00DE5DDF">
        <w:rPr>
          <w:rFonts w:ascii="David" w:hAnsi="David" w:cs="David"/>
          <w:sz w:val="24"/>
          <w:szCs w:val="24"/>
          <w:rtl/>
        </w:rPr>
        <w:t xml:space="preserve"> </w:t>
      </w:r>
      <w:r w:rsidRPr="00DE5DDF">
        <w:rPr>
          <w:rFonts w:ascii="David" w:hAnsi="David" w:cs="David" w:hint="cs"/>
          <w:sz w:val="24"/>
          <w:szCs w:val="24"/>
          <w:rtl/>
        </w:rPr>
        <w:t>להצביע</w:t>
      </w:r>
      <w:r w:rsidRPr="00DE5DDF">
        <w:rPr>
          <w:rFonts w:ascii="David" w:hAnsi="David" w:cs="David"/>
          <w:sz w:val="24"/>
          <w:szCs w:val="24"/>
          <w:rtl/>
        </w:rPr>
        <w:t xml:space="preserve"> </w:t>
      </w:r>
      <w:r w:rsidRPr="00DE5DDF">
        <w:rPr>
          <w:rFonts w:ascii="David" w:hAnsi="David" w:cs="David" w:hint="cs"/>
          <w:sz w:val="24"/>
          <w:szCs w:val="24"/>
          <w:rtl/>
        </w:rPr>
        <w:t>על</w:t>
      </w:r>
      <w:r w:rsidRPr="00DE5DDF">
        <w:rPr>
          <w:rFonts w:ascii="David" w:hAnsi="David" w:cs="David"/>
          <w:sz w:val="24"/>
          <w:szCs w:val="24"/>
          <w:rtl/>
        </w:rPr>
        <w:t xml:space="preserve"> </w:t>
      </w:r>
      <w:r w:rsidRPr="00DE5DDF">
        <w:rPr>
          <w:rFonts w:ascii="David" w:hAnsi="David" w:cs="David" w:hint="cs"/>
          <w:sz w:val="24"/>
          <w:szCs w:val="24"/>
          <w:rtl/>
        </w:rPr>
        <w:t>מעמד</w:t>
      </w:r>
      <w:r w:rsidRPr="00DE5DDF">
        <w:rPr>
          <w:rFonts w:ascii="David" w:hAnsi="David" w:cs="David"/>
          <w:sz w:val="24"/>
          <w:szCs w:val="24"/>
          <w:rtl/>
        </w:rPr>
        <w:t xml:space="preserve"> </w:t>
      </w:r>
      <w:r w:rsidRPr="00DE5DDF">
        <w:rPr>
          <w:rFonts w:ascii="David" w:hAnsi="David" w:cs="David" w:hint="cs"/>
          <w:sz w:val="24"/>
          <w:szCs w:val="24"/>
          <w:rtl/>
        </w:rPr>
        <w:t>מכובד</w:t>
      </w:r>
      <w:r w:rsidRPr="00DE5DDF">
        <w:rPr>
          <w:rFonts w:ascii="David" w:hAnsi="David" w:cs="David"/>
          <w:sz w:val="24"/>
          <w:szCs w:val="24"/>
          <w:rtl/>
        </w:rPr>
        <w:t xml:space="preserve"> </w:t>
      </w:r>
      <w:r w:rsidRPr="00DE5DDF">
        <w:rPr>
          <w:rFonts w:ascii="David" w:hAnsi="David" w:cs="David" w:hint="cs"/>
          <w:sz w:val="24"/>
          <w:szCs w:val="24"/>
          <w:rtl/>
        </w:rPr>
        <w:t>בקהילה</w:t>
      </w:r>
      <w:r w:rsidRPr="00DE5DDF">
        <w:rPr>
          <w:rFonts w:ascii="David" w:hAnsi="David" w:cs="David"/>
          <w:sz w:val="24"/>
          <w:szCs w:val="24"/>
          <w:rtl/>
        </w:rPr>
        <w:t xml:space="preserve">. </w:t>
      </w:r>
      <w:r w:rsidRPr="00DE5DDF">
        <w:rPr>
          <w:rFonts w:ascii="David" w:hAnsi="David" w:cs="David" w:hint="cs"/>
          <w:sz w:val="24"/>
          <w:szCs w:val="24"/>
          <w:rtl/>
        </w:rPr>
        <w:t>הדבר</w:t>
      </w:r>
      <w:r w:rsidRPr="00DE5DDF">
        <w:rPr>
          <w:rFonts w:ascii="David" w:hAnsi="David" w:cs="David"/>
          <w:sz w:val="24"/>
          <w:szCs w:val="24"/>
          <w:rtl/>
        </w:rPr>
        <w:t xml:space="preserve"> </w:t>
      </w:r>
      <w:r w:rsidRPr="00DE5DDF">
        <w:rPr>
          <w:rFonts w:ascii="David" w:hAnsi="David" w:cs="David" w:hint="cs"/>
          <w:sz w:val="24"/>
          <w:szCs w:val="24"/>
          <w:rtl/>
        </w:rPr>
        <w:t>אמור</w:t>
      </w:r>
      <w:r w:rsidRPr="00DE5DDF">
        <w:rPr>
          <w:rFonts w:ascii="David" w:hAnsi="David" w:cs="David"/>
          <w:sz w:val="24"/>
          <w:szCs w:val="24"/>
          <w:rtl/>
        </w:rPr>
        <w:t xml:space="preserve"> </w:t>
      </w:r>
      <w:r w:rsidRPr="00DE5DDF">
        <w:rPr>
          <w:rFonts w:ascii="David" w:hAnsi="David" w:cs="David" w:hint="cs"/>
          <w:sz w:val="24"/>
          <w:szCs w:val="24"/>
          <w:rtl/>
        </w:rPr>
        <w:t>במיוחד</w:t>
      </w:r>
      <w:r w:rsidRPr="00DE5DDF">
        <w:rPr>
          <w:rFonts w:ascii="David" w:hAnsi="David" w:cs="David"/>
          <w:sz w:val="24"/>
          <w:szCs w:val="24"/>
          <w:rtl/>
        </w:rPr>
        <w:t xml:space="preserve"> </w:t>
      </w:r>
      <w:r w:rsidRPr="00DE5DDF">
        <w:rPr>
          <w:rFonts w:ascii="David" w:hAnsi="David" w:cs="David" w:hint="cs"/>
          <w:sz w:val="24"/>
          <w:szCs w:val="24"/>
          <w:rtl/>
        </w:rPr>
        <w:t>לגבי</w:t>
      </w:r>
      <w:r w:rsidRPr="00DE5DDF">
        <w:rPr>
          <w:rFonts w:ascii="David" w:hAnsi="David" w:cs="David"/>
          <w:sz w:val="24"/>
          <w:szCs w:val="24"/>
          <w:rtl/>
        </w:rPr>
        <w:t xml:space="preserve"> </w:t>
      </w:r>
      <w:r w:rsidRPr="00DE5DDF">
        <w:rPr>
          <w:rFonts w:ascii="David" w:hAnsi="David" w:cs="David" w:hint="cs"/>
          <w:sz w:val="24"/>
          <w:szCs w:val="24"/>
          <w:rtl/>
        </w:rPr>
        <w:t>תלבושות</w:t>
      </w:r>
      <w:r w:rsidRPr="00DE5DDF">
        <w:rPr>
          <w:rFonts w:ascii="David" w:hAnsi="David" w:cs="David"/>
          <w:sz w:val="24"/>
          <w:szCs w:val="24"/>
          <w:rtl/>
        </w:rPr>
        <w:t xml:space="preserve"> </w:t>
      </w:r>
      <w:r w:rsidRPr="00DE5DDF">
        <w:rPr>
          <w:rFonts w:ascii="David" w:hAnsi="David" w:cs="David" w:hint="cs"/>
          <w:sz w:val="24"/>
          <w:szCs w:val="24"/>
          <w:rtl/>
        </w:rPr>
        <w:t>הייחודיות</w:t>
      </w:r>
      <w:r w:rsidRPr="00DE5DDF">
        <w:rPr>
          <w:rFonts w:ascii="David" w:hAnsi="David" w:cs="David"/>
          <w:sz w:val="24"/>
          <w:szCs w:val="24"/>
          <w:rtl/>
        </w:rPr>
        <w:t xml:space="preserve"> </w:t>
      </w:r>
      <w:r w:rsidRPr="00DE5DDF">
        <w:rPr>
          <w:rFonts w:ascii="David" w:hAnsi="David" w:cs="David" w:hint="cs"/>
          <w:sz w:val="24"/>
          <w:szCs w:val="24"/>
          <w:rtl/>
        </w:rPr>
        <w:t>לכוהנים</w:t>
      </w:r>
      <w:r w:rsidRPr="00DE5DDF">
        <w:rPr>
          <w:rFonts w:ascii="David" w:hAnsi="David" w:cs="David"/>
          <w:sz w:val="24"/>
          <w:szCs w:val="24"/>
          <w:rtl/>
        </w:rPr>
        <w:t xml:space="preserve">, </w:t>
      </w:r>
      <w:r w:rsidRPr="00DE5DDF">
        <w:rPr>
          <w:rFonts w:ascii="David" w:hAnsi="David" w:cs="David" w:hint="cs"/>
          <w:sz w:val="24"/>
          <w:szCs w:val="24"/>
          <w:rtl/>
        </w:rPr>
        <w:t>אצילים</w:t>
      </w:r>
      <w:r w:rsidRPr="00DE5DDF">
        <w:rPr>
          <w:rFonts w:ascii="David" w:hAnsi="David" w:cs="David"/>
          <w:sz w:val="24"/>
          <w:szCs w:val="24"/>
          <w:rtl/>
        </w:rPr>
        <w:t xml:space="preserve">, </w:t>
      </w:r>
      <w:r w:rsidRPr="00DE5DDF">
        <w:rPr>
          <w:rFonts w:ascii="David" w:hAnsi="David" w:cs="David" w:hint="cs"/>
          <w:sz w:val="24"/>
          <w:szCs w:val="24"/>
          <w:rtl/>
        </w:rPr>
        <w:t>וכדומה</w:t>
      </w:r>
      <w:r w:rsidRPr="00DE5DDF">
        <w:rPr>
          <w:rFonts w:ascii="David" w:hAnsi="David" w:cs="David"/>
          <w:sz w:val="24"/>
          <w:szCs w:val="24"/>
          <w:rtl/>
        </w:rPr>
        <w:t>.</w:t>
      </w:r>
    </w:p>
    <w:p w:rsidR="00DE5DDF" w:rsidRPr="00DE5DDF" w:rsidRDefault="00DE5DDF" w:rsidP="00DE5DDF">
      <w:pPr>
        <w:spacing w:line="360" w:lineRule="auto"/>
        <w:rPr>
          <w:rFonts w:ascii="David" w:hAnsi="David" w:cs="David"/>
          <w:sz w:val="24"/>
          <w:szCs w:val="24"/>
          <w:rtl/>
        </w:rPr>
      </w:pPr>
      <w:r w:rsidRPr="00C833CC">
        <w:rPr>
          <w:rFonts w:ascii="David" w:hAnsi="David" w:cs="David" w:hint="cs"/>
          <w:sz w:val="24"/>
          <w:szCs w:val="24"/>
          <w:highlight w:val="yellow"/>
          <w:rtl/>
          <w:rPrChange w:id="99" w:author="מנהל" w:date="2016-03-25T13:23:00Z">
            <w:rPr>
              <w:rFonts w:ascii="David" w:hAnsi="David" w:cs="David" w:hint="cs"/>
              <w:sz w:val="24"/>
              <w:szCs w:val="24"/>
              <w:rtl/>
            </w:rPr>
          </w:rPrChange>
        </w:rPr>
        <w:t>התלבשות</w:t>
      </w:r>
      <w:ins w:id="100" w:author="מנהל" w:date="2016-03-25T13:23:00Z">
        <w:r w:rsidR="00C833CC">
          <w:rPr>
            <w:rFonts w:ascii="David" w:hAnsi="David" w:cs="David" w:hint="cs"/>
            <w:sz w:val="24"/>
            <w:szCs w:val="24"/>
            <w:rtl/>
          </w:rPr>
          <w:t xml:space="preserve"> ? </w:t>
        </w:r>
      </w:ins>
      <w:r w:rsidRPr="00DE5DDF">
        <w:rPr>
          <w:rFonts w:ascii="David" w:hAnsi="David" w:cs="David"/>
          <w:sz w:val="24"/>
          <w:szCs w:val="24"/>
          <w:rtl/>
        </w:rPr>
        <w:t xml:space="preserve"> </w:t>
      </w:r>
      <w:r w:rsidRPr="00DE5DDF">
        <w:rPr>
          <w:rFonts w:ascii="David" w:hAnsi="David" w:cs="David" w:hint="cs"/>
          <w:sz w:val="24"/>
          <w:szCs w:val="24"/>
          <w:rtl/>
        </w:rPr>
        <w:t>בבגדים</w:t>
      </w:r>
      <w:r w:rsidRPr="00DE5DDF">
        <w:rPr>
          <w:rFonts w:ascii="David" w:hAnsi="David" w:cs="David"/>
          <w:sz w:val="24"/>
          <w:szCs w:val="24"/>
          <w:rtl/>
        </w:rPr>
        <w:t xml:space="preserve"> </w:t>
      </w:r>
      <w:r w:rsidRPr="00DE5DDF">
        <w:rPr>
          <w:rFonts w:ascii="David" w:hAnsi="David" w:cs="David" w:hint="cs"/>
          <w:sz w:val="24"/>
          <w:szCs w:val="24"/>
          <w:rtl/>
        </w:rPr>
        <w:t>מקומיים</w:t>
      </w:r>
      <w:r w:rsidRPr="00DE5DDF">
        <w:rPr>
          <w:rFonts w:ascii="David" w:hAnsi="David" w:cs="David"/>
          <w:sz w:val="24"/>
          <w:szCs w:val="24"/>
          <w:rtl/>
        </w:rPr>
        <w:t xml:space="preserve"> </w:t>
      </w:r>
      <w:r w:rsidRPr="00DE5DDF">
        <w:rPr>
          <w:rFonts w:ascii="David" w:hAnsi="David" w:cs="David" w:hint="cs"/>
          <w:sz w:val="24"/>
          <w:szCs w:val="24"/>
          <w:rtl/>
        </w:rPr>
        <w:t>ומסורתיים</w:t>
      </w:r>
      <w:r w:rsidRPr="00DE5DDF">
        <w:rPr>
          <w:rFonts w:ascii="David" w:hAnsi="David" w:cs="David"/>
          <w:sz w:val="24"/>
          <w:szCs w:val="24"/>
          <w:rtl/>
        </w:rPr>
        <w:t xml:space="preserve"> </w:t>
      </w:r>
      <w:r w:rsidRPr="00DE5DDF">
        <w:rPr>
          <w:rFonts w:ascii="David" w:hAnsi="David" w:cs="David" w:hint="cs"/>
          <w:sz w:val="24"/>
          <w:szCs w:val="24"/>
          <w:rtl/>
        </w:rPr>
        <w:t>נחשבת</w:t>
      </w:r>
      <w:r w:rsidRPr="00DE5DDF">
        <w:rPr>
          <w:rFonts w:ascii="David" w:hAnsi="David" w:cs="David"/>
          <w:sz w:val="24"/>
          <w:szCs w:val="24"/>
          <w:rtl/>
        </w:rPr>
        <w:t xml:space="preserve"> </w:t>
      </w:r>
      <w:r w:rsidRPr="00DE5DDF">
        <w:rPr>
          <w:rFonts w:ascii="David" w:hAnsi="David" w:cs="David" w:hint="cs"/>
          <w:sz w:val="24"/>
          <w:szCs w:val="24"/>
          <w:rtl/>
        </w:rPr>
        <w:t>לחלק</w:t>
      </w:r>
      <w:r w:rsidRPr="00DE5DDF">
        <w:rPr>
          <w:rFonts w:ascii="David" w:hAnsi="David" w:cs="David"/>
          <w:sz w:val="24"/>
          <w:szCs w:val="24"/>
          <w:rtl/>
        </w:rPr>
        <w:t xml:space="preserve"> </w:t>
      </w:r>
      <w:r w:rsidRPr="00DE5DDF">
        <w:rPr>
          <w:rFonts w:ascii="David" w:hAnsi="David" w:cs="David" w:hint="cs"/>
          <w:sz w:val="24"/>
          <w:szCs w:val="24"/>
          <w:rtl/>
        </w:rPr>
        <w:t>ממנהגי</w:t>
      </w:r>
      <w:r w:rsidRPr="00DE5DDF">
        <w:rPr>
          <w:rFonts w:ascii="David" w:hAnsi="David" w:cs="David"/>
          <w:sz w:val="24"/>
          <w:szCs w:val="24"/>
          <w:rtl/>
        </w:rPr>
        <w:t xml:space="preserve"> </w:t>
      </w:r>
      <w:r w:rsidRPr="00DE5DDF">
        <w:rPr>
          <w:rFonts w:ascii="David" w:hAnsi="David" w:cs="David" w:hint="cs"/>
          <w:sz w:val="24"/>
          <w:szCs w:val="24"/>
          <w:rtl/>
        </w:rPr>
        <w:t>פולקלור</w:t>
      </w:r>
      <w:r w:rsidRPr="00DE5DDF">
        <w:rPr>
          <w:rFonts w:ascii="David" w:hAnsi="David" w:cs="David"/>
          <w:sz w:val="24"/>
          <w:szCs w:val="24"/>
          <w:rtl/>
        </w:rPr>
        <w:t xml:space="preserve">. </w:t>
      </w:r>
      <w:r w:rsidRPr="00DE5DDF">
        <w:rPr>
          <w:rFonts w:ascii="David" w:hAnsi="David" w:cs="David" w:hint="cs"/>
          <w:sz w:val="24"/>
          <w:szCs w:val="24"/>
          <w:rtl/>
        </w:rPr>
        <w:t>ישנן</w:t>
      </w:r>
      <w:r w:rsidRPr="00DE5DDF">
        <w:rPr>
          <w:rFonts w:ascii="David" w:hAnsi="David" w:cs="David"/>
          <w:sz w:val="24"/>
          <w:szCs w:val="24"/>
          <w:rtl/>
        </w:rPr>
        <w:t xml:space="preserve"> </w:t>
      </w:r>
      <w:r w:rsidRPr="00DE5DDF">
        <w:rPr>
          <w:rFonts w:ascii="David" w:hAnsi="David" w:cs="David" w:hint="cs"/>
          <w:sz w:val="24"/>
          <w:szCs w:val="24"/>
          <w:rtl/>
        </w:rPr>
        <w:t>תלבושות</w:t>
      </w:r>
      <w:r w:rsidRPr="00DE5DDF">
        <w:rPr>
          <w:rFonts w:ascii="David" w:hAnsi="David" w:cs="David"/>
          <w:sz w:val="24"/>
          <w:szCs w:val="24"/>
          <w:rtl/>
        </w:rPr>
        <w:t xml:space="preserve"> </w:t>
      </w:r>
      <w:r w:rsidRPr="00DE5DDF">
        <w:rPr>
          <w:rFonts w:ascii="David" w:hAnsi="David" w:cs="David" w:hint="cs"/>
          <w:sz w:val="24"/>
          <w:szCs w:val="24"/>
          <w:rtl/>
        </w:rPr>
        <w:t>המיועדות</w:t>
      </w:r>
      <w:r w:rsidRPr="00DE5DDF">
        <w:rPr>
          <w:rFonts w:ascii="David" w:hAnsi="David" w:cs="David"/>
          <w:sz w:val="24"/>
          <w:szCs w:val="24"/>
          <w:rtl/>
        </w:rPr>
        <w:t xml:space="preserve"> </w:t>
      </w:r>
      <w:r w:rsidRPr="00DE5DDF">
        <w:rPr>
          <w:rFonts w:ascii="David" w:hAnsi="David" w:cs="David" w:hint="cs"/>
          <w:sz w:val="24"/>
          <w:szCs w:val="24"/>
          <w:rtl/>
        </w:rPr>
        <w:t>לחיי</w:t>
      </w:r>
      <w:r w:rsidRPr="00DE5DDF">
        <w:rPr>
          <w:rFonts w:ascii="David" w:hAnsi="David" w:cs="David"/>
          <w:sz w:val="24"/>
          <w:szCs w:val="24"/>
          <w:rtl/>
        </w:rPr>
        <w:t xml:space="preserve"> </w:t>
      </w:r>
      <w:r w:rsidRPr="00DE5DDF">
        <w:rPr>
          <w:rFonts w:ascii="David" w:hAnsi="David" w:cs="David" w:hint="cs"/>
          <w:sz w:val="24"/>
          <w:szCs w:val="24"/>
          <w:rtl/>
        </w:rPr>
        <w:t>היומיום</w:t>
      </w:r>
      <w:r w:rsidRPr="00DE5DDF">
        <w:rPr>
          <w:rFonts w:ascii="David" w:hAnsi="David" w:cs="David"/>
          <w:sz w:val="24"/>
          <w:szCs w:val="24"/>
          <w:rtl/>
        </w:rPr>
        <w:t>, (</w:t>
      </w:r>
      <w:r w:rsidRPr="00DE5DDF">
        <w:rPr>
          <w:rFonts w:ascii="David" w:hAnsi="David" w:cs="David" w:hint="cs"/>
          <w:sz w:val="24"/>
          <w:szCs w:val="24"/>
          <w:rtl/>
        </w:rPr>
        <w:t>למשל</w:t>
      </w:r>
      <w:r w:rsidRPr="00DE5DDF">
        <w:rPr>
          <w:rFonts w:ascii="David" w:hAnsi="David" w:cs="David"/>
          <w:sz w:val="24"/>
          <w:szCs w:val="24"/>
          <w:rtl/>
        </w:rPr>
        <w:t xml:space="preserve"> </w:t>
      </w:r>
      <w:r w:rsidRPr="00DE5DDF">
        <w:rPr>
          <w:rFonts w:ascii="David" w:hAnsi="David" w:cs="David" w:hint="cs"/>
          <w:sz w:val="24"/>
          <w:szCs w:val="24"/>
          <w:rtl/>
        </w:rPr>
        <w:t>כובע</w:t>
      </w:r>
      <w:r w:rsidRPr="00DE5DDF">
        <w:rPr>
          <w:rFonts w:ascii="David" w:hAnsi="David" w:cs="David"/>
          <w:sz w:val="24"/>
          <w:szCs w:val="24"/>
          <w:rtl/>
        </w:rPr>
        <w:t xml:space="preserve"> </w:t>
      </w:r>
      <w:r w:rsidRPr="00DE5DDF">
        <w:rPr>
          <w:rFonts w:ascii="David" w:hAnsi="David" w:cs="David" w:hint="cs"/>
          <w:sz w:val="24"/>
          <w:szCs w:val="24"/>
          <w:rtl/>
        </w:rPr>
        <w:t>לבד</w:t>
      </w:r>
      <w:r w:rsidRPr="00DE5DDF">
        <w:rPr>
          <w:rFonts w:ascii="David" w:hAnsi="David" w:cs="David"/>
          <w:sz w:val="24"/>
          <w:szCs w:val="24"/>
          <w:rtl/>
        </w:rPr>
        <w:t xml:space="preserve"> </w:t>
      </w:r>
      <w:r w:rsidRPr="00DE5DDF">
        <w:rPr>
          <w:rFonts w:ascii="David" w:hAnsi="David" w:cs="David" w:hint="cs"/>
          <w:sz w:val="24"/>
          <w:szCs w:val="24"/>
          <w:rtl/>
        </w:rPr>
        <w:t>וחליפה</w:t>
      </w:r>
      <w:r w:rsidRPr="00DE5DDF">
        <w:rPr>
          <w:rFonts w:ascii="David" w:hAnsi="David" w:cs="David"/>
          <w:sz w:val="24"/>
          <w:szCs w:val="24"/>
          <w:rtl/>
        </w:rPr>
        <w:t xml:space="preserve"> </w:t>
      </w:r>
      <w:r w:rsidRPr="00DE5DDF">
        <w:rPr>
          <w:rFonts w:ascii="David" w:hAnsi="David" w:cs="David" w:hint="cs"/>
          <w:sz w:val="24"/>
          <w:szCs w:val="24"/>
          <w:rtl/>
        </w:rPr>
        <w:t>שחורה</w:t>
      </w:r>
      <w:r w:rsidRPr="00DE5DDF">
        <w:rPr>
          <w:rFonts w:ascii="David" w:hAnsi="David" w:cs="David"/>
          <w:sz w:val="24"/>
          <w:szCs w:val="24"/>
          <w:rtl/>
        </w:rPr>
        <w:t xml:space="preserve"> </w:t>
      </w:r>
      <w:r w:rsidRPr="00DE5DDF">
        <w:rPr>
          <w:rFonts w:ascii="David" w:hAnsi="David" w:cs="David" w:hint="cs"/>
          <w:sz w:val="24"/>
          <w:szCs w:val="24"/>
          <w:rtl/>
        </w:rPr>
        <w:t>בקהילה</w:t>
      </w:r>
      <w:r w:rsidRPr="00DE5DDF">
        <w:rPr>
          <w:rFonts w:ascii="David" w:hAnsi="David" w:cs="David"/>
          <w:sz w:val="24"/>
          <w:szCs w:val="24"/>
          <w:rtl/>
        </w:rPr>
        <w:t xml:space="preserve"> </w:t>
      </w:r>
      <w:r w:rsidRPr="00DE5DDF">
        <w:rPr>
          <w:rFonts w:ascii="David" w:hAnsi="David" w:cs="David" w:hint="cs"/>
          <w:sz w:val="24"/>
          <w:szCs w:val="24"/>
          <w:rtl/>
        </w:rPr>
        <w:t>היהודית</w:t>
      </w:r>
      <w:r w:rsidRPr="00DE5DDF">
        <w:rPr>
          <w:rFonts w:ascii="David" w:hAnsi="David" w:cs="David"/>
          <w:sz w:val="24"/>
          <w:szCs w:val="24"/>
          <w:rtl/>
        </w:rPr>
        <w:t xml:space="preserve"> </w:t>
      </w:r>
      <w:r w:rsidRPr="00DE5DDF">
        <w:rPr>
          <w:rFonts w:ascii="David" w:hAnsi="David" w:cs="David" w:hint="cs"/>
          <w:sz w:val="24"/>
          <w:szCs w:val="24"/>
          <w:rtl/>
        </w:rPr>
        <w:t>חרדית</w:t>
      </w:r>
      <w:r w:rsidRPr="00DE5DDF">
        <w:rPr>
          <w:rFonts w:ascii="David" w:hAnsi="David" w:cs="David"/>
          <w:sz w:val="24"/>
          <w:szCs w:val="24"/>
          <w:rtl/>
        </w:rPr>
        <w:t xml:space="preserve">). </w:t>
      </w:r>
      <w:r w:rsidRPr="00DE5DDF">
        <w:rPr>
          <w:rFonts w:ascii="David" w:hAnsi="David" w:cs="David" w:hint="cs"/>
          <w:sz w:val="24"/>
          <w:szCs w:val="24"/>
          <w:rtl/>
        </w:rPr>
        <w:t>תלבושות</w:t>
      </w:r>
      <w:r w:rsidRPr="00DE5DDF">
        <w:rPr>
          <w:rFonts w:ascii="David" w:hAnsi="David" w:cs="David"/>
          <w:sz w:val="24"/>
          <w:szCs w:val="24"/>
          <w:rtl/>
        </w:rPr>
        <w:t xml:space="preserve"> </w:t>
      </w:r>
      <w:r w:rsidRPr="00DE5DDF">
        <w:rPr>
          <w:rFonts w:ascii="David" w:hAnsi="David" w:cs="David" w:hint="cs"/>
          <w:sz w:val="24"/>
          <w:szCs w:val="24"/>
          <w:rtl/>
        </w:rPr>
        <w:t>אחרות</w:t>
      </w:r>
      <w:r w:rsidRPr="00DE5DDF">
        <w:rPr>
          <w:rFonts w:ascii="David" w:hAnsi="David" w:cs="David"/>
          <w:sz w:val="24"/>
          <w:szCs w:val="24"/>
          <w:rtl/>
        </w:rPr>
        <w:t xml:space="preserve"> </w:t>
      </w:r>
      <w:r w:rsidRPr="00DE5DDF">
        <w:rPr>
          <w:rFonts w:ascii="David" w:hAnsi="David" w:cs="David" w:hint="cs"/>
          <w:sz w:val="24"/>
          <w:szCs w:val="24"/>
          <w:rtl/>
        </w:rPr>
        <w:t>מיועדות</w:t>
      </w:r>
      <w:r w:rsidRPr="00DE5DDF">
        <w:rPr>
          <w:rFonts w:ascii="David" w:hAnsi="David" w:cs="David"/>
          <w:sz w:val="24"/>
          <w:szCs w:val="24"/>
          <w:rtl/>
        </w:rPr>
        <w:t xml:space="preserve"> </w:t>
      </w:r>
      <w:r w:rsidRPr="00DE5DDF">
        <w:rPr>
          <w:rFonts w:ascii="David" w:hAnsi="David" w:cs="David" w:hint="cs"/>
          <w:sz w:val="24"/>
          <w:szCs w:val="24"/>
          <w:rtl/>
        </w:rPr>
        <w:t>ללבוש</w:t>
      </w:r>
      <w:r w:rsidRPr="00DE5DDF">
        <w:rPr>
          <w:rFonts w:ascii="David" w:hAnsi="David" w:cs="David"/>
          <w:sz w:val="24"/>
          <w:szCs w:val="24"/>
          <w:rtl/>
        </w:rPr>
        <w:t xml:space="preserve"> </w:t>
      </w:r>
      <w:r w:rsidRPr="00DE5DDF">
        <w:rPr>
          <w:rFonts w:ascii="David" w:hAnsi="David" w:cs="David" w:hint="cs"/>
          <w:sz w:val="24"/>
          <w:szCs w:val="24"/>
          <w:rtl/>
        </w:rPr>
        <w:t>רק</w:t>
      </w:r>
      <w:r w:rsidRPr="00DE5DDF">
        <w:rPr>
          <w:rFonts w:ascii="David" w:hAnsi="David" w:cs="David"/>
          <w:sz w:val="24"/>
          <w:szCs w:val="24"/>
          <w:rtl/>
        </w:rPr>
        <w:t xml:space="preserve"> </w:t>
      </w:r>
      <w:r w:rsidRPr="00DE5DDF">
        <w:rPr>
          <w:rFonts w:ascii="David" w:hAnsi="David" w:cs="David" w:hint="cs"/>
          <w:sz w:val="24"/>
          <w:szCs w:val="24"/>
          <w:rtl/>
        </w:rPr>
        <w:t>באירועים</w:t>
      </w:r>
      <w:r w:rsidRPr="00DE5DDF">
        <w:rPr>
          <w:rFonts w:ascii="David" w:hAnsi="David" w:cs="David"/>
          <w:sz w:val="24"/>
          <w:szCs w:val="24"/>
          <w:rtl/>
        </w:rPr>
        <w:t xml:space="preserve"> </w:t>
      </w:r>
      <w:r w:rsidRPr="00DE5DDF">
        <w:rPr>
          <w:rFonts w:ascii="David" w:hAnsi="David" w:cs="David" w:hint="cs"/>
          <w:sz w:val="24"/>
          <w:szCs w:val="24"/>
          <w:rtl/>
        </w:rPr>
        <w:t>מיוחדים</w:t>
      </w:r>
      <w:r w:rsidRPr="00DE5DDF">
        <w:rPr>
          <w:rFonts w:ascii="David" w:hAnsi="David" w:cs="David"/>
          <w:sz w:val="24"/>
          <w:szCs w:val="24"/>
          <w:rtl/>
        </w:rPr>
        <w:t xml:space="preserve"> </w:t>
      </w:r>
      <w:r w:rsidRPr="00DE5DDF">
        <w:rPr>
          <w:rFonts w:ascii="David" w:hAnsi="David" w:cs="David" w:hint="cs"/>
          <w:sz w:val="24"/>
          <w:szCs w:val="24"/>
          <w:rtl/>
        </w:rPr>
        <w:t>חתונות</w:t>
      </w:r>
      <w:r w:rsidRPr="00DE5DDF">
        <w:rPr>
          <w:rFonts w:ascii="David" w:hAnsi="David" w:cs="David"/>
          <w:sz w:val="24"/>
          <w:szCs w:val="24"/>
          <w:rtl/>
        </w:rPr>
        <w:t xml:space="preserve">, </w:t>
      </w:r>
      <w:r w:rsidRPr="00DE5DDF">
        <w:rPr>
          <w:rFonts w:ascii="David" w:hAnsi="David" w:cs="David" w:hint="cs"/>
          <w:sz w:val="24"/>
          <w:szCs w:val="24"/>
          <w:rtl/>
        </w:rPr>
        <w:t>חגים</w:t>
      </w:r>
      <w:r w:rsidRPr="00DE5DDF">
        <w:rPr>
          <w:rFonts w:ascii="David" w:hAnsi="David" w:cs="David"/>
          <w:sz w:val="24"/>
          <w:szCs w:val="24"/>
          <w:rtl/>
        </w:rPr>
        <w:t xml:space="preserve"> (</w:t>
      </w:r>
      <w:r w:rsidRPr="00DE5DDF">
        <w:rPr>
          <w:rFonts w:ascii="David" w:hAnsi="David" w:cs="David" w:hint="cs"/>
          <w:sz w:val="24"/>
          <w:szCs w:val="24"/>
          <w:rtl/>
        </w:rPr>
        <w:t>למשל</w:t>
      </w:r>
      <w:r w:rsidRPr="00DE5DDF">
        <w:rPr>
          <w:rFonts w:ascii="David" w:hAnsi="David" w:cs="David"/>
          <w:sz w:val="24"/>
          <w:szCs w:val="24"/>
          <w:rtl/>
        </w:rPr>
        <w:t xml:space="preserve"> </w:t>
      </w:r>
      <w:r w:rsidRPr="00DE5DDF">
        <w:rPr>
          <w:rFonts w:ascii="David" w:hAnsi="David" w:cs="David" w:hint="cs"/>
          <w:sz w:val="24"/>
          <w:szCs w:val="24"/>
          <w:rtl/>
        </w:rPr>
        <w:t>שטריימל</w:t>
      </w:r>
      <w:r w:rsidRPr="00DE5DDF">
        <w:rPr>
          <w:rFonts w:ascii="David" w:hAnsi="David" w:cs="David"/>
          <w:sz w:val="24"/>
          <w:szCs w:val="24"/>
          <w:rtl/>
        </w:rPr>
        <w:t xml:space="preserve"> </w:t>
      </w:r>
      <w:r w:rsidRPr="00DE5DDF">
        <w:rPr>
          <w:rFonts w:ascii="David" w:hAnsi="David" w:cs="David" w:hint="cs"/>
          <w:sz w:val="24"/>
          <w:szCs w:val="24"/>
          <w:rtl/>
        </w:rPr>
        <w:t>בקהילה</w:t>
      </w:r>
      <w:r w:rsidRPr="00DE5DDF">
        <w:rPr>
          <w:rFonts w:ascii="David" w:hAnsi="David" w:cs="David"/>
          <w:sz w:val="24"/>
          <w:szCs w:val="24"/>
          <w:rtl/>
        </w:rPr>
        <w:t xml:space="preserve"> </w:t>
      </w:r>
      <w:r w:rsidRPr="00DE5DDF">
        <w:rPr>
          <w:rFonts w:ascii="David" w:hAnsi="David" w:cs="David" w:hint="cs"/>
          <w:sz w:val="24"/>
          <w:szCs w:val="24"/>
          <w:rtl/>
        </w:rPr>
        <w:t>היהודית</w:t>
      </w:r>
      <w:r w:rsidRPr="00DE5DDF">
        <w:rPr>
          <w:rFonts w:ascii="David" w:hAnsi="David" w:cs="David"/>
          <w:sz w:val="24"/>
          <w:szCs w:val="24"/>
          <w:rtl/>
        </w:rPr>
        <w:t xml:space="preserve"> </w:t>
      </w:r>
      <w:r w:rsidRPr="00DE5DDF">
        <w:rPr>
          <w:rFonts w:ascii="David" w:hAnsi="David" w:cs="David" w:hint="cs"/>
          <w:sz w:val="24"/>
          <w:szCs w:val="24"/>
          <w:rtl/>
        </w:rPr>
        <w:t>חרדית</w:t>
      </w:r>
      <w:r w:rsidRPr="00DE5DDF">
        <w:rPr>
          <w:rFonts w:ascii="David" w:hAnsi="David" w:cs="David"/>
          <w:sz w:val="24"/>
          <w:szCs w:val="24"/>
          <w:rtl/>
        </w:rPr>
        <w:t xml:space="preserve">), </w:t>
      </w:r>
      <w:r w:rsidRPr="00DE5DDF">
        <w:rPr>
          <w:rFonts w:ascii="David" w:hAnsi="David" w:cs="David" w:hint="cs"/>
          <w:sz w:val="24"/>
          <w:szCs w:val="24"/>
          <w:rtl/>
        </w:rPr>
        <w:t>או</w:t>
      </w:r>
      <w:r w:rsidRPr="00DE5DDF">
        <w:rPr>
          <w:rFonts w:ascii="David" w:hAnsi="David" w:cs="David"/>
          <w:sz w:val="24"/>
          <w:szCs w:val="24"/>
          <w:rtl/>
        </w:rPr>
        <w:t xml:space="preserve"> </w:t>
      </w:r>
      <w:r w:rsidRPr="00DE5DDF">
        <w:rPr>
          <w:rFonts w:ascii="David" w:hAnsi="David" w:cs="David" w:hint="cs"/>
          <w:sz w:val="24"/>
          <w:szCs w:val="24"/>
          <w:rtl/>
        </w:rPr>
        <w:t>פסטיבלים</w:t>
      </w:r>
      <w:r w:rsidRPr="00DE5DDF">
        <w:rPr>
          <w:rFonts w:ascii="David" w:hAnsi="David" w:cs="David"/>
          <w:sz w:val="24"/>
          <w:szCs w:val="24"/>
          <w:rtl/>
        </w:rPr>
        <w:t xml:space="preserve"> </w:t>
      </w:r>
      <w:r w:rsidRPr="00DE5DDF">
        <w:rPr>
          <w:rFonts w:ascii="David" w:hAnsi="David" w:cs="David" w:hint="cs"/>
          <w:sz w:val="24"/>
          <w:szCs w:val="24"/>
          <w:rtl/>
        </w:rPr>
        <w:t>לאומיים</w:t>
      </w:r>
      <w:r w:rsidRPr="00DE5DDF">
        <w:rPr>
          <w:rFonts w:ascii="David" w:hAnsi="David" w:cs="David"/>
          <w:sz w:val="24"/>
          <w:szCs w:val="24"/>
          <w:rtl/>
        </w:rPr>
        <w:t>.</w:t>
      </w:r>
    </w:p>
    <w:p w:rsidR="006447AC" w:rsidRDefault="006447AC" w:rsidP="00D671A2">
      <w:pPr>
        <w:rPr>
          <w:rtl/>
        </w:rPr>
      </w:pPr>
    </w:p>
    <w:p w:rsidR="00C903B8" w:rsidRDefault="00C903B8" w:rsidP="00D671A2">
      <w:pPr>
        <w:rPr>
          <w:rtl/>
        </w:rPr>
      </w:pPr>
    </w:p>
    <w:p w:rsidR="00C903B8" w:rsidRDefault="00C903B8" w:rsidP="00D671A2">
      <w:pPr>
        <w:rPr>
          <w:rtl/>
        </w:rPr>
      </w:pPr>
    </w:p>
    <w:p w:rsidR="00C903B8" w:rsidRDefault="00C903B8" w:rsidP="00D671A2">
      <w:pPr>
        <w:rPr>
          <w:rtl/>
        </w:rPr>
      </w:pPr>
    </w:p>
    <w:p w:rsidR="00B733EE" w:rsidRPr="00B733EE" w:rsidRDefault="00B733EE" w:rsidP="00B733EE"/>
    <w:sectPr w:rsidR="00B733EE" w:rsidRPr="00B733EE" w:rsidSect="00C126F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B1"/>
    <w:family w:val="swiss"/>
    <w:pitch w:val="variable"/>
    <w:sig w:usb0="00000801" w:usb1="00000000" w:usb2="00000000" w:usb3="00000000" w:csb0="0000002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33EE"/>
    <w:rsid w:val="000F01B6"/>
    <w:rsid w:val="000F4D44"/>
    <w:rsid w:val="00246C29"/>
    <w:rsid w:val="002546AE"/>
    <w:rsid w:val="002A5DAA"/>
    <w:rsid w:val="002E1CD5"/>
    <w:rsid w:val="003032E3"/>
    <w:rsid w:val="004627D8"/>
    <w:rsid w:val="004F7D86"/>
    <w:rsid w:val="006447AC"/>
    <w:rsid w:val="0080593B"/>
    <w:rsid w:val="00A56FF6"/>
    <w:rsid w:val="00B164A4"/>
    <w:rsid w:val="00B733EE"/>
    <w:rsid w:val="00C126F1"/>
    <w:rsid w:val="00C833CC"/>
    <w:rsid w:val="00C903B8"/>
    <w:rsid w:val="00D05E9E"/>
    <w:rsid w:val="00D14FD9"/>
    <w:rsid w:val="00D671A2"/>
    <w:rsid w:val="00DE5DD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B733EE"/>
    <w:rPr>
      <w:color w:val="0000FF"/>
      <w:u w:val="single"/>
    </w:rPr>
  </w:style>
  <w:style w:type="character" w:customStyle="1" w:styleId="apple-converted-space">
    <w:name w:val="apple-converted-space"/>
    <w:basedOn w:val="a0"/>
    <w:rsid w:val="00B733EE"/>
  </w:style>
  <w:style w:type="paragraph" w:styleId="a3">
    <w:name w:val="Balloon Text"/>
    <w:basedOn w:val="a"/>
    <w:link w:val="a4"/>
    <w:uiPriority w:val="99"/>
    <w:semiHidden/>
    <w:unhideWhenUsed/>
    <w:rsid w:val="00C833CC"/>
    <w:pPr>
      <w:spacing w:after="0" w:line="240" w:lineRule="auto"/>
    </w:pPr>
    <w:rPr>
      <w:rFonts w:ascii="Tahoma" w:hAnsi="Tahoma" w:cs="Tahoma"/>
      <w:sz w:val="16"/>
      <w:szCs w:val="16"/>
    </w:rPr>
  </w:style>
  <w:style w:type="character" w:customStyle="1" w:styleId="a4">
    <w:name w:val="טקסט בלונים תו"/>
    <w:basedOn w:val="a0"/>
    <w:link w:val="a3"/>
    <w:uiPriority w:val="99"/>
    <w:semiHidden/>
    <w:rsid w:val="00C833CC"/>
    <w:rPr>
      <w:rFonts w:ascii="Tahoma" w:hAnsi="Tahoma" w:cs="Tahoma"/>
      <w:sz w:val="16"/>
      <w:szCs w:val="16"/>
    </w:rPr>
  </w:style>
  <w:style w:type="table" w:styleId="a5">
    <w:name w:val="Table Grid"/>
    <w:basedOn w:val="a1"/>
    <w:uiPriority w:val="39"/>
    <w:rsid w:val="00C833C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B733EE"/>
    <w:rPr>
      <w:color w:val="0000FF"/>
      <w:u w:val="single"/>
    </w:rPr>
  </w:style>
  <w:style w:type="character" w:customStyle="1" w:styleId="apple-converted-space">
    <w:name w:val="apple-converted-space"/>
    <w:basedOn w:val="a0"/>
    <w:rsid w:val="00B733EE"/>
  </w:style>
  <w:style w:type="paragraph" w:styleId="a3">
    <w:name w:val="Balloon Text"/>
    <w:basedOn w:val="a"/>
    <w:link w:val="a4"/>
    <w:uiPriority w:val="99"/>
    <w:semiHidden/>
    <w:unhideWhenUsed/>
    <w:rsid w:val="00C833CC"/>
    <w:pPr>
      <w:spacing w:after="0" w:line="240" w:lineRule="auto"/>
    </w:pPr>
    <w:rPr>
      <w:rFonts w:ascii="Tahoma" w:hAnsi="Tahoma" w:cs="Tahoma"/>
      <w:sz w:val="16"/>
      <w:szCs w:val="16"/>
    </w:rPr>
  </w:style>
  <w:style w:type="character" w:customStyle="1" w:styleId="a4">
    <w:name w:val="טקסט בלונים תו"/>
    <w:basedOn w:val="a0"/>
    <w:link w:val="a3"/>
    <w:uiPriority w:val="99"/>
    <w:semiHidden/>
    <w:rsid w:val="00C833CC"/>
    <w:rPr>
      <w:rFonts w:ascii="Tahoma" w:hAnsi="Tahoma" w:cs="Tahoma"/>
      <w:sz w:val="16"/>
      <w:szCs w:val="16"/>
    </w:rPr>
  </w:style>
  <w:style w:type="table" w:styleId="a5">
    <w:name w:val="Table Grid"/>
    <w:basedOn w:val="a1"/>
    <w:uiPriority w:val="39"/>
    <w:rsid w:val="00C833C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652888">
      <w:bodyDiv w:val="1"/>
      <w:marLeft w:val="0"/>
      <w:marRight w:val="0"/>
      <w:marTop w:val="0"/>
      <w:marBottom w:val="0"/>
      <w:divBdr>
        <w:top w:val="none" w:sz="0" w:space="0" w:color="auto"/>
        <w:left w:val="none" w:sz="0" w:space="0" w:color="auto"/>
        <w:bottom w:val="none" w:sz="0" w:space="0" w:color="auto"/>
        <w:right w:val="none" w:sz="0" w:space="0" w:color="auto"/>
      </w:divBdr>
    </w:div>
    <w:div w:id="1221789944">
      <w:bodyDiv w:val="1"/>
      <w:marLeft w:val="0"/>
      <w:marRight w:val="0"/>
      <w:marTop w:val="0"/>
      <w:marBottom w:val="0"/>
      <w:divBdr>
        <w:top w:val="none" w:sz="0" w:space="0" w:color="auto"/>
        <w:left w:val="none" w:sz="0" w:space="0" w:color="auto"/>
        <w:bottom w:val="none" w:sz="0" w:space="0" w:color="auto"/>
        <w:right w:val="none" w:sz="0" w:space="0" w:color="auto"/>
      </w:divBdr>
    </w:div>
    <w:div w:id="1595671149">
      <w:bodyDiv w:val="1"/>
      <w:marLeft w:val="0"/>
      <w:marRight w:val="0"/>
      <w:marTop w:val="0"/>
      <w:marBottom w:val="0"/>
      <w:divBdr>
        <w:top w:val="none" w:sz="0" w:space="0" w:color="auto"/>
        <w:left w:val="none" w:sz="0" w:space="0" w:color="auto"/>
        <w:bottom w:val="none" w:sz="0" w:space="0" w:color="auto"/>
        <w:right w:val="none" w:sz="0" w:space="0" w:color="auto"/>
      </w:divBdr>
    </w:div>
    <w:div w:id="1765104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wikipedia.org/wiki/%D7%92%D7%A9%D7%9D" TargetMode="External"/><Relationship Id="rId13" Type="http://schemas.openxmlformats.org/officeDocument/2006/relationships/hyperlink" Target="https://he.wikipedia.org/wiki/%D7%9B%D7%95%D7%91%D7%A2"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he.wikipedia.org/wiki/%D7%9E%D7%99%D7%9D" TargetMode="External"/><Relationship Id="rId12" Type="http://schemas.openxmlformats.org/officeDocument/2006/relationships/image" Target="media/image1.png"/><Relationship Id="rId17"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hyperlink" Target="https://he.wikipedia.org/wiki/%D7%A1%D7%A4%D7%A8%D7%93%D7%99%D7%AA" TargetMode="External"/><Relationship Id="rId1" Type="http://schemas.openxmlformats.org/officeDocument/2006/relationships/styles" Target="styles.xml"/><Relationship Id="rId6" Type="http://schemas.openxmlformats.org/officeDocument/2006/relationships/hyperlink" Target="https://he.wikipedia.org/wiki/%D7%97%D7%95%D7%9D_(%D7%A4%D7%99%D7%96%D7%99%D7%A7%D7%94)" TargetMode="External"/><Relationship Id="rId11" Type="http://schemas.openxmlformats.org/officeDocument/2006/relationships/hyperlink" Target="https://he.wikipedia.org/wiki/%D7%99%D7%93" TargetMode="External"/><Relationship Id="rId5" Type="http://schemas.openxmlformats.org/officeDocument/2006/relationships/hyperlink" Target="https://he.wikipedia.org/wiki/%D7%91%D7%92%D7%93" TargetMode="External"/><Relationship Id="rId15" Type="http://schemas.openxmlformats.org/officeDocument/2006/relationships/hyperlink" Target="https://he.wikipedia.org/wiki/%D7%94%D7%A9%D7%9E%D7%A9" TargetMode="External"/><Relationship Id="rId10" Type="http://schemas.openxmlformats.org/officeDocument/2006/relationships/hyperlink" Target="https://he.wikipedia.org/wiki/%D7%A8%D7%90%D7%A9" TargetMode="External"/><Relationship Id="rId4" Type="http://schemas.openxmlformats.org/officeDocument/2006/relationships/webSettings" Target="webSettings.xml"/><Relationship Id="rId9" Type="http://schemas.openxmlformats.org/officeDocument/2006/relationships/hyperlink" Target="https://he.wikipedia.org/wiki/%D7%91%D7%93" TargetMode="External"/><Relationship Id="rId14" Type="http://schemas.openxmlformats.org/officeDocument/2006/relationships/hyperlink" Target="https://he.wikipedia.org/wiki/%D7%9E%D7%A7%D7%A1%D7%99%D7%A7%D7%95"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918</Words>
  <Characters>4591</Characters>
  <Application>Microsoft Office Word</Application>
  <DocSecurity>0</DocSecurity>
  <Lines>38</Lines>
  <Paragraphs>10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5499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מנהל</cp:lastModifiedBy>
  <cp:revision>2</cp:revision>
  <dcterms:created xsi:type="dcterms:W3CDTF">2016-03-25T11:34:00Z</dcterms:created>
  <dcterms:modified xsi:type="dcterms:W3CDTF">2016-03-25T11:34:00Z</dcterms:modified>
</cp:coreProperties>
</file>