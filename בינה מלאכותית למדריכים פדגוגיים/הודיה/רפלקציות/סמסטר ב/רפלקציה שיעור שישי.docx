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423D" w:rsidRDefault="00E7423D" w:rsidP="00E7423D">
      <w:pPr>
        <w:rPr>
          <w:rFonts w:ascii="David" w:hAnsi="David" w:cs="David"/>
          <w:sz w:val="24"/>
          <w:szCs w:val="24"/>
        </w:rPr>
      </w:pPr>
      <w:r>
        <w:rPr>
          <w:rFonts w:ascii="David" w:hAnsi="David" w:cs="David"/>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14.3.16</w:t>
      </w:r>
    </w:p>
    <w:p w:rsidR="00E7423D" w:rsidRDefault="00E7423D" w:rsidP="00E7423D">
      <w:pPr>
        <w:rPr>
          <w:rFonts w:ascii="David" w:hAnsi="David" w:cs="David"/>
          <w:sz w:val="24"/>
          <w:szCs w:val="24"/>
          <w:rtl/>
        </w:rPr>
      </w:pPr>
    </w:p>
    <w:p w:rsidR="00E7423D" w:rsidRDefault="00E7423D" w:rsidP="00E7423D">
      <w:pPr>
        <w:rPr>
          <w:rFonts w:ascii="David" w:hAnsi="David" w:cs="David"/>
          <w:b/>
          <w:bCs/>
          <w:sz w:val="32"/>
          <w:szCs w:val="32"/>
          <w:u w:val="single"/>
          <w:rtl/>
        </w:rPr>
      </w:pPr>
      <w:r>
        <w:rPr>
          <w:rFonts w:ascii="David" w:hAnsi="David" w:cs="David"/>
          <w:b/>
          <w:bCs/>
          <w:sz w:val="32"/>
          <w:szCs w:val="32"/>
          <w:u w:val="single"/>
          <w:rtl/>
        </w:rPr>
        <w:t>רפלקציה על השיעור ה</w:t>
      </w:r>
      <w:r>
        <w:rPr>
          <w:rFonts w:ascii="David" w:hAnsi="David" w:cs="David" w:hint="cs"/>
          <w:b/>
          <w:bCs/>
          <w:sz w:val="32"/>
          <w:szCs w:val="32"/>
          <w:u w:val="single"/>
          <w:rtl/>
        </w:rPr>
        <w:t>שישי</w:t>
      </w:r>
      <w:r>
        <w:rPr>
          <w:rFonts w:ascii="David" w:hAnsi="David" w:cs="David"/>
          <w:b/>
          <w:bCs/>
          <w:sz w:val="32"/>
          <w:szCs w:val="32"/>
          <w:u w:val="single"/>
          <w:rtl/>
        </w:rPr>
        <w:t>/הודיה אטיאס</w:t>
      </w:r>
    </w:p>
    <w:p w:rsidR="000F4F99" w:rsidRDefault="00E7423D" w:rsidP="00DC13C2">
      <w:pPr>
        <w:spacing w:line="360" w:lineRule="auto"/>
        <w:rPr>
          <w:rFonts w:ascii="David" w:hAnsi="David" w:cs="David"/>
          <w:sz w:val="24"/>
          <w:szCs w:val="24"/>
          <w:rtl/>
        </w:rPr>
      </w:pPr>
      <w:r>
        <w:rPr>
          <w:rFonts w:ascii="David" w:hAnsi="David" w:cs="David" w:hint="cs"/>
          <w:sz w:val="24"/>
          <w:szCs w:val="24"/>
          <w:rtl/>
        </w:rPr>
        <w:t xml:space="preserve">השיעור עסק בהפכים במגילת אסתר. במהלך הדיון בינינו עזרת לי למקד יותר את הסיכום כך שאוכל לדעת אם מטרת השיעור הושגה. הסיכום </w:t>
      </w:r>
      <w:r w:rsidR="00DC13C2">
        <w:rPr>
          <w:rFonts w:ascii="David" w:hAnsi="David" w:cs="David" w:hint="cs"/>
          <w:sz w:val="24"/>
          <w:szCs w:val="24"/>
          <w:rtl/>
        </w:rPr>
        <w:t>שנעשה בפועל,</w:t>
      </w:r>
      <w:r>
        <w:rPr>
          <w:rFonts w:ascii="David" w:hAnsi="David" w:cs="David" w:hint="cs"/>
          <w:sz w:val="24"/>
          <w:szCs w:val="24"/>
          <w:rtl/>
        </w:rPr>
        <w:t xml:space="preserve"> אכן עזר לי להבין שהמטרה  הושגה ושהתלמידים הבינו. אני חושבת שעבודה בקבוצות מאוד מעשירה. היא גורמת לשיח פורה, לחיבור בין התלמידים, לשיתוף פעולה, להעלאת רעיונות שונים ומגוונים. אין ספק שקבוצות מביאות לתוצר סופי משופר ויצירתי יותר. עם זאת, אני חושבת שלא בכל שיעור נחוצה עבודה בקבוצות. נדרש לכך זמן כפול מהרגיל (לא תמיד תתאפשר לנו האופציה לשיעור כפול), לפעמים האינטראקציה </w:t>
      </w:r>
      <w:r w:rsidR="00202F4B">
        <w:rPr>
          <w:rFonts w:ascii="David" w:hAnsi="David" w:cs="David" w:hint="cs"/>
          <w:sz w:val="24"/>
          <w:szCs w:val="24"/>
          <w:rtl/>
        </w:rPr>
        <w:t xml:space="preserve">בין התלמידים בקבוצה לא טובה, </w:t>
      </w:r>
      <w:r>
        <w:rPr>
          <w:rFonts w:ascii="David" w:hAnsi="David" w:cs="David" w:hint="cs"/>
          <w:sz w:val="24"/>
          <w:szCs w:val="24"/>
          <w:rtl/>
        </w:rPr>
        <w:t>חלוקת תפקידים לא שווה, כך שחלק מהתלמידים תופסים פיקוד וחלק הופכים שקופים. אני מודעת לכך שלכל דבר יש יתרונות וחסרונות, עבודה בקבוצות יכולה להיות מועילה וההיפך. לכן לדעתי צריך לגוון. בחלק מהשיעורים להשתמש בכך ובחלק לא.</w:t>
      </w:r>
      <w:ins w:id="0" w:author="מנהל" w:date="2016-03-15T08:19:00Z">
        <w:r w:rsidR="00D861EB">
          <w:rPr>
            <w:rFonts w:ascii="David" w:hAnsi="David" w:cs="David" w:hint="cs"/>
            <w:sz w:val="24"/>
            <w:szCs w:val="24"/>
            <w:rtl/>
          </w:rPr>
          <w:t xml:space="preserve"> </w:t>
        </w:r>
      </w:ins>
      <w:ins w:id="1" w:author="מנהל" w:date="2016-03-15T08:18:00Z">
        <w:r w:rsidR="00D861EB">
          <w:rPr>
            <w:rFonts w:ascii="David" w:hAnsi="David" w:cs="David" w:hint="cs"/>
            <w:sz w:val="24"/>
            <w:szCs w:val="24"/>
            <w:rtl/>
          </w:rPr>
          <w:t>נכון מאוד</w:t>
        </w:r>
      </w:ins>
      <w:ins w:id="2" w:author="מנהל" w:date="2016-03-15T08:19:00Z">
        <w:r w:rsidR="00D861EB">
          <w:rPr>
            <w:rFonts w:ascii="David" w:hAnsi="David" w:cs="David" w:hint="cs"/>
            <w:sz w:val="24"/>
            <w:szCs w:val="24"/>
            <w:rtl/>
          </w:rPr>
          <w:t>. ניתן לגוון שיעורים באמצעים נוספים.</w:t>
        </w:r>
      </w:ins>
      <w:r>
        <w:rPr>
          <w:rFonts w:ascii="David" w:hAnsi="David" w:cs="David" w:hint="cs"/>
          <w:sz w:val="24"/>
          <w:szCs w:val="24"/>
          <w:rtl/>
        </w:rPr>
        <w:t xml:space="preserve"> </w:t>
      </w:r>
    </w:p>
    <w:p w:rsidR="009A2E62" w:rsidRDefault="00202F4B" w:rsidP="006E0762">
      <w:pPr>
        <w:spacing w:line="360" w:lineRule="auto"/>
        <w:rPr>
          <w:rFonts w:ascii="David" w:hAnsi="David" w:cs="David"/>
          <w:sz w:val="24"/>
          <w:szCs w:val="24"/>
          <w:rtl/>
        </w:rPr>
      </w:pPr>
      <w:r>
        <w:rPr>
          <w:rFonts w:ascii="David" w:hAnsi="David" w:cs="David" w:hint="cs"/>
          <w:sz w:val="24"/>
          <w:szCs w:val="24"/>
          <w:rtl/>
        </w:rPr>
        <w:t xml:space="preserve">פתחתי את השיעור בהצגת מילים בסדר הפוך והתלמידים היו צריכים לנחש. תרגיל שמאוד עורר את החשיבה והסקרנות של התלמידים. הם רצו להמשיך ולנסות לקרוא עוד מילים. הילדים פיצחו במהרה מה יהיה נושא השיעור, "ונהפוך הוא". </w:t>
      </w:r>
      <w:r w:rsidR="00B50858">
        <w:rPr>
          <w:rFonts w:ascii="David" w:hAnsi="David" w:cs="David" w:hint="cs"/>
          <w:sz w:val="24"/>
          <w:szCs w:val="24"/>
          <w:rtl/>
        </w:rPr>
        <w:t>לאחר מכן, הקרנתי על הלוח פסוק מתוך המגילה שמסביר מהו המקור של הביטוי "ונהפוך הוא". הייתי צריכה לדון בו קצת יותר, להבין אותו לעומק. לשמוע עוד ילדים, גם אם התלמיד הראשון או השני כבר אמרו את התשובה. לפנות לתלמידים בפנייה כמו: "מישהו רוצה להעיר עוד משהו שלא אמרו?" וכך בעצם ייווצר דיון פורה שיטמיע יותר טוב את הנלמד.</w:t>
      </w:r>
      <w:r w:rsidR="00B50858" w:rsidRPr="00B50858">
        <w:rPr>
          <w:rFonts w:ascii="David" w:hAnsi="David" w:cs="David" w:hint="cs"/>
          <w:sz w:val="24"/>
          <w:szCs w:val="24"/>
          <w:rtl/>
        </w:rPr>
        <w:t xml:space="preserve"> </w:t>
      </w:r>
      <w:r w:rsidR="00B50858">
        <w:rPr>
          <w:rFonts w:ascii="David" w:hAnsi="David" w:cs="David" w:hint="cs"/>
          <w:b/>
          <w:bCs/>
          <w:sz w:val="24"/>
          <w:szCs w:val="24"/>
          <w:rtl/>
        </w:rPr>
        <w:t xml:space="preserve">פיתוח דיון הוא האתגר הראשון. </w:t>
      </w:r>
      <w:r w:rsidR="009A2E62">
        <w:rPr>
          <w:rFonts w:ascii="David" w:hAnsi="David" w:cs="David" w:hint="cs"/>
          <w:sz w:val="24"/>
          <w:szCs w:val="24"/>
          <w:rtl/>
        </w:rPr>
        <w:t>כמו כן הפסוק כלל מילה לא מובנת "</w:t>
      </w:r>
      <w:r w:rsidR="009A2E62" w:rsidRPr="00DC13C2">
        <w:rPr>
          <w:rFonts w:ascii="David" w:hAnsi="David" w:cs="David" w:hint="cs"/>
          <w:sz w:val="24"/>
          <w:szCs w:val="24"/>
          <w:u w:val="single"/>
          <w:rtl/>
        </w:rPr>
        <w:t>שיברו</w:t>
      </w:r>
      <w:r w:rsidR="009A2E62">
        <w:rPr>
          <w:rFonts w:ascii="David" w:hAnsi="David" w:cs="David" w:hint="cs"/>
          <w:sz w:val="24"/>
          <w:szCs w:val="24"/>
          <w:rtl/>
        </w:rPr>
        <w:t xml:space="preserve"> אויבי היהודים". אולי הייתי צריכה להקיף את המילה, לכתוב מאיזה שורש היא מגיעה. ש.ב.ר מלשון ס.ב.ר, חשב. תמיד לזכור את השונות בין התלמידים ולהתחשב גם בתלמידים החזותיים וגם בתלמידים השמיעתיים. </w:t>
      </w:r>
      <w:r>
        <w:rPr>
          <w:rFonts w:ascii="David" w:hAnsi="David" w:cs="David" w:hint="cs"/>
          <w:sz w:val="24"/>
          <w:szCs w:val="24"/>
          <w:rtl/>
        </w:rPr>
        <w:t>הסברתי לתלמידים שכעת נתעמק יותר בהפכים שמופיעים לאורך המגילה. אני חושבת שמשפטים מקשרים בין חלק אחד של השיעור לחלקו האחר, תורמים לזרימת השיעור ועוזרים להבנתם של התלמידים את רצף השיעור ואת הקשר בין פעילות לפעילות.</w:t>
      </w:r>
      <w:ins w:id="3" w:author="מנהל" w:date="2016-03-15T08:20:00Z">
        <w:r w:rsidR="00D861EB">
          <w:rPr>
            <w:rFonts w:ascii="David" w:hAnsi="David" w:cs="David" w:hint="cs"/>
            <w:sz w:val="24"/>
            <w:szCs w:val="24"/>
            <w:rtl/>
          </w:rPr>
          <w:t xml:space="preserve"> יפה!</w:t>
        </w:r>
      </w:ins>
      <w:r>
        <w:rPr>
          <w:rFonts w:ascii="David" w:hAnsi="David" w:cs="David" w:hint="cs"/>
          <w:sz w:val="24"/>
          <w:szCs w:val="24"/>
          <w:rtl/>
        </w:rPr>
        <w:t xml:space="preserve"> משפטים מקשרים הוא עניין שלמדנו בשיעור דידקטיקה האחרון ואני מרגישה שמשיעור לשיעור אני לומדת עוד ועוד טכניקות, שכאשר אני מיישמת אותן בשיעור אני רואה שהשיעור ברמה גבוהה יותר מקודמו.</w:t>
      </w:r>
      <w:ins w:id="4" w:author="מנהל" w:date="2016-03-15T08:20:00Z">
        <w:r w:rsidR="00D861EB">
          <w:rPr>
            <w:rFonts w:ascii="David" w:hAnsi="David" w:cs="David" w:hint="cs"/>
            <w:sz w:val="24"/>
            <w:szCs w:val="24"/>
            <w:rtl/>
          </w:rPr>
          <w:t xml:space="preserve"> משמח! </w:t>
        </w:r>
      </w:ins>
      <w:r>
        <w:rPr>
          <w:rFonts w:ascii="David" w:hAnsi="David" w:cs="David" w:hint="cs"/>
          <w:sz w:val="24"/>
          <w:szCs w:val="24"/>
          <w:rtl/>
        </w:rPr>
        <w:t xml:space="preserve"> הסברתי לתלמידים שנתחלק לקבוצות וכל קבוצה תצטרך להתאים צמדים של פסוקים הפוכים מתוך המגילה. התלמידים עבדו על כך יפה. תוך כדי הארת את תשומת ליבי לכך שעליי להעלות את התלמידים ברמה ולשמוע מהם מה עזר להם בהתאמת הפסוקים. עצם כך שהתלמידים אמרו זאת, הם הגדירו לעצמם את המיומנויות שהשתמשו בהם</w:t>
      </w:r>
      <w:r w:rsidR="007866FC">
        <w:rPr>
          <w:rFonts w:ascii="David" w:hAnsi="David" w:cs="David" w:hint="cs"/>
          <w:sz w:val="24"/>
          <w:szCs w:val="24"/>
          <w:rtl/>
        </w:rPr>
        <w:t xml:space="preserve"> והעלו למודעות את התהליך </w:t>
      </w:r>
      <w:proofErr w:type="spellStart"/>
      <w:r w:rsidR="007866FC">
        <w:rPr>
          <w:rFonts w:ascii="David" w:hAnsi="David" w:cs="David" w:hint="cs"/>
          <w:sz w:val="24"/>
          <w:szCs w:val="24"/>
          <w:rtl/>
        </w:rPr>
        <w:t>שעברו</w:t>
      </w:r>
      <w:r>
        <w:rPr>
          <w:rFonts w:ascii="David" w:hAnsi="David" w:cs="David" w:hint="cs"/>
          <w:sz w:val="24"/>
          <w:szCs w:val="24"/>
          <w:rtl/>
        </w:rPr>
        <w:t>.</w:t>
      </w:r>
      <w:ins w:id="5" w:author="מנהל" w:date="2016-03-15T08:20:00Z">
        <w:r w:rsidR="00D861EB">
          <w:rPr>
            <w:rFonts w:ascii="David" w:hAnsi="David" w:cs="David" w:hint="cs"/>
            <w:sz w:val="24"/>
            <w:szCs w:val="24"/>
            <w:rtl/>
          </w:rPr>
          <w:t>נכון</w:t>
        </w:r>
        <w:proofErr w:type="spellEnd"/>
        <w:r w:rsidR="00D861EB">
          <w:rPr>
            <w:rFonts w:ascii="David" w:hAnsi="David" w:cs="David" w:hint="cs"/>
            <w:sz w:val="24"/>
            <w:szCs w:val="24"/>
            <w:rtl/>
          </w:rPr>
          <w:t xml:space="preserve"> וזוהי רמת חשיבה גבוהה. </w:t>
        </w:r>
      </w:ins>
      <w:r w:rsidR="007866FC">
        <w:rPr>
          <w:rFonts w:ascii="David" w:hAnsi="David" w:cs="David" w:hint="cs"/>
          <w:sz w:val="24"/>
          <w:szCs w:val="24"/>
          <w:rtl/>
        </w:rPr>
        <w:t xml:space="preserve"> כמו כן, פעילות זו הייתה לב השיעור, ובכך שהתלמידים נחשפו להפכים שבמגילה, והסבירו בעצמם מה לדעתם משמעות ההפכים, מטרת השיעור הושגה. לאחר פעילות זו, עברנו למשימת</w:t>
      </w:r>
      <w:r>
        <w:rPr>
          <w:rFonts w:ascii="David" w:hAnsi="David" w:cs="David" w:hint="cs"/>
          <w:sz w:val="24"/>
          <w:szCs w:val="24"/>
          <w:rtl/>
        </w:rPr>
        <w:t xml:space="preserve"> </w:t>
      </w:r>
      <w:r w:rsidR="007866FC">
        <w:rPr>
          <w:rFonts w:ascii="David" w:hAnsi="David" w:cs="David" w:hint="cs"/>
          <w:sz w:val="24"/>
          <w:szCs w:val="24"/>
          <w:rtl/>
        </w:rPr>
        <w:t xml:space="preserve">כתיבת כרזה. כמו בכל שיעור שבו כללתי משימת כתיבה מסוגים שונים, עזרת לי לשים את הדגש על אסטרטגיית התכנון. לפני שהתלמידים מגיעים לכתוב כרזה, קודם עליהם לדעת מה לכתוב. לצורך כך יש לתכנן תחילה. מה צריך לכתוב? איך נכתוב? אילו משפטים? כיצד הכרזה תיראה? </w:t>
      </w:r>
      <w:r w:rsidR="007866FC">
        <w:rPr>
          <w:rFonts w:ascii="David" w:hAnsi="David" w:cs="David" w:hint="cs"/>
          <w:sz w:val="24"/>
          <w:szCs w:val="24"/>
          <w:rtl/>
        </w:rPr>
        <w:lastRenderedPageBreak/>
        <w:t>מה התוכן יכלול? זאת אומרת יש לשים לב ל</w:t>
      </w:r>
      <w:r w:rsidR="00B50858">
        <w:rPr>
          <w:rFonts w:ascii="David" w:hAnsi="David" w:cs="David" w:hint="cs"/>
          <w:sz w:val="24"/>
          <w:szCs w:val="24"/>
          <w:rtl/>
        </w:rPr>
        <w:t>"</w:t>
      </w:r>
      <w:r w:rsidR="007866FC">
        <w:rPr>
          <w:rFonts w:ascii="David" w:hAnsi="David" w:cs="David" w:hint="cs"/>
          <w:sz w:val="24"/>
          <w:szCs w:val="24"/>
          <w:rtl/>
        </w:rPr>
        <w:t>איך</w:t>
      </w:r>
      <w:r w:rsidR="00B50858">
        <w:rPr>
          <w:rFonts w:ascii="David" w:hAnsi="David" w:cs="David" w:hint="cs"/>
          <w:sz w:val="24"/>
          <w:szCs w:val="24"/>
          <w:rtl/>
        </w:rPr>
        <w:t>"</w:t>
      </w:r>
      <w:r w:rsidR="007866FC">
        <w:rPr>
          <w:rFonts w:ascii="David" w:hAnsi="David" w:cs="David" w:hint="cs"/>
          <w:sz w:val="24"/>
          <w:szCs w:val="24"/>
          <w:rtl/>
        </w:rPr>
        <w:t xml:space="preserve"> ול</w:t>
      </w:r>
      <w:r w:rsidR="00B50858">
        <w:rPr>
          <w:rFonts w:ascii="David" w:hAnsi="David" w:cs="David" w:hint="cs"/>
          <w:sz w:val="24"/>
          <w:szCs w:val="24"/>
          <w:rtl/>
        </w:rPr>
        <w:t>"</w:t>
      </w:r>
      <w:r w:rsidR="007866FC">
        <w:rPr>
          <w:rFonts w:ascii="David" w:hAnsi="David" w:cs="David" w:hint="cs"/>
          <w:sz w:val="24"/>
          <w:szCs w:val="24"/>
          <w:rtl/>
        </w:rPr>
        <w:t>מה</w:t>
      </w:r>
      <w:r w:rsidR="00B50858">
        <w:rPr>
          <w:rFonts w:ascii="David" w:hAnsi="David" w:cs="David" w:hint="cs"/>
          <w:sz w:val="24"/>
          <w:szCs w:val="24"/>
          <w:rtl/>
        </w:rPr>
        <w:t>"</w:t>
      </w:r>
      <w:r w:rsidR="007866FC">
        <w:rPr>
          <w:rFonts w:ascii="David" w:hAnsi="David" w:cs="David" w:hint="cs"/>
          <w:sz w:val="24"/>
          <w:szCs w:val="24"/>
          <w:rtl/>
        </w:rPr>
        <w:t xml:space="preserve">. התכנון המקדים עוזר לתלמידים להתמקד בעיקר. בדרך כלל תלמידים ישר ניגשים לצביעה ולציור, לכותרות גדולות, ופחות מתעסקים בתוכן. כך נוצר מצב שעוד רגע כבר נגמר הזמן לעבוד על הכרזה והתלמידים עדיין בשלב הקישוט בלי שום רעיון לכתיבה. לכן קודם לתכנן, אחר כך לבצע. </w:t>
      </w:r>
      <w:r w:rsidR="007866FC" w:rsidRPr="007866FC">
        <w:rPr>
          <w:rFonts w:ascii="David" w:hAnsi="David" w:cs="David" w:hint="cs"/>
          <w:b/>
          <w:bCs/>
          <w:sz w:val="24"/>
          <w:szCs w:val="24"/>
          <w:rtl/>
        </w:rPr>
        <w:t xml:space="preserve">שימוש באסטרטגיית התכנון הוא </w:t>
      </w:r>
      <w:r w:rsidR="00B50858">
        <w:rPr>
          <w:rFonts w:ascii="David" w:hAnsi="David" w:cs="David" w:hint="cs"/>
          <w:b/>
          <w:bCs/>
          <w:sz w:val="24"/>
          <w:szCs w:val="24"/>
          <w:rtl/>
        </w:rPr>
        <w:t>ה</w:t>
      </w:r>
      <w:r w:rsidR="007866FC" w:rsidRPr="007866FC">
        <w:rPr>
          <w:rFonts w:ascii="David" w:hAnsi="David" w:cs="David" w:hint="cs"/>
          <w:b/>
          <w:bCs/>
          <w:sz w:val="24"/>
          <w:szCs w:val="24"/>
          <w:rtl/>
        </w:rPr>
        <w:t xml:space="preserve">אתגר </w:t>
      </w:r>
      <w:r w:rsidR="00B50858">
        <w:rPr>
          <w:rFonts w:ascii="David" w:hAnsi="David" w:cs="David" w:hint="cs"/>
          <w:b/>
          <w:bCs/>
          <w:sz w:val="24"/>
          <w:szCs w:val="24"/>
          <w:rtl/>
        </w:rPr>
        <w:t>השני</w:t>
      </w:r>
      <w:r w:rsidR="007866FC" w:rsidRPr="007866FC">
        <w:rPr>
          <w:rFonts w:ascii="David" w:hAnsi="David" w:cs="David" w:hint="cs"/>
          <w:b/>
          <w:bCs/>
          <w:sz w:val="24"/>
          <w:szCs w:val="24"/>
          <w:rtl/>
        </w:rPr>
        <w:t>.</w:t>
      </w:r>
      <w:r w:rsidR="007866FC">
        <w:rPr>
          <w:rFonts w:ascii="David" w:hAnsi="David" w:cs="David" w:hint="cs"/>
          <w:sz w:val="24"/>
          <w:szCs w:val="24"/>
          <w:rtl/>
        </w:rPr>
        <w:t xml:space="preserve"> בשיעור, הצגתי במצגת תמונות של כרזות והיה חשוב לכתוב על הלוח את הקריטריונים לכתיבה כדי שהילדים יוכלו לראות רשימה מסודרת מולם וכדי שבעת העשייה יוכלו לחזור לרשימה. לאחר שכתבתי את שלל המאפיינים שהתלמידים אמרו, הייתי צריכה אולי לחזור עליהם, לסכם </w:t>
      </w:r>
      <w:r w:rsidR="00B50858">
        <w:rPr>
          <w:rFonts w:ascii="David" w:hAnsi="David" w:cs="David" w:hint="cs"/>
          <w:sz w:val="24"/>
          <w:szCs w:val="24"/>
          <w:rtl/>
        </w:rPr>
        <w:t>במשפט כמו "כאשר נכתוב כרזה, מה שחשוב זה..", "יש להקפיד על המאפיינים הבאים.."</w:t>
      </w:r>
      <w:r w:rsidR="007866FC">
        <w:rPr>
          <w:rFonts w:ascii="David" w:hAnsi="David" w:cs="David" w:hint="cs"/>
          <w:sz w:val="24"/>
          <w:szCs w:val="24"/>
          <w:rtl/>
        </w:rPr>
        <w:t xml:space="preserve"> כי אומנם לי הדברים האלו מאוד מובנים אבל לתלמידים לא בהכרח. לפעמים אני שוכחת שדברים שמאוד ברורים לי, דורשים חיזוק, חידוד והמון חזרה לתלמידים.</w:t>
      </w:r>
      <w:r w:rsidR="009A2E62">
        <w:rPr>
          <w:rFonts w:ascii="David" w:hAnsi="David" w:cs="David" w:hint="cs"/>
          <w:sz w:val="24"/>
          <w:szCs w:val="24"/>
          <w:rtl/>
        </w:rPr>
        <w:t xml:space="preserve"> </w:t>
      </w:r>
      <w:ins w:id="6" w:author="מנהל" w:date="2016-03-15T08:21:00Z">
        <w:r w:rsidR="00D861EB">
          <w:rPr>
            <w:rFonts w:ascii="David" w:hAnsi="David" w:cs="David" w:hint="cs"/>
            <w:sz w:val="24"/>
            <w:szCs w:val="24"/>
            <w:rtl/>
          </w:rPr>
          <w:t xml:space="preserve">אכן, זהו תפקידנו כמורים, לשקף, לחדד לכוון ולתת מענה לתלמידים עם יכולות למידה שונות בכיתה. </w:t>
        </w:r>
      </w:ins>
      <w:bookmarkStart w:id="7" w:name="_GoBack"/>
      <w:bookmarkEnd w:id="7"/>
      <w:r w:rsidR="009A2E62">
        <w:rPr>
          <w:rFonts w:ascii="David" w:hAnsi="David" w:cs="David" w:hint="cs"/>
          <w:sz w:val="24"/>
          <w:szCs w:val="24"/>
          <w:rtl/>
        </w:rPr>
        <w:t>כל הזמן עליי להרחיב, לפרט, לחזור שוב ושוב. מדובר בחומר חדש, רעיונות חדשים וההסבר החוזר והנשנה יעזור להעמקת ההבנה.</w:t>
      </w:r>
      <w:r w:rsidR="00B50858">
        <w:rPr>
          <w:rFonts w:ascii="David" w:hAnsi="David" w:cs="David" w:hint="cs"/>
          <w:sz w:val="24"/>
          <w:szCs w:val="24"/>
          <w:rtl/>
        </w:rPr>
        <w:t xml:space="preserve"> </w:t>
      </w:r>
      <w:r w:rsidR="00B50858" w:rsidRPr="00B50858">
        <w:rPr>
          <w:rFonts w:ascii="David" w:hAnsi="David" w:cs="David" w:hint="cs"/>
          <w:b/>
          <w:bCs/>
          <w:sz w:val="24"/>
          <w:szCs w:val="24"/>
          <w:rtl/>
        </w:rPr>
        <w:t>חזרתיות</w:t>
      </w:r>
      <w:r w:rsidR="00B50858">
        <w:rPr>
          <w:rFonts w:ascii="David" w:hAnsi="David" w:cs="David" w:hint="cs"/>
          <w:b/>
          <w:bCs/>
          <w:sz w:val="24"/>
          <w:szCs w:val="24"/>
          <w:rtl/>
        </w:rPr>
        <w:t xml:space="preserve"> וחידוד החומר הוא האתגר השלישי. </w:t>
      </w:r>
      <w:r w:rsidR="009A2E62">
        <w:rPr>
          <w:rFonts w:ascii="David" w:hAnsi="David" w:cs="David" w:hint="cs"/>
          <w:sz w:val="24"/>
          <w:szCs w:val="24"/>
          <w:rtl/>
        </w:rPr>
        <w:t xml:space="preserve">דבר נוסף שמתקשר לכך, לפני השיעור קראתי מה היא ההגדרה לכרזה. אני אומנם ידעתי אותה, אך ייתכן שהייתי צריכה להציג אותה בפני הכיתה כדי לחזק את ההקניה. </w:t>
      </w:r>
      <w:r w:rsidR="006E0762">
        <w:rPr>
          <w:rFonts w:ascii="David" w:hAnsi="David" w:cs="David" w:hint="cs"/>
          <w:sz w:val="24"/>
          <w:szCs w:val="24"/>
          <w:rtl/>
        </w:rPr>
        <w:t xml:space="preserve">נוסף על כך, </w:t>
      </w:r>
      <w:r w:rsidR="009A2E62">
        <w:rPr>
          <w:rFonts w:ascii="David" w:hAnsi="David" w:cs="David" w:hint="cs"/>
          <w:sz w:val="24"/>
          <w:szCs w:val="24"/>
          <w:rtl/>
        </w:rPr>
        <w:t>בשיעור שלי הייתה פעילות ראשונה ולאחריה דיון במליאה, ולאחר מכן פעילות נוספת שלאחריה דיון במליאה. במעבר בין העבודה בקבוצות לדיון במליאה ראיתי שעוזר לי להשתמש בסימן מוסכם התלמידים, שבאמצעותו הם מבינים שכעת עליהם להסתובב אליי ולהיות בשקט על מנת שנוכל לדון בנעשה. ללא הסימן היה לי קצת קשה לאסוף אותם</w:t>
      </w:r>
      <w:r w:rsidR="003A0E38">
        <w:rPr>
          <w:rFonts w:ascii="David" w:hAnsi="David" w:cs="David" w:hint="cs"/>
          <w:sz w:val="24"/>
          <w:szCs w:val="24"/>
          <w:rtl/>
        </w:rPr>
        <w:t xml:space="preserve"> אליי</w:t>
      </w:r>
      <w:r w:rsidR="009A2E62">
        <w:rPr>
          <w:rFonts w:ascii="David" w:hAnsi="David" w:cs="David" w:hint="cs"/>
          <w:sz w:val="24"/>
          <w:szCs w:val="24"/>
          <w:rtl/>
        </w:rPr>
        <w:t xml:space="preserve">. </w:t>
      </w:r>
      <w:r w:rsidR="009A2E62" w:rsidRPr="009A2E62">
        <w:rPr>
          <w:rFonts w:ascii="David" w:hAnsi="David" w:cs="David" w:hint="cs"/>
          <w:b/>
          <w:bCs/>
          <w:sz w:val="24"/>
          <w:szCs w:val="24"/>
          <w:rtl/>
        </w:rPr>
        <w:t>האתגר</w:t>
      </w:r>
      <w:r w:rsidR="009A2E62">
        <w:rPr>
          <w:rFonts w:ascii="David" w:hAnsi="David" w:cs="David" w:hint="cs"/>
          <w:b/>
          <w:bCs/>
          <w:sz w:val="24"/>
          <w:szCs w:val="24"/>
          <w:rtl/>
        </w:rPr>
        <w:t xml:space="preserve"> הרביעי </w:t>
      </w:r>
      <w:r w:rsidR="006E0762">
        <w:rPr>
          <w:rFonts w:ascii="David" w:hAnsi="David" w:cs="David" w:hint="cs"/>
          <w:b/>
          <w:bCs/>
          <w:sz w:val="24"/>
          <w:szCs w:val="24"/>
          <w:rtl/>
        </w:rPr>
        <w:t xml:space="preserve">שאני לומדת על עצמי ולוקחת לתשומת ליבי </w:t>
      </w:r>
      <w:r w:rsidR="009A2E62">
        <w:rPr>
          <w:rFonts w:ascii="David" w:hAnsi="David" w:cs="David" w:hint="cs"/>
          <w:b/>
          <w:bCs/>
          <w:sz w:val="24"/>
          <w:szCs w:val="24"/>
          <w:rtl/>
        </w:rPr>
        <w:t xml:space="preserve">הוא </w:t>
      </w:r>
      <w:r w:rsidR="003A0E38">
        <w:rPr>
          <w:rFonts w:ascii="David" w:hAnsi="David" w:cs="David" w:hint="cs"/>
          <w:b/>
          <w:bCs/>
          <w:sz w:val="24"/>
          <w:szCs w:val="24"/>
          <w:rtl/>
        </w:rPr>
        <w:t xml:space="preserve">שעליי </w:t>
      </w:r>
      <w:r w:rsidR="009A2E62" w:rsidRPr="009A2E62">
        <w:rPr>
          <w:rFonts w:ascii="David" w:hAnsi="David" w:cs="David" w:hint="cs"/>
          <w:b/>
          <w:bCs/>
          <w:sz w:val="24"/>
          <w:szCs w:val="24"/>
          <w:rtl/>
        </w:rPr>
        <w:t>להפגין יותר סמכותיות.</w:t>
      </w:r>
      <w:r w:rsidR="009A2E62">
        <w:rPr>
          <w:rFonts w:ascii="David" w:hAnsi="David" w:cs="David" w:hint="cs"/>
          <w:sz w:val="24"/>
          <w:szCs w:val="24"/>
          <w:rtl/>
        </w:rPr>
        <w:t xml:space="preserve"> בין אם זה בהרמת הקול או בין אם זה בשימוש בסימן מוסכם. הדבר יעזור לי גם בעמידה בזמנים. לצד כל אלו, אמרת שתכנון השיעור היה מצוין,</w:t>
      </w:r>
      <w:r w:rsidR="00F66BBD">
        <w:rPr>
          <w:rFonts w:ascii="David" w:hAnsi="David" w:cs="David" w:hint="cs"/>
          <w:sz w:val="24"/>
          <w:szCs w:val="24"/>
          <w:rtl/>
        </w:rPr>
        <w:t xml:space="preserve"> אני אישית גם הרגשתי טוב עם מהלך השיעור. אמרת</w:t>
      </w:r>
      <w:r w:rsidR="009A2E62">
        <w:rPr>
          <w:rFonts w:ascii="David" w:hAnsi="David" w:cs="David" w:hint="cs"/>
          <w:sz w:val="24"/>
          <w:szCs w:val="24"/>
          <w:rtl/>
        </w:rPr>
        <w:t xml:space="preserve"> שיש זרימה בין הפעילויות ובין חלק השיעור, ושיש עמידה בזמנים. </w:t>
      </w:r>
    </w:p>
    <w:p w:rsidR="007866FC" w:rsidRPr="00B50858" w:rsidRDefault="00B50858" w:rsidP="00B50858">
      <w:pPr>
        <w:spacing w:line="360" w:lineRule="auto"/>
        <w:rPr>
          <w:rFonts w:ascii="David" w:hAnsi="David" w:cs="David"/>
          <w:sz w:val="24"/>
          <w:szCs w:val="24"/>
        </w:rPr>
      </w:pPr>
      <w:r>
        <w:rPr>
          <w:rFonts w:ascii="David" w:hAnsi="David" w:cs="David" w:hint="cs"/>
          <w:sz w:val="24"/>
          <w:szCs w:val="24"/>
          <w:rtl/>
        </w:rPr>
        <w:t xml:space="preserve"> </w:t>
      </w:r>
      <w:r w:rsidR="007866FC">
        <w:rPr>
          <w:rFonts w:ascii="David" w:hAnsi="David" w:cs="David" w:hint="cs"/>
          <w:sz w:val="24"/>
          <w:szCs w:val="24"/>
          <w:rtl/>
        </w:rPr>
        <w:t xml:space="preserve"> </w:t>
      </w:r>
    </w:p>
    <w:p w:rsidR="007866FC" w:rsidRPr="007866FC" w:rsidRDefault="007866FC">
      <w:pPr>
        <w:spacing w:line="360" w:lineRule="auto"/>
        <w:rPr>
          <w:rFonts w:ascii="David" w:hAnsi="David" w:cs="David"/>
          <w:b/>
          <w:bCs/>
          <w:sz w:val="24"/>
          <w:szCs w:val="24"/>
        </w:rPr>
      </w:pPr>
    </w:p>
    <w:sectPr w:rsidR="007866FC" w:rsidRPr="007866FC"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423D"/>
    <w:rsid w:val="000F4F99"/>
    <w:rsid w:val="00202F4B"/>
    <w:rsid w:val="003A0E38"/>
    <w:rsid w:val="006E0762"/>
    <w:rsid w:val="007866FC"/>
    <w:rsid w:val="009A2E62"/>
    <w:rsid w:val="00B50858"/>
    <w:rsid w:val="00C126F1"/>
    <w:rsid w:val="00D861EB"/>
    <w:rsid w:val="00DC13C2"/>
    <w:rsid w:val="00E7423D"/>
    <w:rsid w:val="00F66B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423D"/>
    <w:pPr>
      <w:bidi/>
      <w:spacing w:line="25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423D"/>
    <w:pPr>
      <w:bidi/>
      <w:spacing w:line="256"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766</Words>
  <Characters>3835</Characters>
  <Application>Microsoft Office Word</Application>
  <DocSecurity>0</DocSecurity>
  <Lines>31</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2016-03-15T06:22:00Z</dcterms:created>
  <dcterms:modified xsi:type="dcterms:W3CDTF">2016-03-15T06:22:00Z</dcterms:modified>
</cp:coreProperties>
</file>