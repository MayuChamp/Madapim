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C62" w:rsidRDefault="00712C62" w:rsidP="00712C62">
      <w:pPr>
        <w:rPr>
          <w:rFonts w:ascii="David" w:hAnsi="David" w:cs="David"/>
          <w:sz w:val="24"/>
          <w:szCs w:val="24"/>
        </w:rPr>
      </w:pPr>
      <w:r>
        <w:rPr>
          <w:rFonts w:ascii="David" w:hAnsi="David" w:cs="David"/>
          <w:sz w:val="24"/>
          <w:szCs w:val="24"/>
          <w:rtl/>
        </w:rPr>
        <w:t>בס"ד</w:t>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hint="cs"/>
          <w:sz w:val="24"/>
          <w:szCs w:val="24"/>
          <w:rtl/>
        </w:rPr>
        <w:t>9.6</w:t>
      </w:r>
      <w:r>
        <w:rPr>
          <w:rFonts w:ascii="David" w:hAnsi="David" w:cs="David"/>
          <w:sz w:val="24"/>
          <w:szCs w:val="24"/>
          <w:rtl/>
        </w:rPr>
        <w:t>.16</w:t>
      </w:r>
    </w:p>
    <w:p w:rsidR="00712C62" w:rsidRDefault="00712C62" w:rsidP="00712C62">
      <w:pPr>
        <w:rPr>
          <w:rFonts w:ascii="David" w:hAnsi="David" w:cs="David"/>
          <w:sz w:val="24"/>
          <w:szCs w:val="24"/>
        </w:rPr>
      </w:pPr>
    </w:p>
    <w:p w:rsidR="00712C62" w:rsidRDefault="00712C62" w:rsidP="00712C62">
      <w:pPr>
        <w:rPr>
          <w:rFonts w:ascii="David" w:hAnsi="David" w:cs="David"/>
          <w:b/>
          <w:bCs/>
          <w:sz w:val="32"/>
          <w:szCs w:val="32"/>
          <w:u w:val="single"/>
          <w:rtl/>
        </w:rPr>
      </w:pPr>
      <w:r>
        <w:rPr>
          <w:rFonts w:ascii="David" w:hAnsi="David" w:cs="David"/>
          <w:b/>
          <w:bCs/>
          <w:sz w:val="32"/>
          <w:szCs w:val="32"/>
          <w:u w:val="single"/>
          <w:rtl/>
        </w:rPr>
        <w:t>רפלקציה על השיעור הש</w:t>
      </w:r>
      <w:r>
        <w:rPr>
          <w:rFonts w:ascii="David" w:hAnsi="David" w:cs="David" w:hint="cs"/>
          <w:b/>
          <w:bCs/>
          <w:sz w:val="32"/>
          <w:szCs w:val="32"/>
          <w:u w:val="single"/>
          <w:rtl/>
        </w:rPr>
        <w:t>ביע</w:t>
      </w:r>
      <w:r>
        <w:rPr>
          <w:rFonts w:ascii="David" w:hAnsi="David" w:cs="David"/>
          <w:b/>
          <w:bCs/>
          <w:sz w:val="32"/>
          <w:szCs w:val="32"/>
          <w:u w:val="single"/>
          <w:rtl/>
        </w:rPr>
        <w:t>י/הודיה אטיאס</w:t>
      </w:r>
    </w:p>
    <w:p w:rsidR="00712C62" w:rsidRDefault="00712C62" w:rsidP="00317065">
      <w:pPr>
        <w:spacing w:line="360" w:lineRule="auto"/>
        <w:rPr>
          <w:rFonts w:ascii="David" w:hAnsi="David" w:cs="David"/>
          <w:sz w:val="24"/>
          <w:szCs w:val="24"/>
          <w:rtl/>
        </w:rPr>
      </w:pPr>
      <w:r>
        <w:rPr>
          <w:rFonts w:ascii="David" w:hAnsi="David" w:cs="David" w:hint="cs"/>
          <w:sz w:val="24"/>
          <w:szCs w:val="24"/>
          <w:rtl/>
        </w:rPr>
        <w:t>השיעור עסק בבנימין זאב הרצל. השיעור היה אמור להתקיים סמוך לתאריך יום הולדתו</w:t>
      </w:r>
      <w:r w:rsidR="00317065">
        <w:rPr>
          <w:rFonts w:ascii="David" w:hAnsi="David" w:cs="David" w:hint="cs"/>
          <w:sz w:val="24"/>
          <w:szCs w:val="24"/>
          <w:rtl/>
        </w:rPr>
        <w:t xml:space="preserve"> וסמוך ליום העצמאות. </w:t>
      </w:r>
      <w:r>
        <w:rPr>
          <w:rFonts w:ascii="David" w:hAnsi="David" w:cs="David" w:hint="cs"/>
          <w:sz w:val="24"/>
          <w:szCs w:val="24"/>
          <w:rtl/>
        </w:rPr>
        <w:t>אך מסיבות כאלו ואחרות, השיעור נדחה בשבועיים. השנה לימדתי את הילדים איך מכינים כרזה, כתבה בעיתון, ועוד. חשבתי על סוג כתיבה חדש שטרם לימדתי ובחרתי בהכנת ריאיון. על תהליך הלמידה אפרט בהמשך.</w:t>
      </w:r>
    </w:p>
    <w:p w:rsidR="00C11071" w:rsidRPr="00712C62" w:rsidRDefault="00712C62" w:rsidP="00EA67E5">
      <w:pPr>
        <w:spacing w:line="360" w:lineRule="auto"/>
        <w:rPr>
          <w:rFonts w:ascii="David" w:hAnsi="David" w:cs="David"/>
          <w:sz w:val="24"/>
          <w:szCs w:val="24"/>
        </w:rPr>
      </w:pPr>
      <w:r>
        <w:rPr>
          <w:rFonts w:ascii="David" w:hAnsi="David" w:cs="David" w:hint="cs"/>
          <w:sz w:val="24"/>
          <w:szCs w:val="24"/>
          <w:rtl/>
        </w:rPr>
        <w:t xml:space="preserve">תכננתי לפתוח את השיעור שלי באמצעות מצגת שתציג חלקי תמונה שונים של הרצל והילדים יצטרכו לנחש במי מדובר. הגעתי לכיתה כעשר דקות לפני השיעור על מנת להתארגן והבחנתי שאין מקרן. חשבתי בזריזות מה אוכל לעשות. האם לוותר על הפתיחה ולחשוב על פתיחה חלופית אחרת או לבדוק האם יש אפשרות למעבר לכיתה אחרת. ניגשתי לאסתי ושיתפתי אותה באילוץ. אסתי בתחילה אמרה שאין מה לעשות, אך לאחר רגע אמרה שאפשר ללמד את השיעור בספריה. באותו רגע הרגשתי כי אסתי כלל לא קוראת את מערכי השיעור שאני שולחת לה, אבל אני </w:t>
      </w:r>
      <w:r w:rsidR="00317065">
        <w:rPr>
          <w:rFonts w:ascii="David" w:hAnsi="David" w:cs="David" w:hint="cs"/>
          <w:sz w:val="24"/>
          <w:szCs w:val="24"/>
          <w:rtl/>
        </w:rPr>
        <w:t xml:space="preserve">לגמרי </w:t>
      </w:r>
      <w:r>
        <w:rPr>
          <w:rFonts w:ascii="David" w:hAnsi="David" w:cs="David" w:hint="cs"/>
          <w:sz w:val="24"/>
          <w:szCs w:val="24"/>
          <w:rtl/>
        </w:rPr>
        <w:t>מבינה שהיא עסוקה בהמון דברים ומתוך כך שכחה לעדכן אותי שאין מקרן. בכל אופן, אסתי מיהרה למצוא לי פתרון. ניגשתי לספרייה לבדוק האם המקרן עובד. לא רציתי ללמד שם מפני שחשבתי על הפרטים הטכניים- ייקח זמן עד שכל התלמידים יגיעו לספריה ויסדרו שולחנות</w:t>
      </w:r>
      <w:r w:rsidR="00317065">
        <w:rPr>
          <w:rFonts w:ascii="David" w:hAnsi="David" w:cs="David" w:hint="cs"/>
          <w:sz w:val="24"/>
          <w:szCs w:val="24"/>
          <w:rtl/>
        </w:rPr>
        <w:t xml:space="preserve"> וגם ככה השיעור עמוס</w:t>
      </w:r>
      <w:r>
        <w:rPr>
          <w:rFonts w:ascii="David" w:hAnsi="David" w:cs="David" w:hint="cs"/>
          <w:sz w:val="24"/>
          <w:szCs w:val="24"/>
          <w:rtl/>
        </w:rPr>
        <w:t xml:space="preserve">, יש לוח מאוד קטן בספרייה.. אבל בסופו של דבר, </w:t>
      </w:r>
      <w:r w:rsidR="00EA67E5">
        <w:rPr>
          <w:rFonts w:ascii="David" w:hAnsi="David" w:cs="David" w:hint="cs"/>
          <w:sz w:val="24"/>
          <w:szCs w:val="24"/>
          <w:rtl/>
        </w:rPr>
        <w:t xml:space="preserve">הכול הסתדר. </w:t>
      </w:r>
      <w:r>
        <w:rPr>
          <w:rFonts w:ascii="David" w:hAnsi="David" w:cs="David" w:hint="cs"/>
          <w:sz w:val="24"/>
          <w:szCs w:val="24"/>
          <w:rtl/>
        </w:rPr>
        <w:t>העליתי את המצגת והתלמידים התארגנו בזריזות לשיעור.</w:t>
      </w:r>
      <w:r w:rsidR="005E5019">
        <w:rPr>
          <w:rFonts w:ascii="David" w:hAnsi="David" w:cs="David" w:hint="cs"/>
          <w:sz w:val="24"/>
          <w:szCs w:val="24"/>
          <w:rtl/>
        </w:rPr>
        <w:t xml:space="preserve"> הרגשתי שהשינוי הזה ברגע האחרון מעט הקשה עליי משום שהתחלתי את השיעור קצת בלחץ, בחשש ובמחשבה על איך השיעור </w:t>
      </w:r>
      <w:proofErr w:type="spellStart"/>
      <w:r w:rsidR="005E5019">
        <w:rPr>
          <w:rFonts w:ascii="David" w:hAnsi="David" w:cs="David" w:hint="cs"/>
          <w:sz w:val="24"/>
          <w:szCs w:val="24"/>
          <w:rtl/>
        </w:rPr>
        <w:t>יתנהל.</w:t>
      </w:r>
      <w:ins w:id="0" w:author="מנהל" w:date="2016-06-10T10:40:00Z">
        <w:r w:rsidR="00E07D6B">
          <w:rPr>
            <w:rFonts w:ascii="David" w:hAnsi="David" w:cs="David" w:hint="cs"/>
            <w:sz w:val="24"/>
            <w:szCs w:val="24"/>
            <w:rtl/>
          </w:rPr>
          <w:t>הגיוני</w:t>
        </w:r>
        <w:proofErr w:type="spellEnd"/>
        <w:r w:rsidR="00E07D6B">
          <w:rPr>
            <w:rFonts w:ascii="David" w:hAnsi="David" w:cs="David" w:hint="cs"/>
            <w:sz w:val="24"/>
            <w:szCs w:val="24"/>
            <w:rtl/>
          </w:rPr>
          <w:t xml:space="preserve"> וטבעי לחלוטין </w:t>
        </w:r>
      </w:ins>
      <w:r w:rsidR="005E5019">
        <w:rPr>
          <w:rFonts w:ascii="David" w:hAnsi="David" w:cs="David" w:hint="cs"/>
          <w:sz w:val="24"/>
          <w:szCs w:val="24"/>
          <w:rtl/>
        </w:rPr>
        <w:t xml:space="preserve"> אבל אני מאוד שמחה שעמדתי בסיטואציה כזו משום שחוויתי אילוץ שממש בעניין של דקות הייתי צריכה לפתור אותו. כאשר אהיה מורה יהיו המון אילוצים מכל מ</w:t>
      </w:r>
      <w:r w:rsidR="00EA67E5">
        <w:rPr>
          <w:rFonts w:ascii="David" w:hAnsi="David" w:cs="David" w:hint="cs"/>
          <w:sz w:val="24"/>
          <w:szCs w:val="24"/>
          <w:rtl/>
        </w:rPr>
        <w:t xml:space="preserve">יני סוגים. גם אם התכוננתי למשהו אחד, בסוף יקרה משהו אחר ואני צריכה לדעת לאלתר ולתמרן. מורה </w:t>
      </w:r>
      <w:r w:rsidR="005E5019">
        <w:rPr>
          <w:rFonts w:ascii="David" w:hAnsi="David" w:cs="David" w:hint="cs"/>
          <w:sz w:val="24"/>
          <w:szCs w:val="24"/>
          <w:rtl/>
        </w:rPr>
        <w:t xml:space="preserve">בעצם צריך לדעת להתנהל במצבים של שינויים בצורה הטובה ביותר שאפשר. </w:t>
      </w:r>
      <w:ins w:id="1" w:author="מנהל" w:date="2016-06-10T10:40:00Z">
        <w:r w:rsidR="00E07D6B">
          <w:rPr>
            <w:rFonts w:ascii="David" w:hAnsi="David" w:cs="David" w:hint="cs"/>
            <w:sz w:val="24"/>
            <w:szCs w:val="24"/>
            <w:rtl/>
          </w:rPr>
          <w:t xml:space="preserve">נכון! </w:t>
        </w:r>
      </w:ins>
      <w:r w:rsidR="005E5019">
        <w:rPr>
          <w:rFonts w:ascii="David" w:hAnsi="David" w:cs="David" w:hint="cs"/>
          <w:sz w:val="24"/>
          <w:szCs w:val="24"/>
          <w:rtl/>
        </w:rPr>
        <w:t xml:space="preserve">אני לומדת על עצמי שבמצבים כאלו אני צריכה קודם כל לנשום רגע, להבין מה קרה, ולחשוב על הפתרון המהיר והטוב ביותר, כדי שהשיעור יתנהל בצורה הטובה </w:t>
      </w:r>
      <w:proofErr w:type="spellStart"/>
      <w:r w:rsidR="005E5019">
        <w:rPr>
          <w:rFonts w:ascii="David" w:hAnsi="David" w:cs="David" w:hint="cs"/>
          <w:sz w:val="24"/>
          <w:szCs w:val="24"/>
          <w:rtl/>
        </w:rPr>
        <w:t>ביותר.</w:t>
      </w:r>
      <w:ins w:id="2" w:author="מנהל" w:date="2016-06-10T10:40:00Z">
        <w:r w:rsidR="00E07D6B">
          <w:rPr>
            <w:rFonts w:ascii="David" w:hAnsi="David" w:cs="David" w:hint="cs"/>
            <w:sz w:val="24"/>
            <w:szCs w:val="24"/>
            <w:rtl/>
          </w:rPr>
          <w:t>כל</w:t>
        </w:r>
        <w:proofErr w:type="spellEnd"/>
        <w:r w:rsidR="00E07D6B">
          <w:rPr>
            <w:rFonts w:ascii="David" w:hAnsi="David" w:cs="David" w:hint="cs"/>
            <w:sz w:val="24"/>
            <w:szCs w:val="24"/>
            <w:rtl/>
          </w:rPr>
          <w:t xml:space="preserve"> הכבוד!</w:t>
        </w:r>
      </w:ins>
      <w:r w:rsidR="00C11071" w:rsidRPr="00C11071">
        <w:rPr>
          <w:rFonts w:ascii="David" w:hAnsi="David" w:cs="David" w:hint="cs"/>
          <w:sz w:val="24"/>
          <w:szCs w:val="24"/>
          <w:rtl/>
        </w:rPr>
        <w:t xml:space="preserve"> </w:t>
      </w:r>
      <w:r w:rsidR="00C11071">
        <w:rPr>
          <w:rFonts w:ascii="David" w:hAnsi="David" w:cs="David" w:hint="cs"/>
          <w:sz w:val="24"/>
          <w:szCs w:val="24"/>
          <w:rtl/>
        </w:rPr>
        <w:t>היו חלקים קטנים בשיעור שהרגשתי שבורחות לי המילים ואני לא לגמרי מצליחה להסביר את עצמי. לדעתי זה היה בגלל השינויים שחלו בשיעור. אבל בסופו של דבר בכל שלב הצלחתי אפילו לחזור כמה וכמה פעמים על המשימות באופן קצר וברור, שזהו אתגר שלקחתי על עצמי מהשיעור הקודם ויישמתי אותו בשיעור זה. למדתי שגמישות וזרימה הם דבר מאוד חשוב, ניתן לומר אפילו קריטי שיהיו למורה.</w:t>
      </w:r>
      <w:r w:rsidR="00EA67E5">
        <w:rPr>
          <w:rFonts w:ascii="David" w:hAnsi="David" w:cs="David" w:hint="cs"/>
          <w:sz w:val="24"/>
          <w:szCs w:val="24"/>
          <w:rtl/>
        </w:rPr>
        <w:t xml:space="preserve"> אלו אתגרים שאני לוקחת על עצמי לחדד וליישם בהמשך.</w:t>
      </w:r>
    </w:p>
    <w:p w:rsidR="00025264" w:rsidRDefault="005E5019" w:rsidP="00E07D6B">
      <w:pPr>
        <w:spacing w:line="360" w:lineRule="auto"/>
        <w:rPr>
          <w:rFonts w:ascii="David" w:hAnsi="David" w:cs="David"/>
          <w:sz w:val="24"/>
          <w:szCs w:val="24"/>
          <w:rtl/>
        </w:rPr>
      </w:pPr>
      <w:r>
        <w:rPr>
          <w:rFonts w:ascii="David" w:hAnsi="David" w:cs="David" w:hint="cs"/>
          <w:sz w:val="24"/>
          <w:szCs w:val="24"/>
          <w:rtl/>
        </w:rPr>
        <w:t>התחלתי את שיעורי בהקרנת תמונתו של הרצל בחלקים. התלמידים זיהו מיד במי מדובר. שאלתי אותם מה הם ידעו על הרצל. הם ידעו לומר עליו המון עובדות, כמו מה למד, ספרים שכתב, פעילויותיו השונות. הילדים היו בסיור במוזיאון הרצל וגם למדו יחידה שלמה עליו ולכן היה להם ידע מקדים על השיעור. הסברתי לתלמידים שנקרא קריאה דמומה את הטקסט ולאחר מכן כל אחד יכתוב 2-3 שאלות שהיה רוצה לשאול את הרצל, למטרת ריאיון שי</w:t>
      </w:r>
      <w:r w:rsidR="00EA67E5">
        <w:rPr>
          <w:rFonts w:ascii="David" w:hAnsi="David" w:cs="David" w:hint="cs"/>
          <w:sz w:val="24"/>
          <w:szCs w:val="24"/>
          <w:rtl/>
        </w:rPr>
        <w:t>י</w:t>
      </w:r>
      <w:r>
        <w:rPr>
          <w:rFonts w:ascii="David" w:hAnsi="David" w:cs="David" w:hint="cs"/>
          <w:sz w:val="24"/>
          <w:szCs w:val="24"/>
          <w:rtl/>
        </w:rPr>
        <w:t xml:space="preserve">ערך בזוגות. שאלתי את התלמידים מה הם יודעים על מבנה של ריאיון. הועלו תשובות מאוד יפות. תלמיד אחד אמר שיש גם ריאיון עבודה. עשינו את ההבחנה בין ריאיון המפורסם בכלי התקשורת לבין ריאיון עבודה. </w:t>
      </w:r>
      <w:r>
        <w:rPr>
          <w:rFonts w:ascii="David" w:hAnsi="David" w:cs="David" w:hint="cs"/>
          <w:sz w:val="24"/>
          <w:szCs w:val="24"/>
          <w:rtl/>
        </w:rPr>
        <w:lastRenderedPageBreak/>
        <w:t>התלמידים נתנו דוגמאות לראיונות שהם מכירים</w:t>
      </w:r>
      <w:r w:rsidR="00EA67E5">
        <w:rPr>
          <w:rFonts w:ascii="David" w:hAnsi="David" w:cs="David" w:hint="cs"/>
          <w:sz w:val="24"/>
          <w:szCs w:val="24"/>
          <w:rtl/>
        </w:rPr>
        <w:t xml:space="preserve"> כמו ריאיון עם שחקן כדורגל</w:t>
      </w:r>
      <w:r>
        <w:rPr>
          <w:rFonts w:ascii="David" w:hAnsi="David" w:cs="David" w:hint="cs"/>
          <w:sz w:val="24"/>
          <w:szCs w:val="24"/>
          <w:rtl/>
        </w:rPr>
        <w:t>. העלינו סוגים שונים של שאלות אותם אפשר לשאול. כתבתי הכול על הלוח ו</w:t>
      </w:r>
      <w:del w:id="3" w:author="מנהל" w:date="2016-06-10T10:41:00Z">
        <w:r w:rsidDel="00E07D6B">
          <w:rPr>
            <w:rFonts w:ascii="David" w:hAnsi="David" w:cs="David" w:hint="cs"/>
            <w:sz w:val="24"/>
            <w:szCs w:val="24"/>
            <w:rtl/>
          </w:rPr>
          <w:delText>ב</w:delText>
        </w:r>
      </w:del>
      <w:r>
        <w:rPr>
          <w:rFonts w:ascii="David" w:hAnsi="David" w:cs="David" w:hint="cs"/>
          <w:sz w:val="24"/>
          <w:szCs w:val="24"/>
          <w:rtl/>
        </w:rPr>
        <w:t>נוסף על כך כתבתי גם את ההגדרה לריאיון מתוך המילון, שחיברה לה</w:t>
      </w:r>
      <w:r w:rsidR="00EA67E5">
        <w:rPr>
          <w:rFonts w:ascii="David" w:hAnsi="David" w:cs="David" w:hint="cs"/>
          <w:sz w:val="24"/>
          <w:szCs w:val="24"/>
          <w:rtl/>
        </w:rPr>
        <w:t xml:space="preserve">גדרה אחת את כל תשובות התלמידים. בזמן שכתבתי על הלוח המשכתי להתייחס לתלמידים ואמרתי "כמו שטליה אמרה, כמו שמיטל הוסיפה" וכך המשכתי לשתף את התלמידים תוך כדי הכתיבה על הלוח. </w:t>
      </w:r>
      <w:ins w:id="4" w:author="מנהל" w:date="2016-06-10T10:41:00Z">
        <w:r w:rsidR="00E07D6B">
          <w:rPr>
            <w:rFonts w:ascii="David" w:hAnsi="David" w:cs="David" w:hint="cs"/>
            <w:sz w:val="24"/>
            <w:szCs w:val="24"/>
            <w:rtl/>
          </w:rPr>
          <w:t xml:space="preserve"> </w:t>
        </w:r>
        <w:proofErr w:type="spellStart"/>
        <w:r w:rsidR="00E07D6B">
          <w:rPr>
            <w:rFonts w:ascii="David" w:hAnsi="David" w:cs="David" w:hint="cs"/>
            <w:sz w:val="24"/>
            <w:szCs w:val="24"/>
            <w:rtl/>
          </w:rPr>
          <w:t>נהדרת!</w:t>
        </w:r>
      </w:ins>
      <w:r w:rsidR="00EA67E5">
        <w:rPr>
          <w:rFonts w:ascii="David" w:hAnsi="David" w:cs="David" w:hint="cs"/>
          <w:sz w:val="24"/>
          <w:szCs w:val="24"/>
          <w:rtl/>
        </w:rPr>
        <w:t>זאת</w:t>
      </w:r>
      <w:proofErr w:type="spellEnd"/>
      <w:r w:rsidR="00EA67E5">
        <w:rPr>
          <w:rFonts w:ascii="David" w:hAnsi="David" w:cs="David" w:hint="cs"/>
          <w:sz w:val="24"/>
          <w:szCs w:val="24"/>
          <w:rtl/>
        </w:rPr>
        <w:t xml:space="preserve"> על מנת להמשיך להיות עם התלמידים גם אם אני לא עם העיניים אליהם, אני ממשיכה לדבר איתם. זהו אתגר שלקחתי על עצמי משיעורים קוד</w:t>
      </w:r>
      <w:ins w:id="5" w:author="מנהל" w:date="2016-06-10T10:42:00Z">
        <w:r w:rsidR="00E07D6B">
          <w:rPr>
            <w:rFonts w:ascii="David" w:hAnsi="David" w:cs="David" w:hint="cs"/>
            <w:sz w:val="24"/>
            <w:szCs w:val="24"/>
            <w:rtl/>
          </w:rPr>
          <w:t>מ</w:t>
        </w:r>
      </w:ins>
      <w:r w:rsidR="00EA67E5">
        <w:rPr>
          <w:rFonts w:ascii="David" w:hAnsi="David" w:cs="David" w:hint="cs"/>
          <w:sz w:val="24"/>
          <w:szCs w:val="24"/>
          <w:rtl/>
        </w:rPr>
        <w:t xml:space="preserve">ים ושיישמתי בשיעור זה. תמיד העדפתי לא לכתוב הרבה על הלוח משום שהרגשתי שזה מפריע לי להמשיך בניהול השיעור, אך אני חושבת שהתנהלתי בצורה טובה מהבחינה הזו. לאחר מכן, </w:t>
      </w:r>
      <w:r>
        <w:rPr>
          <w:rFonts w:ascii="David" w:hAnsi="David" w:cs="David" w:hint="cs"/>
          <w:sz w:val="24"/>
          <w:szCs w:val="24"/>
          <w:rtl/>
        </w:rPr>
        <w:t xml:space="preserve">הילדים קראו את הטקסט והחלו בכתיבת שאלות. </w:t>
      </w:r>
      <w:r w:rsidR="00025264">
        <w:rPr>
          <w:rFonts w:ascii="David" w:hAnsi="David" w:cs="David" w:hint="cs"/>
          <w:sz w:val="24"/>
          <w:szCs w:val="24"/>
          <w:rtl/>
        </w:rPr>
        <w:t xml:space="preserve">ניגשתי לתלמידה אחת שבדרך כלל לא עובדת, פז, שישבה ליד אגם. בהתחלה אמרו שאין להן עם מי לעבוד, אמרתי להן שיעבדו ביחד. פז כתבה ברכה ליום הולדת של חברתה ולא ביצעה את המשימה </w:t>
      </w:r>
      <w:r w:rsidR="00EA67E5">
        <w:rPr>
          <w:rFonts w:ascii="David" w:hAnsi="David" w:cs="David" w:hint="cs"/>
          <w:sz w:val="24"/>
          <w:szCs w:val="24"/>
          <w:rtl/>
        </w:rPr>
        <w:t>שביקשתי</w:t>
      </w:r>
      <w:r w:rsidR="00025264">
        <w:rPr>
          <w:rFonts w:ascii="David" w:hAnsi="David" w:cs="David" w:hint="cs"/>
          <w:sz w:val="24"/>
          <w:szCs w:val="24"/>
          <w:rtl/>
        </w:rPr>
        <w:t xml:space="preserve">. </w:t>
      </w:r>
      <w:r w:rsidR="00EA67E5">
        <w:rPr>
          <w:rFonts w:ascii="David" w:hAnsi="David" w:cs="David" w:hint="cs"/>
          <w:sz w:val="24"/>
          <w:szCs w:val="24"/>
          <w:rtl/>
        </w:rPr>
        <w:t xml:space="preserve">מהיכרותי עם פז עד היום, למדתי שצריך לדבר לליבה של פז ולא לכעוס עליה שהיא לא עוסקת בנדרש, משום שכעס מביא לתוצאה הפוכה. </w:t>
      </w:r>
      <w:r w:rsidR="00025264">
        <w:rPr>
          <w:rFonts w:ascii="David" w:hAnsi="David" w:cs="David" w:hint="cs"/>
          <w:sz w:val="24"/>
          <w:szCs w:val="24"/>
          <w:rtl/>
        </w:rPr>
        <w:t>שאלתי אותה מה היא עושה</w:t>
      </w:r>
      <w:r w:rsidR="002809F4">
        <w:rPr>
          <w:rFonts w:ascii="David" w:hAnsi="David" w:cs="David" w:hint="cs"/>
          <w:sz w:val="24"/>
          <w:szCs w:val="24"/>
          <w:rtl/>
        </w:rPr>
        <w:t xml:space="preserve">. </w:t>
      </w:r>
      <w:r w:rsidR="00EA67E5">
        <w:rPr>
          <w:rFonts w:ascii="David" w:hAnsi="David" w:cs="David" w:hint="cs"/>
          <w:sz w:val="24"/>
          <w:szCs w:val="24"/>
          <w:rtl/>
        </w:rPr>
        <w:t xml:space="preserve">היא ענתה שהיא כותבת ברכה, איחלתי </w:t>
      </w:r>
      <w:r w:rsidR="002809F4">
        <w:rPr>
          <w:rFonts w:ascii="David" w:hAnsi="David" w:cs="David" w:hint="cs"/>
          <w:sz w:val="24"/>
          <w:szCs w:val="24"/>
          <w:rtl/>
        </w:rPr>
        <w:t>מזל טוב לחבר</w:t>
      </w:r>
      <w:r w:rsidR="00EA67E5">
        <w:rPr>
          <w:rFonts w:ascii="David" w:hAnsi="David" w:cs="David" w:hint="cs"/>
          <w:sz w:val="24"/>
          <w:szCs w:val="24"/>
          <w:rtl/>
        </w:rPr>
        <w:t>ת</w:t>
      </w:r>
      <w:r w:rsidR="002809F4">
        <w:rPr>
          <w:rFonts w:ascii="David" w:hAnsi="David" w:cs="David" w:hint="cs"/>
          <w:sz w:val="24"/>
          <w:szCs w:val="24"/>
          <w:rtl/>
        </w:rPr>
        <w:t xml:space="preserve">ה, אבל </w:t>
      </w:r>
      <w:r w:rsidR="00EA67E5">
        <w:rPr>
          <w:rFonts w:ascii="David" w:hAnsi="David" w:cs="David" w:hint="cs"/>
          <w:sz w:val="24"/>
          <w:szCs w:val="24"/>
          <w:rtl/>
        </w:rPr>
        <w:t>אמרתי לה ש</w:t>
      </w:r>
      <w:r w:rsidR="002809F4">
        <w:rPr>
          <w:rFonts w:ascii="David" w:hAnsi="David" w:cs="David" w:hint="cs"/>
          <w:sz w:val="24"/>
          <w:szCs w:val="24"/>
          <w:rtl/>
        </w:rPr>
        <w:t>עכשיו אני רוצה שהיא תכתוב לפחות שאלה אחת משלה ולאחר מכן שתחזור לכתיבת הברכה. זאת משום שבהמשך תהיה משימה מהנה ואני מאוד רוצה שהיא תיקח בה חלק.</w:t>
      </w:r>
      <w:ins w:id="6" w:author="מנהל" w:date="2016-06-10T10:42:00Z">
        <w:r w:rsidR="00E07D6B">
          <w:rPr>
            <w:rFonts w:ascii="David" w:hAnsi="David" w:cs="David" w:hint="cs"/>
            <w:sz w:val="24"/>
            <w:szCs w:val="24"/>
            <w:rtl/>
          </w:rPr>
          <w:t xml:space="preserve"> יופי של התמודדות! התייחסת לתלמידה מתוך היכרות עם קשייה והבנה</w:t>
        </w:r>
      </w:ins>
      <w:ins w:id="7" w:author="מנהל" w:date="2016-06-10T10:43:00Z">
        <w:r w:rsidR="00E07D6B">
          <w:rPr>
            <w:rFonts w:ascii="David" w:hAnsi="David" w:cs="David" w:hint="cs"/>
            <w:sz w:val="24"/>
            <w:szCs w:val="24"/>
            <w:rtl/>
          </w:rPr>
          <w:t xml:space="preserve"> של הסיטואציה. אני גאה בך! </w:t>
        </w:r>
      </w:ins>
      <w:ins w:id="8" w:author="מנהל" w:date="2016-06-10T10:42:00Z">
        <w:r w:rsidR="00E07D6B">
          <w:rPr>
            <w:rFonts w:ascii="David" w:hAnsi="David" w:cs="David" w:hint="cs"/>
            <w:sz w:val="24"/>
            <w:szCs w:val="24"/>
            <w:rtl/>
          </w:rPr>
          <w:t xml:space="preserve"> </w:t>
        </w:r>
      </w:ins>
      <w:r w:rsidR="002809F4">
        <w:rPr>
          <w:rFonts w:ascii="David" w:hAnsi="David" w:cs="David" w:hint="cs"/>
          <w:sz w:val="24"/>
          <w:szCs w:val="24"/>
          <w:rtl/>
        </w:rPr>
        <w:t xml:space="preserve"> ובלי שאלה אחת לפחות </w:t>
      </w:r>
      <w:r w:rsidR="00EA67E5">
        <w:rPr>
          <w:rFonts w:ascii="David" w:hAnsi="David" w:cs="David" w:hint="cs"/>
          <w:sz w:val="24"/>
          <w:szCs w:val="24"/>
          <w:rtl/>
        </w:rPr>
        <w:t xml:space="preserve">היא </w:t>
      </w:r>
      <w:r w:rsidR="002809F4">
        <w:rPr>
          <w:rFonts w:ascii="David" w:hAnsi="David" w:cs="David" w:hint="cs"/>
          <w:sz w:val="24"/>
          <w:szCs w:val="24"/>
          <w:rtl/>
        </w:rPr>
        <w:t xml:space="preserve">לא תוכל להשתתף. היא שאלה אותי כמה שאלות דרשתי משאר הכיתה לכתוב, עניתי לה 3 שאלות, אבל שהיא תכתוב </w:t>
      </w:r>
      <w:r w:rsidR="00F94039">
        <w:rPr>
          <w:rFonts w:ascii="David" w:hAnsi="David" w:cs="David" w:hint="cs"/>
          <w:sz w:val="24"/>
          <w:szCs w:val="24"/>
          <w:rtl/>
        </w:rPr>
        <w:t xml:space="preserve">רק </w:t>
      </w:r>
      <w:r w:rsidR="002809F4">
        <w:rPr>
          <w:rFonts w:ascii="David" w:hAnsi="David" w:cs="David" w:hint="cs"/>
          <w:sz w:val="24"/>
          <w:szCs w:val="24"/>
          <w:rtl/>
        </w:rPr>
        <w:t>אחת לפחות. השארתי אותה לבד</w:t>
      </w:r>
      <w:r w:rsidR="00025264">
        <w:rPr>
          <w:rFonts w:ascii="David" w:hAnsi="David" w:cs="David" w:hint="cs"/>
          <w:sz w:val="24"/>
          <w:szCs w:val="24"/>
          <w:rtl/>
        </w:rPr>
        <w:t xml:space="preserve"> ובהמשך חזרתי.</w:t>
      </w:r>
      <w:r w:rsidR="00025264" w:rsidRPr="00025264">
        <w:rPr>
          <w:rFonts w:ascii="David" w:hAnsi="David" w:cs="David" w:hint="cs"/>
          <w:sz w:val="24"/>
          <w:szCs w:val="24"/>
          <w:rtl/>
        </w:rPr>
        <w:t xml:space="preserve"> </w:t>
      </w:r>
    </w:p>
    <w:p w:rsidR="00025264" w:rsidRDefault="002809F4" w:rsidP="00F94039">
      <w:pPr>
        <w:spacing w:line="360" w:lineRule="auto"/>
        <w:rPr>
          <w:rFonts w:ascii="David" w:hAnsi="David" w:cs="David"/>
          <w:sz w:val="24"/>
          <w:szCs w:val="24"/>
          <w:rtl/>
        </w:rPr>
      </w:pPr>
      <w:r>
        <w:rPr>
          <w:rFonts w:ascii="David" w:hAnsi="David" w:cs="David" w:hint="cs"/>
          <w:sz w:val="24"/>
          <w:szCs w:val="24"/>
          <w:rtl/>
        </w:rPr>
        <w:t xml:space="preserve">בשלב זה, </w:t>
      </w:r>
      <w:r w:rsidR="005E5019">
        <w:rPr>
          <w:rFonts w:ascii="David" w:hAnsi="David" w:cs="David" w:hint="cs"/>
          <w:sz w:val="24"/>
          <w:szCs w:val="24"/>
          <w:rtl/>
        </w:rPr>
        <w:t xml:space="preserve">ישבתי עם קבוצת הבנים- ינון, </w:t>
      </w:r>
      <w:r w:rsidR="00025264">
        <w:rPr>
          <w:rFonts w:ascii="David" w:hAnsi="David" w:cs="David" w:hint="cs"/>
          <w:sz w:val="24"/>
          <w:szCs w:val="24"/>
          <w:rtl/>
        </w:rPr>
        <w:t>ליאל</w:t>
      </w:r>
      <w:r w:rsidR="005E5019">
        <w:rPr>
          <w:rFonts w:ascii="David" w:hAnsi="David" w:cs="David" w:hint="cs"/>
          <w:sz w:val="24"/>
          <w:szCs w:val="24"/>
          <w:rtl/>
        </w:rPr>
        <w:t xml:space="preserve">, אוריאל, </w:t>
      </w:r>
      <w:r w:rsidR="00025264">
        <w:rPr>
          <w:rFonts w:ascii="David" w:hAnsi="David" w:cs="David" w:hint="cs"/>
          <w:sz w:val="24"/>
          <w:szCs w:val="24"/>
          <w:rtl/>
        </w:rPr>
        <w:t>דנ</w:t>
      </w:r>
      <w:r w:rsidR="005E5019">
        <w:rPr>
          <w:rFonts w:ascii="David" w:hAnsi="David" w:cs="David" w:hint="cs"/>
          <w:sz w:val="24"/>
          <w:szCs w:val="24"/>
          <w:rtl/>
        </w:rPr>
        <w:t>יאל.</w:t>
      </w:r>
      <w:r w:rsidR="00025264">
        <w:rPr>
          <w:rFonts w:ascii="David" w:hAnsi="David" w:cs="David" w:hint="cs"/>
          <w:sz w:val="24"/>
          <w:szCs w:val="24"/>
          <w:rtl/>
        </w:rPr>
        <w:t xml:space="preserve"> כולם ברמה לימודית בינונית. הבנים קראו קריאה דמומה תחילה ואז שאלתי אותם שאלות מכוונות כמו: בטקסט כתוב שמשפט דרייפוס השפיע על יחסו של הרצל ליהודים ולציונות. כיצד השינוי ביחס בא לידי ביטוי? שאלה נוספת ששאלתי, כיצד הרצל פעל לטובת תכנית הקמת מדינה יהודית? ביקשתי מהתלמידים לעגן תשובתם בטקסט ולהקריא ציטוט שעזר להם. חלק מהבנים לא כל כך רצו לכתוב שאלות, אז ניסיתי ליצור עניין ואמרתי שבהמשך יש משחק מאוד כיף שלמי שלא יהיו שאלות משלו, לא יוכל לשחק. ביקשתי מהם לכתוב במחברת את כל מילות השאלה שהם מכירים. לאחר מכן כל אחד בחר מילת שאלה ועל פי הטקסט, ניסח שאלה אותה היה רוצה לשאול את הרצל. כל אחד הקריא שאלה שכתב. בחלק זה הייתה עבודה דיפרנציאלית בכך שלקחתי קבוצת בנים שנמצאים ברמה בינונית, אך ביחס לכיתה הם מעט חסרי מוטיבציה, למרות שיש להם יכולות מדהימות. שאלתי שאלות מכוונות על מנת שנוכל לעבד את המידע שקראנו. מילות השאלה שכתבו היוו להם כמאגר וכעזר לשאלות שישאלו בהמשך. מתוך המאגר הכתוב לנגד עיניהם, היו צריכים לבחור מילה ולשאול שאלה. תהליך מקדים זה היה להם כבסיס וכהכנה למשימה שנדרשה מכלל הכיתה. </w:t>
      </w:r>
      <w:ins w:id="9" w:author="מנהל" w:date="2016-06-10T10:44:00Z">
        <w:r w:rsidR="00E07D6B">
          <w:rPr>
            <w:rFonts w:ascii="David" w:hAnsi="David" w:cs="David" w:hint="cs"/>
            <w:sz w:val="24"/>
            <w:szCs w:val="24"/>
            <w:rtl/>
          </w:rPr>
          <w:t xml:space="preserve">תהליך </w:t>
        </w:r>
        <w:proofErr w:type="spellStart"/>
        <w:r w:rsidR="00E07D6B">
          <w:rPr>
            <w:rFonts w:ascii="David" w:hAnsi="David" w:cs="David" w:hint="cs"/>
            <w:sz w:val="24"/>
            <w:szCs w:val="24"/>
            <w:rtl/>
          </w:rPr>
          <w:t>חשוב!</w:t>
        </w:r>
      </w:ins>
      <w:r w:rsidR="00F94039">
        <w:rPr>
          <w:rFonts w:ascii="David" w:hAnsi="David" w:cs="David" w:hint="cs"/>
          <w:sz w:val="24"/>
          <w:szCs w:val="24"/>
          <w:rtl/>
        </w:rPr>
        <w:t>הם</w:t>
      </w:r>
      <w:proofErr w:type="spellEnd"/>
      <w:r w:rsidR="00F94039">
        <w:rPr>
          <w:rFonts w:ascii="David" w:hAnsi="David" w:cs="David" w:hint="cs"/>
          <w:sz w:val="24"/>
          <w:szCs w:val="24"/>
          <w:rtl/>
        </w:rPr>
        <w:t xml:space="preserve"> היו צריכים את העבודה בשלבים. השלבים המטרימים ששאר הכיתה לא נדרשה לבצע משום שרובם יכולים גם בלי, מאוד עזרו לקבוצת בנים זו.</w:t>
      </w:r>
    </w:p>
    <w:p w:rsidR="00025264" w:rsidRDefault="002809F4" w:rsidP="002809F4">
      <w:pPr>
        <w:spacing w:line="360" w:lineRule="auto"/>
        <w:rPr>
          <w:rFonts w:ascii="David" w:hAnsi="David" w:cs="David"/>
          <w:sz w:val="24"/>
          <w:szCs w:val="24"/>
          <w:rtl/>
        </w:rPr>
      </w:pPr>
      <w:r>
        <w:rPr>
          <w:rFonts w:ascii="David" w:hAnsi="David" w:cs="David" w:hint="cs"/>
          <w:sz w:val="24"/>
          <w:szCs w:val="24"/>
          <w:rtl/>
        </w:rPr>
        <w:t xml:space="preserve">פניתי לתלמידים ואמרתי להם שכעת נעבוד בזוגות. בן זוג אחד יהיה מראיין והשני מרואיין. כל אחד יקבל זקן אותו ידביק על שיפוד לתפקיד הרצל. בסבב הראשון המראיין ישאל את השאלות שכתב, והמרואיין יאחז בזקן ויענה על התשובות. הילדים החלו לעבוד. </w:t>
      </w:r>
      <w:r w:rsidR="00025264">
        <w:rPr>
          <w:rFonts w:ascii="David" w:hAnsi="David" w:cs="David" w:hint="cs"/>
          <w:sz w:val="24"/>
          <w:szCs w:val="24"/>
          <w:rtl/>
        </w:rPr>
        <w:t xml:space="preserve">חזרתי לפז שנותרה לבדה </w:t>
      </w:r>
      <w:r w:rsidR="00025264">
        <w:rPr>
          <w:rFonts w:ascii="David" w:hAnsi="David" w:cs="David" w:hint="cs"/>
          <w:sz w:val="24"/>
          <w:szCs w:val="24"/>
          <w:rtl/>
        </w:rPr>
        <w:lastRenderedPageBreak/>
        <w:t xml:space="preserve">בזמן שאגם יצאה לשירותים. </w:t>
      </w:r>
      <w:r>
        <w:rPr>
          <w:rFonts w:ascii="David" w:hAnsi="David" w:cs="David" w:hint="cs"/>
          <w:sz w:val="24"/>
          <w:szCs w:val="24"/>
          <w:rtl/>
        </w:rPr>
        <w:t xml:space="preserve">בזמן הזה, לא רק שפז כתבה שאלה אחת, אלא היא כתבה ריאיון שלם שכלל ארבע שאלות לפחות ועליהן תשובות מפורטות. נדהמתי לראות שכל ההתנהלות שלי </w:t>
      </w:r>
      <w:proofErr w:type="spellStart"/>
      <w:r>
        <w:rPr>
          <w:rFonts w:ascii="David" w:hAnsi="David" w:cs="David" w:hint="cs"/>
          <w:sz w:val="24"/>
          <w:szCs w:val="24"/>
          <w:rtl/>
        </w:rPr>
        <w:t>איתה</w:t>
      </w:r>
      <w:proofErr w:type="spellEnd"/>
      <w:r>
        <w:rPr>
          <w:rFonts w:ascii="David" w:hAnsi="David" w:cs="David" w:hint="cs"/>
          <w:sz w:val="24"/>
          <w:szCs w:val="24"/>
          <w:rtl/>
        </w:rPr>
        <w:t xml:space="preserve"> הביאה למצב כזה שלא רק שהיא עושה מינימום של שאלה אחת שביקשתי ממנה, אלא אפילו עשתה מעבר לנדרש מכולם. ישבתי לידה מכיוון שישבה לבד, ואמרתי לה שאני אשאל אותה את השאלות שכתבה ושהיא תהיה בתפקיד הרצל האוחז בזקנו. היא מאוד נהנתה וענתה תשובות מעניינות. </w:t>
      </w:r>
      <w:r w:rsidR="00F82C22">
        <w:rPr>
          <w:rFonts w:ascii="David" w:hAnsi="David" w:cs="David" w:hint="cs"/>
          <w:sz w:val="24"/>
          <w:szCs w:val="24"/>
          <w:rtl/>
        </w:rPr>
        <w:t xml:space="preserve">אגם חזרה לכיתה ואמרתי להן שכעת נחליף תפקידים. פז תהיה בתפקיד המראיין ואגם תהיה בתפקיד הרצל. </w:t>
      </w:r>
      <w:r w:rsidR="00C11071">
        <w:rPr>
          <w:rFonts w:ascii="David" w:hAnsi="David" w:cs="David" w:hint="cs"/>
          <w:sz w:val="24"/>
          <w:szCs w:val="24"/>
          <w:rtl/>
        </w:rPr>
        <w:t>מהמקרה הזה אני לומדת שההיכרות המעמיקה עם התלמידים עוזרת למורה לדעת איך לגשת לכל תלמיד ולדעת איך למשוך אותו לתוך השיעור גם אם נראה שזה הדבר האחרון שמעניין אותו כרגע.</w:t>
      </w:r>
      <w:r w:rsidR="00F94039">
        <w:rPr>
          <w:rFonts w:ascii="David" w:hAnsi="David" w:cs="David" w:hint="cs"/>
          <w:sz w:val="24"/>
          <w:szCs w:val="24"/>
          <w:rtl/>
        </w:rPr>
        <w:t xml:space="preserve"> אמרתי לפז שאני מאוד גאה בה על העבודה שלה, ושהיא עשתה אפילו יותר ממה שהיה צריך ועודדתי אותה ממש על התנהלותה.</w:t>
      </w:r>
      <w:ins w:id="10" w:author="מנהל" w:date="2016-06-10T10:52:00Z">
        <w:r w:rsidR="00AC24F1">
          <w:rPr>
            <w:rFonts w:ascii="David" w:hAnsi="David" w:cs="David" w:hint="cs"/>
            <w:sz w:val="24"/>
            <w:szCs w:val="24"/>
            <w:rtl/>
          </w:rPr>
          <w:t xml:space="preserve"> חווית מהלך משמעותי.</w:t>
        </w:r>
      </w:ins>
      <w:bookmarkStart w:id="11" w:name="_GoBack"/>
      <w:bookmarkEnd w:id="11"/>
    </w:p>
    <w:p w:rsidR="00C11071" w:rsidRDefault="00C11071" w:rsidP="00F94039">
      <w:pPr>
        <w:spacing w:line="360" w:lineRule="auto"/>
        <w:rPr>
          <w:rFonts w:ascii="David" w:hAnsi="David" w:cs="David"/>
          <w:sz w:val="24"/>
          <w:szCs w:val="24"/>
          <w:rtl/>
        </w:rPr>
      </w:pPr>
      <w:r>
        <w:rPr>
          <w:rFonts w:ascii="David" w:hAnsi="David" w:cs="David" w:hint="cs"/>
          <w:sz w:val="24"/>
          <w:szCs w:val="24"/>
          <w:rtl/>
        </w:rPr>
        <w:t xml:space="preserve">לאחר מכן, כינסתי את התלמידים למליאה. ביקשתי מהתלמידים להקריא שאלה שכתבו. הועלו שאלות שונות ומגוונות כמו: מדוע לא עסקת בעריכת דין אם למדת משפטים? איך היה לנכוח במשפט דרייפוס? תלמיד אחד העלה שאלה- מתי נולדת? כתבתי גם את השאלה הזו על הלוח ושאלתי את התלמידים מה דעתם של שאלה זו? האם היא רלוונטית. התלמידים הבינו ששאלה זו לא מסייעת למראיין ולא מקדמת את הריאיון. הייתה תלמידה ששאלה שאלה ולאחריה שאלת המשך. זאת אומרת שהתלמידים אכן הבינו אילו שאלות ראויות לריאיון ואילו שאלות יספקו למראיין תשובות פורות. הזמנתי זוג תלמידים לקדמת הכיתה שיציגו בפנינו את הריאיון שכתבו. שאר התלמידים הביעו דעתם על הריאיון. </w:t>
      </w:r>
      <w:r w:rsidR="00F94039">
        <w:rPr>
          <w:rFonts w:ascii="David" w:hAnsi="David" w:cs="David" w:hint="cs"/>
          <w:sz w:val="24"/>
          <w:szCs w:val="24"/>
          <w:rtl/>
        </w:rPr>
        <w:t>סיכמתי את השיעור ולמרות שחששתי שלא אעמוד בזמנים בגלל המעבר לספרייה, הצלצול צלצל בדיוק כשסיימתי את השיעור.</w:t>
      </w:r>
    </w:p>
    <w:sectPr w:rsidR="00C11071"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C62"/>
    <w:rsid w:val="00025264"/>
    <w:rsid w:val="002809F4"/>
    <w:rsid w:val="00303909"/>
    <w:rsid w:val="00317065"/>
    <w:rsid w:val="005E5019"/>
    <w:rsid w:val="00712C62"/>
    <w:rsid w:val="00AC24F1"/>
    <w:rsid w:val="00C11071"/>
    <w:rsid w:val="00C126F1"/>
    <w:rsid w:val="00E07D6B"/>
    <w:rsid w:val="00EA67E5"/>
    <w:rsid w:val="00F82C22"/>
    <w:rsid w:val="00F94039"/>
    <w:rsid w:val="00FD70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2C62"/>
    <w:pPr>
      <w:bidi/>
      <w:spacing w:line="254"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07D6B"/>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E07D6B"/>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2C62"/>
    <w:pPr>
      <w:bidi/>
      <w:spacing w:line="254" w:lineRule="auto"/>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07D6B"/>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E07D6B"/>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6955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1193</Words>
  <Characters>5968</Characters>
  <Application>Microsoft Office Word</Application>
  <DocSecurity>0</DocSecurity>
  <Lines>49</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2016-06-10T07:59:00Z</dcterms:created>
  <dcterms:modified xsi:type="dcterms:W3CDTF">2016-06-10T07:59:00Z</dcterms:modified>
</cp:coreProperties>
</file>