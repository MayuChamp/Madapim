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E57C10" w:rsidRDefault="00E57C10" w:rsidP="00E57C10">
      <w:pPr>
        <w:jc w:val="center"/>
        <w:rPr>
          <w:rFonts w:cs="David"/>
          <w:b/>
          <w:bCs/>
          <w:sz w:val="32"/>
          <w:szCs w:val="32"/>
        </w:rPr>
      </w:pPr>
      <w:r>
        <w:rPr>
          <w:rFonts w:cs="David" w:hint="cs"/>
          <w:b/>
          <w:bCs/>
          <w:sz w:val="32"/>
          <w:szCs w:val="32"/>
          <w:rtl/>
        </w:rPr>
        <w:t>מערך שיעור</w:t>
      </w:r>
    </w:p>
    <w:p w:rsidR="00E57C10" w:rsidRDefault="00E57C10" w:rsidP="00E57C10">
      <w:pPr>
        <w:jc w:val="center"/>
        <w:rPr>
          <w:rFonts w:cs="David"/>
          <w:b/>
          <w:bCs/>
          <w:sz w:val="24"/>
          <w:szCs w:val="24"/>
          <w:rtl/>
        </w:rPr>
      </w:pPr>
      <w:del w:id="0" w:author="מנהל" w:date="2015-10-20T09:03:00Z">
        <w:r w:rsidDel="00C837A2">
          <w:rPr>
            <w:rFonts w:cs="David" w:hint="cs"/>
            <w:b/>
            <w:bCs/>
            <w:sz w:val="24"/>
            <w:szCs w:val="24"/>
            <w:rtl/>
          </w:rPr>
          <w:delText>מוגש ע"י : הודיה אטיאס</w:delText>
        </w:r>
      </w:del>
    </w:p>
    <w:p w:rsidR="00E57C10" w:rsidRDefault="00E57C10" w:rsidP="00E57C10">
      <w:pPr>
        <w:spacing w:line="480" w:lineRule="auto"/>
        <w:rPr>
          <w:rFonts w:cs="David"/>
          <w:b/>
          <w:bCs/>
          <w:u w:val="single"/>
          <w:rtl/>
        </w:rPr>
      </w:pPr>
      <w:r>
        <w:rPr>
          <w:rFonts w:cs="David" w:hint="cs"/>
          <w:sz w:val="24"/>
          <w:szCs w:val="24"/>
          <w:u w:val="single"/>
          <w:rtl/>
        </w:rPr>
        <w:t>כיתה:</w:t>
      </w:r>
      <w:r>
        <w:rPr>
          <w:rFonts w:cs="David" w:hint="cs"/>
          <w:sz w:val="24"/>
          <w:szCs w:val="24"/>
          <w:rtl/>
        </w:rPr>
        <w:t xml:space="preserve"> ה'   </w:t>
      </w:r>
      <w:r>
        <w:rPr>
          <w:rFonts w:cs="David" w:hint="cs"/>
          <w:sz w:val="24"/>
          <w:szCs w:val="24"/>
          <w:u w:val="single"/>
          <w:rtl/>
        </w:rPr>
        <w:t>גיל</w:t>
      </w:r>
      <w:r>
        <w:rPr>
          <w:rFonts w:cs="David" w:hint="cs"/>
          <w:sz w:val="24"/>
          <w:szCs w:val="24"/>
          <w:rtl/>
        </w:rPr>
        <w:t xml:space="preserve"> : 10-11</w:t>
      </w:r>
    </w:p>
    <w:p w:rsidR="00E57C10" w:rsidRDefault="00E57C10" w:rsidP="00E57C10">
      <w:pPr>
        <w:spacing w:line="480" w:lineRule="auto"/>
        <w:rPr>
          <w:rFonts w:cs="David"/>
          <w:sz w:val="24"/>
          <w:szCs w:val="24"/>
          <w:rtl/>
        </w:rPr>
      </w:pPr>
      <w:r>
        <w:rPr>
          <w:rFonts w:cs="David" w:hint="cs"/>
          <w:sz w:val="24"/>
          <w:szCs w:val="24"/>
          <w:u w:val="single"/>
          <w:rtl/>
        </w:rPr>
        <w:t>נושא השיעור</w:t>
      </w:r>
      <w:r>
        <w:rPr>
          <w:rFonts w:cs="David" w:hint="cs"/>
          <w:sz w:val="24"/>
          <w:szCs w:val="24"/>
          <w:rtl/>
        </w:rPr>
        <w:t>: ביוגרפיה אודות עוזי חיטמן.</w:t>
      </w:r>
    </w:p>
    <w:p w:rsidR="00E57C10" w:rsidRDefault="00E57C10" w:rsidP="00B07EC9">
      <w:pPr>
        <w:spacing w:line="480" w:lineRule="auto"/>
        <w:rPr>
          <w:rFonts w:cs="David"/>
          <w:sz w:val="24"/>
          <w:szCs w:val="24"/>
          <w:rtl/>
        </w:rPr>
      </w:pPr>
      <w:r>
        <w:rPr>
          <w:rFonts w:cs="David" w:hint="cs"/>
          <w:sz w:val="24"/>
          <w:szCs w:val="24"/>
          <w:u w:val="single"/>
          <w:rtl/>
        </w:rPr>
        <w:t>סיבה לבחירתו:</w:t>
      </w:r>
      <w:r>
        <w:rPr>
          <w:rFonts w:cs="David" w:hint="cs"/>
          <w:sz w:val="24"/>
          <w:szCs w:val="24"/>
          <w:rtl/>
        </w:rPr>
        <w:t xml:space="preserve"> בכל שנה, כל שכבה מקבלת נושא שנתי ללמוד עליו. השנה הנושאים הם יוצרים ומשוררים. כיתה ה' נבחרה ללמוד על עוזי חיטמן. נבחרתי להעביר את שיעור הפתיחה מתוך רצף שיעורים, לכן בחרתי להקדיש שיעור זה ללימוד הביוגרפיה ומפעל חייו של עוזי </w:t>
      </w:r>
      <w:proofErr w:type="spellStart"/>
      <w:r>
        <w:rPr>
          <w:rFonts w:cs="David" w:hint="cs"/>
          <w:sz w:val="24"/>
          <w:szCs w:val="24"/>
          <w:rtl/>
        </w:rPr>
        <w:t>חיטמן.</w:t>
      </w:r>
      <w:ins w:id="1" w:author="מנהל" w:date="2015-10-20T08:42:00Z">
        <w:r w:rsidR="00B07EC9">
          <w:rPr>
            <w:rFonts w:cs="David" w:hint="cs"/>
            <w:sz w:val="24"/>
            <w:szCs w:val="24"/>
            <w:rtl/>
          </w:rPr>
          <w:t>הודיה</w:t>
        </w:r>
        <w:proofErr w:type="spellEnd"/>
        <w:r w:rsidR="00B07EC9">
          <w:rPr>
            <w:rFonts w:cs="David" w:hint="cs"/>
            <w:sz w:val="24"/>
            <w:szCs w:val="24"/>
            <w:rtl/>
          </w:rPr>
          <w:t xml:space="preserve"> יקרה, אין צורך לכתוב </w:t>
        </w:r>
      </w:ins>
      <w:ins w:id="2" w:author="מנהל" w:date="2015-10-20T08:43:00Z">
        <w:r w:rsidR="00B07EC9">
          <w:rPr>
            <w:rFonts w:cs="David" w:hint="cs"/>
            <w:sz w:val="24"/>
            <w:szCs w:val="24"/>
            <w:rtl/>
          </w:rPr>
          <w:t xml:space="preserve">זאת </w:t>
        </w:r>
      </w:ins>
      <w:ins w:id="3" w:author="מנהל" w:date="2015-10-20T08:42:00Z">
        <w:r w:rsidR="00B07EC9">
          <w:rPr>
            <w:rFonts w:cs="David" w:hint="cs"/>
            <w:sz w:val="24"/>
            <w:szCs w:val="24"/>
            <w:rtl/>
          </w:rPr>
          <w:t>במערך</w:t>
        </w:r>
      </w:ins>
      <w:ins w:id="4" w:author="מנהל" w:date="2015-10-20T08:43:00Z">
        <w:r w:rsidR="00B07EC9">
          <w:rPr>
            <w:rFonts w:cs="David" w:hint="cs"/>
            <w:sz w:val="24"/>
            <w:szCs w:val="24"/>
            <w:rtl/>
          </w:rPr>
          <w:t xml:space="preserve"> השיעור.</w:t>
        </w:r>
      </w:ins>
    </w:p>
    <w:p w:rsidR="00E57C10" w:rsidDel="00C837A2" w:rsidRDefault="00E57C10" w:rsidP="00C837A2">
      <w:pPr>
        <w:spacing w:line="480" w:lineRule="auto"/>
        <w:rPr>
          <w:del w:id="5" w:author="מנהל" w:date="2015-10-20T09:03:00Z"/>
          <w:rFonts w:cs="David"/>
          <w:sz w:val="24"/>
          <w:szCs w:val="24"/>
          <w:rtl/>
        </w:rPr>
      </w:pPr>
      <w:r>
        <w:rPr>
          <w:rFonts w:cs="David" w:hint="cs"/>
          <w:sz w:val="24"/>
          <w:szCs w:val="24"/>
          <w:u w:val="single"/>
          <w:rtl/>
        </w:rPr>
        <w:t>בחירת הטקסט:</w:t>
      </w:r>
      <w:r w:rsidR="00242773">
        <w:rPr>
          <w:rFonts w:cs="David" w:hint="cs"/>
          <w:sz w:val="24"/>
          <w:szCs w:val="24"/>
          <w:rtl/>
        </w:rPr>
        <w:t xml:space="preserve"> קטעים </w:t>
      </w:r>
      <w:proofErr w:type="spellStart"/>
      <w:r w:rsidR="00242773">
        <w:rPr>
          <w:rFonts w:cs="David" w:hint="cs"/>
          <w:sz w:val="24"/>
          <w:szCs w:val="24"/>
          <w:rtl/>
        </w:rPr>
        <w:t>מידעיים</w:t>
      </w:r>
      <w:proofErr w:type="spellEnd"/>
      <w:r w:rsidR="00242773">
        <w:rPr>
          <w:rFonts w:cs="David" w:hint="cs"/>
          <w:sz w:val="24"/>
          <w:szCs w:val="24"/>
          <w:rtl/>
        </w:rPr>
        <w:t xml:space="preserve"> אודות עוזי חיטמן, מתוך האתר לזכרו</w:t>
      </w:r>
      <w:r>
        <w:rPr>
          <w:rFonts w:cs="David" w:hint="cs"/>
          <w:sz w:val="24"/>
          <w:szCs w:val="24"/>
          <w:rtl/>
        </w:rPr>
        <w:t>.</w:t>
      </w:r>
      <w:ins w:id="6" w:author="מנהל" w:date="2015-10-20T09:03:00Z">
        <w:r w:rsidR="00C837A2">
          <w:rPr>
            <w:rFonts w:cs="David" w:hint="cs"/>
            <w:sz w:val="24"/>
            <w:szCs w:val="24"/>
            <w:rtl/>
          </w:rPr>
          <w:t xml:space="preserve"> מיותר! </w:t>
        </w:r>
      </w:ins>
    </w:p>
    <w:p w:rsidR="00E57C10" w:rsidRPr="00000AD7" w:rsidRDefault="00E57C10" w:rsidP="00C837A2">
      <w:pPr>
        <w:spacing w:line="480" w:lineRule="auto"/>
        <w:rPr>
          <w:rFonts w:cs="David"/>
          <w:sz w:val="24"/>
          <w:szCs w:val="24"/>
          <w:rtl/>
        </w:rPr>
      </w:pPr>
      <w:bookmarkStart w:id="7" w:name="_GoBack"/>
      <w:bookmarkEnd w:id="7"/>
      <w:r>
        <w:rPr>
          <w:rFonts w:cs="David" w:hint="cs"/>
          <w:sz w:val="24"/>
          <w:szCs w:val="24"/>
          <w:u w:val="single"/>
          <w:rtl/>
        </w:rPr>
        <w:t xml:space="preserve">מטרות השיעור: </w:t>
      </w:r>
      <w:r w:rsidR="00000AD7">
        <w:rPr>
          <w:rFonts w:cs="David" w:hint="cs"/>
          <w:sz w:val="24"/>
          <w:szCs w:val="24"/>
          <w:rtl/>
        </w:rPr>
        <w:t xml:space="preserve">היכרות מעמיקה עם דמות בולטת בזמר העברי, יוצר, כותב ומלחין. חשיפה למפעל חייו ולאישיותו. </w:t>
      </w:r>
      <w:ins w:id="8" w:author="מנהל" w:date="2015-10-20T08:43:00Z">
        <w:r w:rsidR="00B07EC9">
          <w:rPr>
            <w:rFonts w:cs="David" w:hint="cs"/>
            <w:sz w:val="24"/>
            <w:szCs w:val="24"/>
            <w:rtl/>
          </w:rPr>
          <w:t>יפה!</w:t>
        </w:r>
      </w:ins>
    </w:p>
    <w:p w:rsidR="00E57C10" w:rsidRPr="005E4995" w:rsidRDefault="00E57C10" w:rsidP="00E57C10">
      <w:pPr>
        <w:spacing w:line="480" w:lineRule="auto"/>
        <w:rPr>
          <w:rFonts w:cs="David"/>
          <w:b/>
          <w:bCs/>
          <w:sz w:val="24"/>
          <w:szCs w:val="24"/>
          <w:rtl/>
        </w:rPr>
      </w:pPr>
      <w:r w:rsidRPr="005E4995">
        <w:rPr>
          <w:rFonts w:cs="David" w:hint="cs"/>
          <w:b/>
          <w:bCs/>
          <w:sz w:val="24"/>
          <w:szCs w:val="24"/>
          <w:rtl/>
        </w:rPr>
        <w:t>מטרות אורייניות-</w:t>
      </w:r>
    </w:p>
    <w:p w:rsidR="00E57C10" w:rsidRPr="005E4995" w:rsidRDefault="00E57C10" w:rsidP="00F81E5E">
      <w:pPr>
        <w:spacing w:line="480" w:lineRule="auto"/>
        <w:rPr>
          <w:rFonts w:cs="David"/>
          <w:sz w:val="24"/>
          <w:szCs w:val="24"/>
          <w:rtl/>
        </w:rPr>
      </w:pPr>
      <w:r w:rsidRPr="00B07EC9">
        <w:rPr>
          <w:rFonts w:cs="David" w:hint="cs"/>
          <w:b/>
          <w:bCs/>
          <w:sz w:val="24"/>
          <w:szCs w:val="24"/>
          <w:highlight w:val="yellow"/>
          <w:rtl/>
          <w:rPrChange w:id="9" w:author="מנהל" w:date="2015-10-20T08:43:00Z">
            <w:rPr>
              <w:rFonts w:cs="David" w:hint="cs"/>
              <w:b/>
              <w:bCs/>
              <w:sz w:val="24"/>
              <w:szCs w:val="24"/>
              <w:rtl/>
            </w:rPr>
          </w:rPrChange>
        </w:rPr>
        <w:t>*</w:t>
      </w:r>
      <w:r w:rsidRPr="00B07EC9">
        <w:rPr>
          <w:rFonts w:cs="David" w:hint="cs"/>
          <w:sz w:val="24"/>
          <w:szCs w:val="24"/>
          <w:highlight w:val="yellow"/>
          <w:rtl/>
          <w:rPrChange w:id="10" w:author="מנהל" w:date="2015-10-20T08:43:00Z">
            <w:rPr>
              <w:rFonts w:cs="David" w:hint="cs"/>
              <w:sz w:val="24"/>
              <w:szCs w:val="24"/>
              <w:rtl/>
            </w:rPr>
          </w:rPrChange>
        </w:rPr>
        <w:t xml:space="preserve"> הכרת </w:t>
      </w:r>
      <w:r w:rsidR="00F81E5E" w:rsidRPr="00B07EC9">
        <w:rPr>
          <w:rFonts w:cs="David" w:hint="cs"/>
          <w:sz w:val="24"/>
          <w:szCs w:val="24"/>
          <w:highlight w:val="yellow"/>
          <w:rtl/>
          <w:rPrChange w:id="11" w:author="מנהל" w:date="2015-10-20T08:43:00Z">
            <w:rPr>
              <w:rFonts w:cs="David" w:hint="cs"/>
              <w:sz w:val="24"/>
              <w:szCs w:val="24"/>
              <w:rtl/>
            </w:rPr>
          </w:rPrChange>
        </w:rPr>
        <w:t>המילים ביוגרפיה ואוטוביוגרפיה</w:t>
      </w:r>
      <w:r w:rsidRPr="00B07EC9">
        <w:rPr>
          <w:rFonts w:cs="David" w:hint="cs"/>
          <w:sz w:val="24"/>
          <w:szCs w:val="24"/>
          <w:highlight w:val="yellow"/>
          <w:rtl/>
          <w:rPrChange w:id="12" w:author="מנהל" w:date="2015-10-20T08:43:00Z">
            <w:rPr>
              <w:rFonts w:cs="David" w:hint="cs"/>
              <w:sz w:val="24"/>
              <w:szCs w:val="24"/>
              <w:rtl/>
            </w:rPr>
          </w:rPrChange>
        </w:rPr>
        <w:t>.</w:t>
      </w:r>
    </w:p>
    <w:p w:rsidR="00E57C10" w:rsidRDefault="00E57C10" w:rsidP="00E57C10">
      <w:pPr>
        <w:spacing w:line="480" w:lineRule="auto"/>
        <w:rPr>
          <w:rFonts w:cs="David"/>
          <w:b/>
          <w:bCs/>
          <w:sz w:val="24"/>
          <w:szCs w:val="24"/>
          <w:rtl/>
        </w:rPr>
      </w:pPr>
      <w:r>
        <w:rPr>
          <w:rFonts w:cs="David" w:hint="cs"/>
          <w:b/>
          <w:bCs/>
          <w:sz w:val="24"/>
          <w:szCs w:val="24"/>
          <w:rtl/>
        </w:rPr>
        <w:t>מטרות קוגניטיביות-</w:t>
      </w:r>
    </w:p>
    <w:p w:rsidR="00E57C10" w:rsidRDefault="00F81E5E" w:rsidP="00E57C10">
      <w:pPr>
        <w:spacing w:line="480" w:lineRule="auto"/>
        <w:rPr>
          <w:rFonts w:cs="David"/>
          <w:sz w:val="24"/>
          <w:szCs w:val="24"/>
          <w:rtl/>
        </w:rPr>
      </w:pPr>
      <w:r>
        <w:rPr>
          <w:rFonts w:cs="David" w:hint="cs"/>
          <w:sz w:val="24"/>
          <w:szCs w:val="24"/>
          <w:rtl/>
        </w:rPr>
        <w:t>*התנסות בהבנת הנקרא. עריכה ו</w:t>
      </w:r>
      <w:r w:rsidR="00E57C10">
        <w:rPr>
          <w:rFonts w:cs="David" w:hint="cs"/>
          <w:sz w:val="24"/>
          <w:szCs w:val="24"/>
          <w:rtl/>
        </w:rPr>
        <w:t>יישום בכתב של הנלמד.</w:t>
      </w:r>
      <w:r>
        <w:rPr>
          <w:rFonts w:cs="David" w:hint="cs"/>
          <w:sz w:val="24"/>
          <w:szCs w:val="24"/>
          <w:rtl/>
        </w:rPr>
        <w:t xml:space="preserve"> </w:t>
      </w:r>
    </w:p>
    <w:p w:rsidR="00E57C10" w:rsidRDefault="00E57C10" w:rsidP="00F81E5E">
      <w:pPr>
        <w:spacing w:line="480" w:lineRule="auto"/>
        <w:rPr>
          <w:rFonts w:cs="David"/>
          <w:sz w:val="24"/>
          <w:szCs w:val="24"/>
          <w:rtl/>
        </w:rPr>
      </w:pPr>
      <w:r w:rsidRPr="00B07EC9">
        <w:rPr>
          <w:rFonts w:cs="David" w:hint="cs"/>
          <w:sz w:val="24"/>
          <w:szCs w:val="24"/>
          <w:highlight w:val="yellow"/>
          <w:rtl/>
          <w:rPrChange w:id="13" w:author="מנהל" w:date="2015-10-20T08:43:00Z">
            <w:rPr>
              <w:rFonts w:cs="David" w:hint="cs"/>
              <w:sz w:val="24"/>
              <w:szCs w:val="24"/>
              <w:rtl/>
            </w:rPr>
          </w:rPrChange>
        </w:rPr>
        <w:t xml:space="preserve">*העשרת שפתם של התלמידים ע"י </w:t>
      </w:r>
      <w:r w:rsidR="00F81E5E" w:rsidRPr="00B07EC9">
        <w:rPr>
          <w:rFonts w:cs="David" w:hint="cs"/>
          <w:sz w:val="24"/>
          <w:szCs w:val="24"/>
          <w:highlight w:val="yellow"/>
          <w:rtl/>
          <w:rPrChange w:id="14" w:author="מנהל" w:date="2015-10-20T08:43:00Z">
            <w:rPr>
              <w:rFonts w:cs="David" w:hint="cs"/>
              <w:sz w:val="24"/>
              <w:szCs w:val="24"/>
              <w:rtl/>
            </w:rPr>
          </w:rPrChange>
        </w:rPr>
        <w:t>לימוד המילים ביוגרפיה ואוטוביוגרפיה</w:t>
      </w:r>
      <w:r w:rsidRPr="00B07EC9">
        <w:rPr>
          <w:rFonts w:cs="David" w:hint="cs"/>
          <w:sz w:val="24"/>
          <w:szCs w:val="24"/>
          <w:highlight w:val="yellow"/>
          <w:rtl/>
          <w:rPrChange w:id="15" w:author="מנהל" w:date="2015-10-20T08:43:00Z">
            <w:rPr>
              <w:rFonts w:cs="David" w:hint="cs"/>
              <w:sz w:val="24"/>
              <w:szCs w:val="24"/>
              <w:rtl/>
            </w:rPr>
          </w:rPrChange>
        </w:rPr>
        <w:t>.</w:t>
      </w:r>
      <w:r>
        <w:rPr>
          <w:rFonts w:cs="David" w:hint="cs"/>
          <w:sz w:val="24"/>
          <w:szCs w:val="24"/>
          <w:rtl/>
        </w:rPr>
        <w:t xml:space="preserve"> </w:t>
      </w:r>
      <w:ins w:id="16" w:author="מנהל" w:date="2015-10-20T08:44:00Z">
        <w:r w:rsidR="00B07EC9">
          <w:rPr>
            <w:rFonts w:cs="David" w:hint="cs"/>
            <w:sz w:val="24"/>
            <w:szCs w:val="24"/>
            <w:rtl/>
          </w:rPr>
          <w:t xml:space="preserve"> חוזר על עצמו בשתי מטרות. בהמשך נלמד לאחד את כל המטרות .</w:t>
        </w:r>
      </w:ins>
    </w:p>
    <w:p w:rsidR="00E57C10" w:rsidRDefault="00E57C10" w:rsidP="00F81E5E">
      <w:pPr>
        <w:spacing w:line="480" w:lineRule="auto"/>
        <w:rPr>
          <w:rFonts w:cs="David"/>
          <w:sz w:val="24"/>
          <w:szCs w:val="24"/>
          <w:rtl/>
        </w:rPr>
      </w:pPr>
      <w:r>
        <w:rPr>
          <w:rFonts w:cs="David" w:hint="cs"/>
          <w:sz w:val="24"/>
          <w:szCs w:val="24"/>
          <w:rtl/>
        </w:rPr>
        <w:t xml:space="preserve">*עידוד חשיבה </w:t>
      </w:r>
      <w:r w:rsidR="00F81E5E">
        <w:rPr>
          <w:rFonts w:cs="David" w:hint="cs"/>
          <w:sz w:val="24"/>
          <w:szCs w:val="24"/>
          <w:rtl/>
        </w:rPr>
        <w:t>וסקרנות לגבי דמותו של עוזי חיטמן.</w:t>
      </w:r>
    </w:p>
    <w:p w:rsidR="00E57C10" w:rsidRDefault="00E57C10" w:rsidP="00E57C10">
      <w:pPr>
        <w:spacing w:line="480" w:lineRule="auto"/>
        <w:rPr>
          <w:rFonts w:cs="David"/>
          <w:b/>
          <w:bCs/>
          <w:sz w:val="24"/>
          <w:szCs w:val="24"/>
          <w:rtl/>
        </w:rPr>
      </w:pPr>
      <w:r>
        <w:rPr>
          <w:rFonts w:cs="David" w:hint="cs"/>
          <w:b/>
          <w:bCs/>
          <w:sz w:val="24"/>
          <w:szCs w:val="24"/>
          <w:rtl/>
        </w:rPr>
        <w:t>מטרות חברתיות וערכיות-</w:t>
      </w:r>
    </w:p>
    <w:p w:rsidR="00E57C10" w:rsidRDefault="00E57C10" w:rsidP="00F81E5E">
      <w:pPr>
        <w:spacing w:line="480" w:lineRule="auto"/>
        <w:rPr>
          <w:rFonts w:cs="David"/>
          <w:sz w:val="24"/>
          <w:szCs w:val="24"/>
          <w:rtl/>
        </w:rPr>
      </w:pPr>
      <w:r>
        <w:rPr>
          <w:rFonts w:cs="David" w:hint="cs"/>
          <w:sz w:val="24"/>
          <w:szCs w:val="24"/>
          <w:rtl/>
        </w:rPr>
        <w:t xml:space="preserve">*גיבוש הכיתה בכך שהתלמידים יעבדו </w:t>
      </w:r>
      <w:r w:rsidR="00F81E5E">
        <w:rPr>
          <w:rFonts w:cs="David" w:hint="cs"/>
          <w:sz w:val="24"/>
          <w:szCs w:val="24"/>
          <w:rtl/>
        </w:rPr>
        <w:t>בקבוצות</w:t>
      </w:r>
      <w:r>
        <w:rPr>
          <w:rFonts w:cs="David" w:hint="cs"/>
          <w:sz w:val="24"/>
          <w:szCs w:val="24"/>
          <w:rtl/>
        </w:rPr>
        <w:t>.</w:t>
      </w:r>
    </w:p>
    <w:p w:rsidR="00F81E5E" w:rsidRDefault="00F81E5E" w:rsidP="00F81E5E">
      <w:pPr>
        <w:spacing w:line="480" w:lineRule="auto"/>
        <w:rPr>
          <w:rFonts w:cs="David"/>
          <w:sz w:val="24"/>
          <w:szCs w:val="24"/>
          <w:rtl/>
        </w:rPr>
      </w:pPr>
      <w:r>
        <w:rPr>
          <w:rFonts w:cs="David" w:hint="cs"/>
          <w:sz w:val="24"/>
          <w:szCs w:val="24"/>
          <w:rtl/>
        </w:rPr>
        <w:t>*ע"י חשיפה לשיריו השונים, היכרות עם ערכים כמו אהבת הארץ,הערכה ועוד, אותם ניסה להעביר בשיריו.</w:t>
      </w:r>
    </w:p>
    <w:p w:rsidR="00F81E5E" w:rsidRDefault="00F81E5E" w:rsidP="00F81E5E">
      <w:pPr>
        <w:spacing w:line="480" w:lineRule="auto"/>
        <w:rPr>
          <w:rFonts w:cs="David"/>
          <w:sz w:val="24"/>
          <w:szCs w:val="24"/>
          <w:rtl/>
        </w:rPr>
      </w:pPr>
    </w:p>
    <w:p w:rsidR="00E45967" w:rsidRDefault="00C837A2">
      <w:pPr>
        <w:rPr>
          <w:rFonts w:cs="David"/>
          <w:sz w:val="24"/>
          <w:szCs w:val="24"/>
          <w:rtl/>
        </w:rPr>
      </w:pPr>
    </w:p>
    <w:p w:rsidR="00000AD7" w:rsidRDefault="00000AD7">
      <w:pPr>
        <w:rPr>
          <w:rtl/>
        </w:rPr>
      </w:pPr>
    </w:p>
    <w:tbl>
      <w:tblPr>
        <w:tblStyle w:val="a3"/>
        <w:bidiVisual/>
        <w:tblW w:w="8698" w:type="dxa"/>
        <w:tblLook w:val="04A0" w:firstRow="1" w:lastRow="0" w:firstColumn="1" w:lastColumn="0" w:noHBand="0" w:noVBand="1"/>
      </w:tblPr>
      <w:tblGrid>
        <w:gridCol w:w="1184"/>
        <w:gridCol w:w="4395"/>
        <w:gridCol w:w="3119"/>
      </w:tblGrid>
      <w:tr w:rsidR="00E57C10" w:rsidTr="004704DD">
        <w:tc>
          <w:tcPr>
            <w:tcW w:w="1184"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E57C10" w:rsidRDefault="00E57C10" w:rsidP="00000AD7">
            <w:pPr>
              <w:rPr>
                <w:rFonts w:cs="David"/>
                <w:b/>
                <w:bCs/>
                <w:sz w:val="24"/>
                <w:szCs w:val="24"/>
              </w:rPr>
            </w:pPr>
            <w:r>
              <w:rPr>
                <w:rFonts w:cs="David" w:hint="cs"/>
                <w:b/>
                <w:bCs/>
                <w:sz w:val="24"/>
                <w:szCs w:val="24"/>
                <w:rtl/>
              </w:rPr>
              <w:t>משך הזמן</w:t>
            </w:r>
          </w:p>
        </w:tc>
        <w:tc>
          <w:tcPr>
            <w:tcW w:w="4395"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E57C10" w:rsidRDefault="00E57C10" w:rsidP="00F95DF3">
            <w:pPr>
              <w:rPr>
                <w:rFonts w:cs="David"/>
                <w:b/>
                <w:bCs/>
                <w:sz w:val="24"/>
                <w:szCs w:val="24"/>
              </w:rPr>
            </w:pPr>
            <w:r>
              <w:rPr>
                <w:rFonts w:cs="David" w:hint="cs"/>
                <w:b/>
                <w:bCs/>
                <w:sz w:val="24"/>
                <w:szCs w:val="24"/>
                <w:rtl/>
              </w:rPr>
              <w:t>תיאור המהלך</w:t>
            </w:r>
          </w:p>
        </w:tc>
        <w:tc>
          <w:tcPr>
            <w:tcW w:w="3119"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E57C10" w:rsidRDefault="00E57C10" w:rsidP="00F95DF3">
            <w:pPr>
              <w:rPr>
                <w:rFonts w:cs="David"/>
                <w:b/>
                <w:bCs/>
                <w:sz w:val="24"/>
                <w:szCs w:val="24"/>
              </w:rPr>
            </w:pPr>
            <w:r>
              <w:rPr>
                <w:rFonts w:cs="David" w:hint="cs"/>
                <w:b/>
                <w:bCs/>
                <w:sz w:val="24"/>
                <w:szCs w:val="24"/>
                <w:rtl/>
              </w:rPr>
              <w:t>היגיון דידקטי</w:t>
            </w:r>
          </w:p>
        </w:tc>
      </w:tr>
      <w:tr w:rsidR="00E57C10" w:rsidTr="00F81E5E">
        <w:trPr>
          <w:trHeight w:val="3251"/>
        </w:trPr>
        <w:tc>
          <w:tcPr>
            <w:tcW w:w="1184"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E57C10" w:rsidRDefault="0053528A" w:rsidP="00F95DF3">
            <w:pPr>
              <w:rPr>
                <w:rFonts w:cs="David"/>
                <w:sz w:val="24"/>
                <w:szCs w:val="24"/>
                <w:rtl/>
              </w:rPr>
            </w:pPr>
            <w:r>
              <w:rPr>
                <w:rFonts w:cs="David" w:hint="cs"/>
                <w:sz w:val="24"/>
                <w:szCs w:val="24"/>
                <w:rtl/>
              </w:rPr>
              <w:t xml:space="preserve">10 </w:t>
            </w:r>
            <w:r w:rsidR="00E57C10">
              <w:rPr>
                <w:rFonts w:cs="David" w:hint="cs"/>
                <w:sz w:val="24"/>
                <w:szCs w:val="24"/>
                <w:rtl/>
              </w:rPr>
              <w:t>דקות</w:t>
            </w:r>
          </w:p>
          <w:p w:rsidR="00E57C10" w:rsidRDefault="00E57C10" w:rsidP="00F95DF3">
            <w:pPr>
              <w:rPr>
                <w:rFonts w:cs="David"/>
                <w:sz w:val="24"/>
                <w:szCs w:val="24"/>
                <w:u w:val="single"/>
                <w:rtl/>
              </w:rPr>
            </w:pPr>
          </w:p>
          <w:p w:rsidR="00E57C10" w:rsidRDefault="00E57C10" w:rsidP="00F95DF3">
            <w:pPr>
              <w:rPr>
                <w:rFonts w:cs="David"/>
                <w:sz w:val="24"/>
                <w:szCs w:val="24"/>
                <w:u w:val="single"/>
                <w:rtl/>
              </w:rPr>
            </w:pPr>
          </w:p>
          <w:p w:rsidR="00E57C10" w:rsidRDefault="00E57C10" w:rsidP="00F95DF3">
            <w:pPr>
              <w:rPr>
                <w:rFonts w:cs="David"/>
                <w:sz w:val="24"/>
                <w:szCs w:val="24"/>
                <w:u w:val="single"/>
                <w:rtl/>
              </w:rPr>
            </w:pPr>
          </w:p>
          <w:p w:rsidR="00E57C10" w:rsidRDefault="00E57C10" w:rsidP="00F95DF3">
            <w:pPr>
              <w:rPr>
                <w:rFonts w:cs="David"/>
                <w:sz w:val="24"/>
                <w:szCs w:val="24"/>
                <w:u w:val="single"/>
                <w:rtl/>
              </w:rPr>
            </w:pPr>
          </w:p>
          <w:p w:rsidR="00E57C10" w:rsidRDefault="00E57C10" w:rsidP="00F95DF3">
            <w:pPr>
              <w:rPr>
                <w:rFonts w:cs="David"/>
                <w:sz w:val="24"/>
                <w:szCs w:val="24"/>
                <w:u w:val="single"/>
                <w:rtl/>
              </w:rPr>
            </w:pPr>
          </w:p>
          <w:p w:rsidR="00E57C10" w:rsidRDefault="00E57C10" w:rsidP="00F95DF3">
            <w:pPr>
              <w:rPr>
                <w:rFonts w:cs="David"/>
                <w:sz w:val="24"/>
                <w:szCs w:val="24"/>
                <w:u w:val="single"/>
                <w:rtl/>
              </w:rPr>
            </w:pPr>
          </w:p>
          <w:p w:rsidR="00E57C10" w:rsidRDefault="00E57C10" w:rsidP="00F95DF3">
            <w:pPr>
              <w:rPr>
                <w:rFonts w:cs="David"/>
                <w:sz w:val="24"/>
                <w:szCs w:val="24"/>
                <w:u w:val="single"/>
                <w:rtl/>
              </w:rPr>
            </w:pPr>
          </w:p>
          <w:p w:rsidR="00E57C10" w:rsidRDefault="00E57C10" w:rsidP="00F95DF3">
            <w:pPr>
              <w:rPr>
                <w:rFonts w:cs="David"/>
                <w:sz w:val="24"/>
                <w:szCs w:val="24"/>
                <w:u w:val="single"/>
                <w:rtl/>
              </w:rPr>
            </w:pPr>
          </w:p>
          <w:p w:rsidR="00E57C10" w:rsidRDefault="00E57C10" w:rsidP="00F95DF3">
            <w:pPr>
              <w:rPr>
                <w:rFonts w:cs="David"/>
                <w:sz w:val="24"/>
                <w:szCs w:val="24"/>
                <w:u w:val="single"/>
                <w:rtl/>
              </w:rPr>
            </w:pPr>
          </w:p>
          <w:p w:rsidR="00E57C10" w:rsidRDefault="00E57C10" w:rsidP="00F95DF3">
            <w:pPr>
              <w:rPr>
                <w:rFonts w:cs="David"/>
                <w:sz w:val="24"/>
                <w:szCs w:val="24"/>
                <w:u w:val="single"/>
                <w:rtl/>
              </w:rPr>
            </w:pPr>
          </w:p>
          <w:p w:rsidR="00E57C10" w:rsidRDefault="00E57C10" w:rsidP="00F95DF3">
            <w:pPr>
              <w:rPr>
                <w:rFonts w:cs="David"/>
                <w:sz w:val="24"/>
                <w:szCs w:val="24"/>
                <w:u w:val="single"/>
                <w:rtl/>
              </w:rPr>
            </w:pPr>
          </w:p>
          <w:p w:rsidR="00E57C10" w:rsidRDefault="00E57C10" w:rsidP="00F95DF3">
            <w:pPr>
              <w:rPr>
                <w:rFonts w:cs="David"/>
                <w:sz w:val="24"/>
                <w:szCs w:val="24"/>
                <w:u w:val="single"/>
                <w:rtl/>
              </w:rPr>
            </w:pPr>
          </w:p>
          <w:p w:rsidR="00E57C10" w:rsidRDefault="00E57C10" w:rsidP="00F95DF3">
            <w:pPr>
              <w:rPr>
                <w:rFonts w:cs="David"/>
                <w:sz w:val="24"/>
                <w:szCs w:val="24"/>
                <w:u w:val="single"/>
                <w:rtl/>
              </w:rPr>
            </w:pPr>
          </w:p>
          <w:p w:rsidR="00E57C10" w:rsidRDefault="00E57C10" w:rsidP="00F95DF3">
            <w:pPr>
              <w:rPr>
                <w:rFonts w:cs="David"/>
                <w:sz w:val="24"/>
                <w:szCs w:val="24"/>
                <w:u w:val="single"/>
                <w:rtl/>
              </w:rPr>
            </w:pPr>
          </w:p>
          <w:p w:rsidR="00E57C10" w:rsidRDefault="00E57C10" w:rsidP="00F95DF3">
            <w:pPr>
              <w:rPr>
                <w:rFonts w:cs="David"/>
                <w:sz w:val="24"/>
                <w:szCs w:val="24"/>
                <w:u w:val="single"/>
                <w:rtl/>
              </w:rPr>
            </w:pPr>
          </w:p>
          <w:p w:rsidR="00E57C10" w:rsidRDefault="00E57C10" w:rsidP="00F95DF3">
            <w:pPr>
              <w:rPr>
                <w:rFonts w:cs="David"/>
                <w:sz w:val="24"/>
                <w:szCs w:val="24"/>
                <w:u w:val="single"/>
                <w:rtl/>
              </w:rPr>
            </w:pPr>
          </w:p>
          <w:p w:rsidR="00E57C10" w:rsidRDefault="00E57C10" w:rsidP="00F95DF3">
            <w:pPr>
              <w:rPr>
                <w:rFonts w:cs="David"/>
                <w:sz w:val="24"/>
                <w:szCs w:val="24"/>
                <w:u w:val="single"/>
                <w:rtl/>
              </w:rPr>
            </w:pPr>
          </w:p>
          <w:p w:rsidR="00E57C10" w:rsidRDefault="00E57C10" w:rsidP="00F95DF3">
            <w:pPr>
              <w:rPr>
                <w:rFonts w:cs="David"/>
                <w:sz w:val="24"/>
                <w:szCs w:val="24"/>
                <w:u w:val="single"/>
                <w:rtl/>
              </w:rPr>
            </w:pPr>
          </w:p>
          <w:p w:rsidR="00E57C10" w:rsidRDefault="00E57C10" w:rsidP="00F95DF3">
            <w:pPr>
              <w:rPr>
                <w:rFonts w:cs="David"/>
                <w:sz w:val="24"/>
                <w:szCs w:val="24"/>
                <w:u w:val="single"/>
                <w:rtl/>
              </w:rPr>
            </w:pPr>
          </w:p>
          <w:p w:rsidR="00E57C10" w:rsidRDefault="00E57C10" w:rsidP="00F95DF3">
            <w:pPr>
              <w:rPr>
                <w:rFonts w:cs="David"/>
                <w:sz w:val="24"/>
                <w:szCs w:val="24"/>
                <w:u w:val="single"/>
                <w:rtl/>
              </w:rPr>
            </w:pPr>
          </w:p>
          <w:p w:rsidR="00E57C10" w:rsidRDefault="00E57C10" w:rsidP="00F95DF3">
            <w:pPr>
              <w:rPr>
                <w:rFonts w:cs="David"/>
                <w:sz w:val="24"/>
                <w:szCs w:val="24"/>
                <w:u w:val="single"/>
                <w:rtl/>
              </w:rPr>
            </w:pPr>
          </w:p>
          <w:p w:rsidR="00E57C10" w:rsidRDefault="00E57C10" w:rsidP="00F95DF3">
            <w:pPr>
              <w:rPr>
                <w:rFonts w:cs="David"/>
                <w:sz w:val="24"/>
                <w:szCs w:val="24"/>
                <w:rtl/>
              </w:rPr>
            </w:pPr>
          </w:p>
          <w:p w:rsidR="00E57C10" w:rsidRDefault="00E57C10" w:rsidP="00F95DF3">
            <w:pPr>
              <w:rPr>
                <w:rFonts w:cs="David"/>
                <w:sz w:val="24"/>
                <w:szCs w:val="24"/>
                <w:rtl/>
              </w:rPr>
            </w:pPr>
          </w:p>
          <w:p w:rsidR="00E57C10" w:rsidRDefault="00E57C10" w:rsidP="00F95DF3">
            <w:pPr>
              <w:rPr>
                <w:rFonts w:cs="David"/>
                <w:sz w:val="24"/>
                <w:szCs w:val="24"/>
                <w:rtl/>
              </w:rPr>
            </w:pPr>
          </w:p>
          <w:p w:rsidR="00E57C10" w:rsidRDefault="00E57C10" w:rsidP="00F95DF3">
            <w:pPr>
              <w:rPr>
                <w:rFonts w:cs="David"/>
                <w:sz w:val="24"/>
                <w:szCs w:val="24"/>
                <w:rtl/>
              </w:rPr>
            </w:pPr>
          </w:p>
          <w:p w:rsidR="00E57C10" w:rsidRDefault="00E57C10" w:rsidP="00F95DF3">
            <w:pPr>
              <w:rPr>
                <w:rFonts w:cs="David"/>
                <w:sz w:val="24"/>
                <w:szCs w:val="24"/>
                <w:rtl/>
              </w:rPr>
            </w:pPr>
          </w:p>
          <w:p w:rsidR="00E57C10" w:rsidRDefault="00E57C10" w:rsidP="00F95DF3">
            <w:pPr>
              <w:rPr>
                <w:rFonts w:cs="David"/>
                <w:sz w:val="24"/>
                <w:szCs w:val="24"/>
                <w:rtl/>
              </w:rPr>
            </w:pPr>
          </w:p>
          <w:p w:rsidR="00E57C10" w:rsidRDefault="00E57C10" w:rsidP="00F95DF3">
            <w:pPr>
              <w:rPr>
                <w:rFonts w:cs="David"/>
                <w:sz w:val="24"/>
                <w:szCs w:val="24"/>
                <w:rtl/>
              </w:rPr>
            </w:pPr>
          </w:p>
          <w:p w:rsidR="00E57C10" w:rsidRDefault="00E57C10" w:rsidP="00F95DF3">
            <w:pPr>
              <w:rPr>
                <w:rFonts w:cs="David"/>
                <w:sz w:val="24"/>
                <w:szCs w:val="24"/>
                <w:rtl/>
              </w:rPr>
            </w:pPr>
          </w:p>
          <w:p w:rsidR="00E57C10" w:rsidRDefault="00E57C10" w:rsidP="00F95DF3">
            <w:pPr>
              <w:rPr>
                <w:rFonts w:cs="David"/>
                <w:sz w:val="24"/>
                <w:szCs w:val="24"/>
                <w:rtl/>
              </w:rPr>
            </w:pPr>
          </w:p>
          <w:p w:rsidR="00E57C10" w:rsidRDefault="00E57C10" w:rsidP="00F95DF3">
            <w:pPr>
              <w:rPr>
                <w:rFonts w:cs="David"/>
                <w:sz w:val="24"/>
                <w:szCs w:val="24"/>
                <w:rtl/>
              </w:rPr>
            </w:pPr>
          </w:p>
          <w:p w:rsidR="00E57C10" w:rsidRDefault="00E57C10" w:rsidP="00F95DF3">
            <w:pPr>
              <w:rPr>
                <w:ins w:id="17" w:author="מנהל" w:date="2015-10-20T08:48:00Z"/>
                <w:rFonts w:cs="David" w:hint="cs"/>
                <w:sz w:val="24"/>
                <w:szCs w:val="24"/>
                <w:rtl/>
              </w:rPr>
            </w:pPr>
          </w:p>
          <w:p w:rsidR="00B07EC9" w:rsidRDefault="00B07EC9" w:rsidP="00F95DF3">
            <w:pPr>
              <w:rPr>
                <w:ins w:id="18" w:author="מנהל" w:date="2015-10-20T08:48:00Z"/>
                <w:rFonts w:cs="David" w:hint="cs"/>
                <w:sz w:val="24"/>
                <w:szCs w:val="24"/>
                <w:rtl/>
              </w:rPr>
            </w:pPr>
          </w:p>
          <w:p w:rsidR="00B07EC9" w:rsidRDefault="00B07EC9" w:rsidP="00F95DF3">
            <w:pPr>
              <w:rPr>
                <w:ins w:id="19" w:author="מנהל" w:date="2015-10-20T08:48:00Z"/>
                <w:rFonts w:cs="David" w:hint="cs"/>
                <w:sz w:val="24"/>
                <w:szCs w:val="24"/>
                <w:rtl/>
              </w:rPr>
            </w:pPr>
          </w:p>
          <w:p w:rsidR="00B07EC9" w:rsidRDefault="00B07EC9" w:rsidP="00F95DF3">
            <w:pPr>
              <w:rPr>
                <w:ins w:id="20" w:author="מנהל" w:date="2015-10-20T08:48:00Z"/>
                <w:rFonts w:cs="David" w:hint="cs"/>
                <w:sz w:val="24"/>
                <w:szCs w:val="24"/>
                <w:rtl/>
              </w:rPr>
            </w:pPr>
          </w:p>
          <w:p w:rsidR="00B07EC9" w:rsidRDefault="00B07EC9" w:rsidP="00F95DF3">
            <w:pPr>
              <w:rPr>
                <w:ins w:id="21" w:author="מנהל" w:date="2015-10-20T08:48:00Z"/>
                <w:rFonts w:cs="David" w:hint="cs"/>
                <w:sz w:val="24"/>
                <w:szCs w:val="24"/>
                <w:rtl/>
              </w:rPr>
            </w:pPr>
          </w:p>
          <w:p w:rsidR="00B07EC9" w:rsidRDefault="00B07EC9" w:rsidP="00F95DF3">
            <w:pPr>
              <w:rPr>
                <w:ins w:id="22" w:author="מנהל" w:date="2015-10-20T08:48:00Z"/>
                <w:rFonts w:cs="David" w:hint="cs"/>
                <w:sz w:val="24"/>
                <w:szCs w:val="24"/>
                <w:rtl/>
              </w:rPr>
            </w:pPr>
          </w:p>
          <w:p w:rsidR="00B07EC9" w:rsidRDefault="00B07EC9" w:rsidP="00F95DF3">
            <w:pPr>
              <w:rPr>
                <w:ins w:id="23" w:author="מנהל" w:date="2015-10-20T08:48:00Z"/>
                <w:rFonts w:cs="David" w:hint="cs"/>
                <w:sz w:val="24"/>
                <w:szCs w:val="24"/>
                <w:rtl/>
              </w:rPr>
            </w:pPr>
          </w:p>
          <w:p w:rsidR="00B07EC9" w:rsidRDefault="00B07EC9" w:rsidP="00F95DF3">
            <w:pPr>
              <w:rPr>
                <w:ins w:id="24" w:author="מנהל" w:date="2015-10-20T08:48:00Z"/>
                <w:rFonts w:cs="David" w:hint="cs"/>
                <w:sz w:val="24"/>
                <w:szCs w:val="24"/>
                <w:rtl/>
              </w:rPr>
            </w:pPr>
          </w:p>
          <w:p w:rsidR="00B07EC9" w:rsidRDefault="00B07EC9" w:rsidP="00F95DF3">
            <w:pPr>
              <w:rPr>
                <w:rFonts w:cs="David"/>
                <w:sz w:val="24"/>
                <w:szCs w:val="24"/>
                <w:rtl/>
              </w:rPr>
            </w:pPr>
          </w:p>
          <w:p w:rsidR="00E57C10" w:rsidRDefault="00595D66" w:rsidP="00F95DF3">
            <w:pPr>
              <w:rPr>
                <w:rFonts w:cs="David"/>
                <w:sz w:val="24"/>
                <w:szCs w:val="24"/>
                <w:rtl/>
              </w:rPr>
            </w:pPr>
            <w:r>
              <w:rPr>
                <w:rFonts w:cs="David" w:hint="cs"/>
                <w:sz w:val="24"/>
                <w:szCs w:val="24"/>
                <w:rtl/>
              </w:rPr>
              <w:t>25 דקות</w:t>
            </w:r>
          </w:p>
          <w:p w:rsidR="00E57C10" w:rsidRDefault="00E57C10" w:rsidP="00F95DF3">
            <w:pPr>
              <w:rPr>
                <w:rFonts w:cs="David"/>
                <w:sz w:val="24"/>
                <w:szCs w:val="24"/>
                <w:rtl/>
              </w:rPr>
            </w:pPr>
          </w:p>
          <w:p w:rsidR="00E57C10" w:rsidRDefault="00E57C10" w:rsidP="00F95DF3">
            <w:pPr>
              <w:rPr>
                <w:rFonts w:cs="David"/>
                <w:sz w:val="24"/>
                <w:szCs w:val="24"/>
                <w:rtl/>
              </w:rPr>
            </w:pPr>
          </w:p>
          <w:p w:rsidR="00E57C10" w:rsidRDefault="00E57C10" w:rsidP="00F95DF3">
            <w:pPr>
              <w:rPr>
                <w:rFonts w:cs="David"/>
                <w:sz w:val="24"/>
                <w:szCs w:val="24"/>
                <w:rtl/>
              </w:rPr>
            </w:pPr>
          </w:p>
          <w:p w:rsidR="00E57C10" w:rsidRDefault="00E57C10" w:rsidP="00F95DF3">
            <w:pPr>
              <w:rPr>
                <w:rFonts w:cs="David"/>
                <w:sz w:val="24"/>
                <w:szCs w:val="24"/>
                <w:rtl/>
              </w:rPr>
            </w:pPr>
          </w:p>
          <w:p w:rsidR="00E57C10" w:rsidRDefault="00E57C10" w:rsidP="00F95DF3">
            <w:pPr>
              <w:rPr>
                <w:rFonts w:cs="David"/>
                <w:sz w:val="24"/>
                <w:szCs w:val="24"/>
                <w:rtl/>
              </w:rPr>
            </w:pPr>
          </w:p>
          <w:p w:rsidR="00E57C10" w:rsidRDefault="00E57C10" w:rsidP="00F95DF3">
            <w:pPr>
              <w:rPr>
                <w:rFonts w:cs="David"/>
                <w:sz w:val="24"/>
                <w:szCs w:val="24"/>
                <w:rtl/>
              </w:rPr>
            </w:pPr>
          </w:p>
          <w:p w:rsidR="00E57C10" w:rsidRDefault="00E57C10" w:rsidP="00F95DF3">
            <w:pPr>
              <w:rPr>
                <w:rFonts w:cs="David"/>
                <w:sz w:val="24"/>
                <w:szCs w:val="24"/>
                <w:rtl/>
              </w:rPr>
            </w:pPr>
          </w:p>
          <w:p w:rsidR="00E57C10" w:rsidRDefault="00E57C10" w:rsidP="00F95DF3">
            <w:pPr>
              <w:rPr>
                <w:rFonts w:cs="David"/>
                <w:sz w:val="24"/>
                <w:szCs w:val="24"/>
                <w:rtl/>
              </w:rPr>
            </w:pPr>
          </w:p>
          <w:p w:rsidR="00E57C10" w:rsidRDefault="00E57C10" w:rsidP="00F95DF3">
            <w:pPr>
              <w:rPr>
                <w:rFonts w:cs="David"/>
                <w:sz w:val="24"/>
                <w:szCs w:val="24"/>
                <w:rtl/>
              </w:rPr>
            </w:pPr>
          </w:p>
          <w:p w:rsidR="00E57C10" w:rsidRDefault="00E57C10" w:rsidP="00F95DF3">
            <w:pPr>
              <w:rPr>
                <w:rFonts w:cs="David"/>
                <w:sz w:val="24"/>
                <w:szCs w:val="24"/>
                <w:rtl/>
              </w:rPr>
            </w:pPr>
          </w:p>
          <w:p w:rsidR="00E57C10" w:rsidRDefault="00E57C10" w:rsidP="00F95DF3">
            <w:pPr>
              <w:rPr>
                <w:rFonts w:cs="David"/>
                <w:sz w:val="24"/>
                <w:szCs w:val="24"/>
                <w:rtl/>
              </w:rPr>
            </w:pPr>
          </w:p>
          <w:p w:rsidR="00E57C10" w:rsidRDefault="00E57C10" w:rsidP="00F95DF3">
            <w:pPr>
              <w:rPr>
                <w:rFonts w:cs="David"/>
                <w:sz w:val="24"/>
                <w:szCs w:val="24"/>
                <w:rtl/>
              </w:rPr>
            </w:pPr>
          </w:p>
          <w:p w:rsidR="00E57C10" w:rsidRDefault="00E57C10" w:rsidP="00F95DF3">
            <w:pPr>
              <w:rPr>
                <w:rFonts w:cs="David"/>
                <w:sz w:val="24"/>
                <w:szCs w:val="24"/>
                <w:rtl/>
              </w:rPr>
            </w:pPr>
          </w:p>
          <w:p w:rsidR="00E57C10" w:rsidRDefault="00E57C10" w:rsidP="00F95DF3">
            <w:pPr>
              <w:rPr>
                <w:rFonts w:cs="David"/>
                <w:sz w:val="24"/>
                <w:szCs w:val="24"/>
                <w:rtl/>
              </w:rPr>
            </w:pPr>
          </w:p>
          <w:p w:rsidR="00E57C10" w:rsidRDefault="00E57C10" w:rsidP="00F95DF3">
            <w:pPr>
              <w:rPr>
                <w:rFonts w:cs="David"/>
                <w:sz w:val="24"/>
                <w:szCs w:val="24"/>
                <w:rtl/>
              </w:rPr>
            </w:pPr>
          </w:p>
          <w:p w:rsidR="00E57C10" w:rsidRDefault="00E57C10" w:rsidP="00F95DF3">
            <w:pPr>
              <w:rPr>
                <w:rFonts w:cs="David"/>
                <w:sz w:val="24"/>
                <w:szCs w:val="24"/>
                <w:rtl/>
              </w:rPr>
            </w:pPr>
          </w:p>
          <w:p w:rsidR="00E57C10" w:rsidRDefault="00E57C10" w:rsidP="00F95DF3">
            <w:pPr>
              <w:rPr>
                <w:rFonts w:cs="David"/>
                <w:sz w:val="24"/>
                <w:szCs w:val="24"/>
                <w:rtl/>
              </w:rPr>
            </w:pPr>
          </w:p>
          <w:p w:rsidR="00E57C10" w:rsidRDefault="00E57C10" w:rsidP="00F95DF3">
            <w:pPr>
              <w:rPr>
                <w:rFonts w:cs="David"/>
                <w:sz w:val="24"/>
                <w:szCs w:val="24"/>
                <w:rtl/>
              </w:rPr>
            </w:pPr>
          </w:p>
          <w:p w:rsidR="00E57C10" w:rsidRDefault="00E57C10" w:rsidP="00F95DF3">
            <w:pPr>
              <w:rPr>
                <w:rFonts w:cs="David"/>
                <w:sz w:val="24"/>
                <w:szCs w:val="24"/>
                <w:rtl/>
              </w:rPr>
            </w:pPr>
          </w:p>
          <w:p w:rsidR="00E57C10" w:rsidRDefault="00E57C10" w:rsidP="00F95DF3">
            <w:pPr>
              <w:rPr>
                <w:rFonts w:cs="David"/>
                <w:sz w:val="24"/>
                <w:szCs w:val="24"/>
                <w:rtl/>
              </w:rPr>
            </w:pPr>
          </w:p>
          <w:p w:rsidR="00E57C10" w:rsidRDefault="00E57C10" w:rsidP="00F95DF3">
            <w:pPr>
              <w:rPr>
                <w:rFonts w:cs="David"/>
                <w:sz w:val="24"/>
                <w:szCs w:val="24"/>
                <w:rtl/>
              </w:rPr>
            </w:pPr>
          </w:p>
          <w:p w:rsidR="00E57C10" w:rsidRDefault="00E57C10" w:rsidP="00F95DF3">
            <w:pPr>
              <w:rPr>
                <w:rFonts w:cs="David"/>
                <w:sz w:val="24"/>
                <w:szCs w:val="24"/>
                <w:rtl/>
              </w:rPr>
            </w:pPr>
          </w:p>
          <w:p w:rsidR="00E57C10" w:rsidRDefault="00E57C10" w:rsidP="00F95DF3">
            <w:pPr>
              <w:rPr>
                <w:rFonts w:cs="David"/>
                <w:sz w:val="24"/>
                <w:szCs w:val="24"/>
                <w:rtl/>
              </w:rPr>
            </w:pPr>
          </w:p>
          <w:p w:rsidR="00E57C10" w:rsidRDefault="00E57C10" w:rsidP="00F95DF3">
            <w:pPr>
              <w:rPr>
                <w:rFonts w:cs="David"/>
                <w:sz w:val="24"/>
                <w:szCs w:val="24"/>
                <w:rtl/>
              </w:rPr>
            </w:pPr>
          </w:p>
          <w:p w:rsidR="00E57C10" w:rsidRDefault="00E57C10" w:rsidP="00F95DF3">
            <w:pPr>
              <w:rPr>
                <w:rFonts w:cs="David"/>
                <w:sz w:val="24"/>
                <w:szCs w:val="24"/>
                <w:rtl/>
              </w:rPr>
            </w:pPr>
          </w:p>
          <w:p w:rsidR="00E57C10" w:rsidRDefault="00E57C10" w:rsidP="00F95DF3">
            <w:pPr>
              <w:rPr>
                <w:rFonts w:cs="David"/>
                <w:sz w:val="24"/>
                <w:szCs w:val="24"/>
                <w:rtl/>
              </w:rPr>
            </w:pPr>
          </w:p>
          <w:p w:rsidR="00E57C10" w:rsidRDefault="00E57C10" w:rsidP="00F95DF3">
            <w:pPr>
              <w:rPr>
                <w:rFonts w:cs="David"/>
                <w:sz w:val="24"/>
                <w:szCs w:val="24"/>
                <w:rtl/>
              </w:rPr>
            </w:pPr>
          </w:p>
          <w:p w:rsidR="00E57C10" w:rsidRDefault="00E57C10" w:rsidP="00F95DF3">
            <w:pPr>
              <w:rPr>
                <w:rFonts w:cs="David"/>
                <w:sz w:val="24"/>
                <w:szCs w:val="24"/>
                <w:rtl/>
              </w:rPr>
            </w:pPr>
          </w:p>
          <w:p w:rsidR="00E57C10" w:rsidRDefault="00E57C10" w:rsidP="00F95DF3">
            <w:pPr>
              <w:rPr>
                <w:rFonts w:cs="David"/>
                <w:sz w:val="24"/>
                <w:szCs w:val="24"/>
                <w:rtl/>
              </w:rPr>
            </w:pPr>
          </w:p>
          <w:p w:rsidR="00E57C10" w:rsidRDefault="00E57C10" w:rsidP="00F95DF3">
            <w:pPr>
              <w:rPr>
                <w:rFonts w:cs="David"/>
                <w:sz w:val="24"/>
                <w:szCs w:val="24"/>
                <w:rtl/>
              </w:rPr>
            </w:pPr>
          </w:p>
          <w:p w:rsidR="00E57C10" w:rsidRDefault="00E57C10" w:rsidP="00F95DF3">
            <w:pPr>
              <w:rPr>
                <w:rFonts w:cs="David"/>
                <w:sz w:val="24"/>
                <w:szCs w:val="24"/>
                <w:rtl/>
              </w:rPr>
            </w:pPr>
          </w:p>
          <w:p w:rsidR="00E57C10" w:rsidRDefault="00E57C10" w:rsidP="00F95DF3">
            <w:pPr>
              <w:rPr>
                <w:rFonts w:cs="David"/>
                <w:sz w:val="24"/>
                <w:szCs w:val="24"/>
                <w:rtl/>
              </w:rPr>
            </w:pPr>
          </w:p>
          <w:p w:rsidR="00E57C10" w:rsidRDefault="00E57C10" w:rsidP="00F95DF3">
            <w:pPr>
              <w:rPr>
                <w:rFonts w:cs="David"/>
                <w:sz w:val="24"/>
                <w:szCs w:val="24"/>
                <w:rtl/>
              </w:rPr>
            </w:pPr>
          </w:p>
          <w:p w:rsidR="00E57C10" w:rsidRDefault="00E57C10" w:rsidP="00F95DF3">
            <w:pPr>
              <w:rPr>
                <w:rFonts w:cs="David"/>
                <w:sz w:val="24"/>
                <w:szCs w:val="24"/>
                <w:rtl/>
              </w:rPr>
            </w:pPr>
          </w:p>
          <w:p w:rsidR="00E57C10" w:rsidRDefault="00E57C10" w:rsidP="00F95DF3">
            <w:pPr>
              <w:rPr>
                <w:rFonts w:cs="David"/>
                <w:sz w:val="24"/>
                <w:szCs w:val="24"/>
                <w:rtl/>
              </w:rPr>
            </w:pPr>
          </w:p>
          <w:p w:rsidR="00E57C10" w:rsidRDefault="00E57C10" w:rsidP="00F95DF3">
            <w:pPr>
              <w:rPr>
                <w:rFonts w:cs="David"/>
                <w:sz w:val="24"/>
                <w:szCs w:val="24"/>
                <w:rtl/>
              </w:rPr>
            </w:pPr>
          </w:p>
          <w:p w:rsidR="00E57C10" w:rsidRDefault="00E57C10" w:rsidP="00F95DF3">
            <w:pPr>
              <w:rPr>
                <w:rFonts w:cs="David"/>
                <w:sz w:val="24"/>
                <w:szCs w:val="24"/>
                <w:rtl/>
              </w:rPr>
            </w:pPr>
          </w:p>
          <w:p w:rsidR="00E57C10" w:rsidRDefault="00E57C10" w:rsidP="004704DD">
            <w:pPr>
              <w:rPr>
                <w:rFonts w:cs="David"/>
                <w:sz w:val="24"/>
                <w:szCs w:val="24"/>
              </w:rPr>
            </w:pPr>
          </w:p>
        </w:tc>
        <w:tc>
          <w:tcPr>
            <w:tcW w:w="439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E57C10" w:rsidRDefault="00E57C10" w:rsidP="00F95DF3">
            <w:pPr>
              <w:rPr>
                <w:rFonts w:cs="David"/>
                <w:sz w:val="24"/>
                <w:szCs w:val="24"/>
                <w:u w:val="single"/>
                <w:rtl/>
              </w:rPr>
            </w:pPr>
            <w:r>
              <w:rPr>
                <w:rFonts w:cs="David" w:hint="cs"/>
                <w:sz w:val="24"/>
                <w:szCs w:val="24"/>
                <w:u w:val="single"/>
                <w:rtl/>
              </w:rPr>
              <w:lastRenderedPageBreak/>
              <w:t xml:space="preserve">1.פתיחה </w:t>
            </w:r>
          </w:p>
          <w:p w:rsidR="00E57C10" w:rsidRDefault="00E57C10" w:rsidP="00F95DF3">
            <w:pPr>
              <w:rPr>
                <w:rFonts w:cs="David"/>
                <w:sz w:val="24"/>
                <w:szCs w:val="24"/>
                <w:u w:val="single"/>
                <w:rtl/>
              </w:rPr>
            </w:pPr>
          </w:p>
          <w:p w:rsidR="00E57C10" w:rsidRDefault="00E57C10" w:rsidP="00F95DF3">
            <w:pPr>
              <w:rPr>
                <w:rFonts w:cs="David"/>
                <w:sz w:val="24"/>
                <w:szCs w:val="24"/>
                <w:rtl/>
              </w:rPr>
            </w:pPr>
            <w:r>
              <w:rPr>
                <w:rFonts w:cs="David" w:hint="cs"/>
                <w:sz w:val="24"/>
                <w:szCs w:val="24"/>
                <w:rtl/>
              </w:rPr>
              <w:t>א. כניסה לכיתה והתארגנות של הילדים לשיעור. שואלת את התלמידים לשלומם.</w:t>
            </w:r>
          </w:p>
          <w:p w:rsidR="00E57C10" w:rsidRDefault="00E57C10" w:rsidP="00F95DF3">
            <w:pPr>
              <w:rPr>
                <w:rFonts w:cs="David"/>
                <w:sz w:val="24"/>
                <w:szCs w:val="24"/>
                <w:rtl/>
              </w:rPr>
            </w:pPr>
          </w:p>
          <w:p w:rsidR="00E57C10" w:rsidRDefault="00E57C10" w:rsidP="00F95DF3">
            <w:pPr>
              <w:rPr>
                <w:rFonts w:cs="David"/>
                <w:sz w:val="24"/>
                <w:szCs w:val="24"/>
                <w:rtl/>
              </w:rPr>
            </w:pPr>
          </w:p>
          <w:p w:rsidR="00E57C10" w:rsidRDefault="00E57C10" w:rsidP="00F81E5E">
            <w:pPr>
              <w:rPr>
                <w:rFonts w:cs="David"/>
                <w:sz w:val="24"/>
                <w:szCs w:val="24"/>
                <w:rtl/>
              </w:rPr>
            </w:pPr>
            <w:r>
              <w:rPr>
                <w:rFonts w:cs="David" w:hint="cs"/>
                <w:sz w:val="24"/>
                <w:szCs w:val="24"/>
                <w:rtl/>
              </w:rPr>
              <w:t>ב.</w:t>
            </w:r>
            <w:r w:rsidR="00D73761">
              <w:rPr>
                <w:rFonts w:cs="David" w:hint="cs"/>
                <w:sz w:val="24"/>
                <w:szCs w:val="24"/>
                <w:rtl/>
              </w:rPr>
              <w:t xml:space="preserve"> </w:t>
            </w:r>
            <w:r w:rsidR="00F81E5E">
              <w:rPr>
                <w:rFonts w:cs="David" w:hint="cs"/>
                <w:sz w:val="24"/>
                <w:szCs w:val="24"/>
                <w:rtl/>
              </w:rPr>
              <w:t xml:space="preserve">בתחילה, אכתוב את השם עוזי חיטמן על הלוח ואשאל את התלמידים מי מכיר את השם? </w:t>
            </w:r>
            <w:ins w:id="25" w:author="מנהל" w:date="2015-10-20T08:45:00Z">
              <w:r w:rsidR="00B07EC9">
                <w:rPr>
                  <w:rFonts w:cs="David" w:hint="cs"/>
                  <w:sz w:val="24"/>
                  <w:szCs w:val="24"/>
                  <w:rtl/>
                </w:rPr>
                <w:t xml:space="preserve">כדי לעורר את סקרנותם של התלמידים מציעה להתחיל בפעילות חווייתית יותר למשל להשמיע להם שיר שהוא שר ולבקש לזהות מי שר? </w:t>
              </w:r>
            </w:ins>
            <w:r w:rsidR="00F81E5E">
              <w:rPr>
                <w:rFonts w:cs="David" w:hint="cs"/>
                <w:sz w:val="24"/>
                <w:szCs w:val="24"/>
                <w:rtl/>
              </w:rPr>
              <w:t xml:space="preserve">אבקש שירימו יד בלבד. לאחר מכן, </w:t>
            </w:r>
            <w:r>
              <w:rPr>
                <w:rFonts w:cs="David" w:hint="cs"/>
                <w:sz w:val="24"/>
                <w:szCs w:val="24"/>
                <w:rtl/>
              </w:rPr>
              <w:t>אומר לילדים להצטייד בדף ועט ולצאת למסדרון בשקט על מנת לא להפריע לכיתו</w:t>
            </w:r>
            <w:r w:rsidR="00D73761">
              <w:rPr>
                <w:rFonts w:cs="David" w:hint="cs"/>
                <w:sz w:val="24"/>
                <w:szCs w:val="24"/>
                <w:rtl/>
              </w:rPr>
              <w:t>ת השכנות הלומדות. אבקש מהילדים ל</w:t>
            </w:r>
            <w:r>
              <w:rPr>
                <w:rFonts w:cs="David" w:hint="cs"/>
                <w:sz w:val="24"/>
                <w:szCs w:val="24"/>
                <w:rtl/>
              </w:rPr>
              <w:t xml:space="preserve">עמוד מול הקיר </w:t>
            </w:r>
            <w:r w:rsidR="00D73761">
              <w:rPr>
                <w:rFonts w:cs="David" w:hint="cs"/>
                <w:sz w:val="24"/>
                <w:szCs w:val="24"/>
                <w:rtl/>
              </w:rPr>
              <w:t>המקביל</w:t>
            </w:r>
            <w:r>
              <w:rPr>
                <w:rFonts w:cs="David" w:hint="cs"/>
                <w:sz w:val="24"/>
                <w:szCs w:val="24"/>
                <w:rtl/>
              </w:rPr>
              <w:t xml:space="preserve"> </w:t>
            </w:r>
            <w:r w:rsidR="00D73761">
              <w:rPr>
                <w:rFonts w:cs="David" w:hint="cs"/>
                <w:sz w:val="24"/>
                <w:szCs w:val="24"/>
                <w:rtl/>
              </w:rPr>
              <w:t xml:space="preserve">לכיתתם. קיר זה </w:t>
            </w:r>
            <w:r>
              <w:rPr>
                <w:rFonts w:cs="David" w:hint="cs"/>
                <w:sz w:val="24"/>
                <w:szCs w:val="24"/>
                <w:rtl/>
              </w:rPr>
              <w:t>מכיל את השיר "רציתי שתדע"</w:t>
            </w:r>
            <w:r w:rsidR="00D73761">
              <w:rPr>
                <w:rFonts w:cs="David" w:hint="cs"/>
                <w:sz w:val="24"/>
                <w:szCs w:val="24"/>
                <w:rtl/>
              </w:rPr>
              <w:t xml:space="preserve"> שכתב עוזי חיטמן בעצמו ולצד השיר מופיעה תמונה שלו. אבקש מהם להביט בקיר</w:t>
            </w:r>
            <w:ins w:id="26" w:author="מנהל" w:date="2015-10-20T08:46:00Z">
              <w:r w:rsidR="00B07EC9">
                <w:rPr>
                  <w:rFonts w:cs="David" w:hint="cs"/>
                  <w:sz w:val="24"/>
                  <w:szCs w:val="24"/>
                  <w:rtl/>
                </w:rPr>
                <w:t xml:space="preserve">, בשיר </w:t>
              </w:r>
            </w:ins>
            <w:r w:rsidR="00D73761">
              <w:rPr>
                <w:rFonts w:cs="David" w:hint="cs"/>
                <w:sz w:val="24"/>
                <w:szCs w:val="24"/>
                <w:rtl/>
              </w:rPr>
              <w:t>, בתמונה, במילים ולכתוב דבר אחד שעולה על דעתם</w:t>
            </w:r>
            <w:ins w:id="27" w:author="מנהל" w:date="2015-10-20T08:46:00Z">
              <w:r w:rsidR="00B07EC9">
                <w:rPr>
                  <w:rFonts w:cs="David" w:hint="cs"/>
                  <w:sz w:val="24"/>
                  <w:szCs w:val="24"/>
                  <w:rtl/>
                </w:rPr>
                <w:t xml:space="preserve"> הנחיה כללית מדי, נסי לחשוב על הנחיה ממוקדת יותר המתייחסת למידע על דמותו </w:t>
              </w:r>
            </w:ins>
            <w:r w:rsidR="00D73761">
              <w:rPr>
                <w:rFonts w:cs="David" w:hint="cs"/>
                <w:sz w:val="24"/>
                <w:szCs w:val="24"/>
                <w:rtl/>
              </w:rPr>
              <w:t>. מיד לאחר מכן נחזור לכיתה באופן מסודר.</w:t>
            </w:r>
          </w:p>
          <w:p w:rsidR="00D73761" w:rsidRDefault="00D73761" w:rsidP="00D73761">
            <w:pPr>
              <w:rPr>
                <w:rFonts w:cs="David"/>
                <w:sz w:val="24"/>
                <w:szCs w:val="24"/>
                <w:rtl/>
              </w:rPr>
            </w:pPr>
          </w:p>
          <w:p w:rsidR="00F81E5E" w:rsidRDefault="00F81E5E" w:rsidP="00D73761">
            <w:pPr>
              <w:rPr>
                <w:rFonts w:cs="David"/>
                <w:sz w:val="24"/>
                <w:szCs w:val="24"/>
                <w:rtl/>
              </w:rPr>
            </w:pPr>
          </w:p>
          <w:p w:rsidR="00F81E5E" w:rsidRDefault="00F81E5E" w:rsidP="00D73761">
            <w:pPr>
              <w:rPr>
                <w:rFonts w:cs="David"/>
                <w:sz w:val="24"/>
                <w:szCs w:val="24"/>
                <w:rtl/>
              </w:rPr>
            </w:pPr>
          </w:p>
          <w:p w:rsidR="00F81E5E" w:rsidRDefault="00F81E5E" w:rsidP="00D73761">
            <w:pPr>
              <w:rPr>
                <w:rFonts w:cs="David"/>
                <w:sz w:val="24"/>
                <w:szCs w:val="24"/>
                <w:rtl/>
              </w:rPr>
            </w:pPr>
          </w:p>
          <w:p w:rsidR="00F81E5E" w:rsidRDefault="00F81E5E" w:rsidP="00D73761">
            <w:pPr>
              <w:rPr>
                <w:rFonts w:cs="David"/>
                <w:sz w:val="24"/>
                <w:szCs w:val="24"/>
                <w:rtl/>
              </w:rPr>
            </w:pPr>
          </w:p>
          <w:p w:rsidR="00050838" w:rsidRDefault="00050838" w:rsidP="00D73761">
            <w:pPr>
              <w:rPr>
                <w:rFonts w:cs="David"/>
                <w:sz w:val="24"/>
                <w:szCs w:val="24"/>
                <w:rtl/>
              </w:rPr>
            </w:pPr>
          </w:p>
          <w:p w:rsidR="00E57C10" w:rsidRDefault="00E57C10" w:rsidP="00D73761">
            <w:pPr>
              <w:rPr>
                <w:ins w:id="28" w:author="מנהל" w:date="2015-10-20T08:48:00Z"/>
                <w:rFonts w:cs="David" w:hint="cs"/>
                <w:sz w:val="24"/>
                <w:szCs w:val="24"/>
                <w:rtl/>
              </w:rPr>
            </w:pPr>
            <w:r>
              <w:rPr>
                <w:rFonts w:cs="David" w:hint="cs"/>
                <w:sz w:val="24"/>
                <w:szCs w:val="24"/>
                <w:rtl/>
              </w:rPr>
              <w:t xml:space="preserve">ג. </w:t>
            </w:r>
            <w:r w:rsidR="00D73761">
              <w:rPr>
                <w:rFonts w:cs="David" w:hint="cs"/>
                <w:sz w:val="24"/>
                <w:szCs w:val="24"/>
                <w:rtl/>
              </w:rPr>
              <w:t xml:space="preserve">אשאל </w:t>
            </w:r>
            <w:r w:rsidR="00050838">
              <w:rPr>
                <w:rFonts w:cs="David" w:hint="cs"/>
                <w:sz w:val="24"/>
                <w:szCs w:val="24"/>
                <w:rtl/>
              </w:rPr>
              <w:t>את התלמידים האם הם שמו לב לקיר, לתוכן שלו? האם עמדו להתבונן בו בהפסקות? לאחר מכן, אבקש מ</w:t>
            </w:r>
            <w:r w:rsidR="00D73761">
              <w:rPr>
                <w:rFonts w:cs="David" w:hint="cs"/>
                <w:sz w:val="24"/>
                <w:szCs w:val="24"/>
                <w:rtl/>
              </w:rPr>
              <w:t xml:space="preserve">כמה תלמידים </w:t>
            </w:r>
            <w:r w:rsidR="00050838">
              <w:rPr>
                <w:rFonts w:cs="David" w:hint="cs"/>
                <w:sz w:val="24"/>
                <w:szCs w:val="24"/>
                <w:rtl/>
              </w:rPr>
              <w:t>שיספרו מה הם כתבו</w:t>
            </w:r>
            <w:r w:rsidR="00D73761">
              <w:rPr>
                <w:rFonts w:cs="David" w:hint="cs"/>
                <w:sz w:val="24"/>
                <w:szCs w:val="24"/>
                <w:rtl/>
              </w:rPr>
              <w:t xml:space="preserve"> ומה הסיבה לכך שכתבו דווקא דבר מסוים זה.</w:t>
            </w:r>
            <w:r w:rsidR="00000AD7">
              <w:rPr>
                <w:rFonts w:cs="David" w:hint="cs"/>
                <w:sz w:val="24"/>
                <w:szCs w:val="24"/>
                <w:rtl/>
              </w:rPr>
              <w:t xml:space="preserve"> אכתוב על הלוח מסביב לשמו שכתבתי בתחילה את תשובות התלמידים.</w:t>
            </w:r>
          </w:p>
          <w:p w:rsidR="00B07EC9" w:rsidRDefault="00B07EC9" w:rsidP="00B07EC9">
            <w:pPr>
              <w:rPr>
                <w:rFonts w:cs="David"/>
                <w:sz w:val="24"/>
                <w:szCs w:val="24"/>
                <w:rtl/>
              </w:rPr>
            </w:pPr>
            <w:ins w:id="29" w:author="מנהל" w:date="2015-10-20T08:48:00Z">
              <w:r>
                <w:rPr>
                  <w:rFonts w:cs="David" w:hint="cs"/>
                  <w:sz w:val="24"/>
                  <w:szCs w:val="24"/>
                  <w:rtl/>
                </w:rPr>
                <w:t xml:space="preserve">הודיה, נראה לי שכל הפתיחה תימשך יותר מעשר דקות. נסי לצמצם ולמקד את פעילות הפתיחה, כדי </w:t>
              </w:r>
              <w:proofErr w:type="spellStart"/>
              <w:r>
                <w:rPr>
                  <w:rFonts w:cs="David" w:hint="cs"/>
                  <w:sz w:val="24"/>
                  <w:szCs w:val="24"/>
                  <w:rtl/>
                </w:rPr>
                <w:t>שישאר</w:t>
              </w:r>
              <w:proofErr w:type="spellEnd"/>
              <w:r>
                <w:rPr>
                  <w:rFonts w:cs="David" w:hint="cs"/>
                  <w:sz w:val="24"/>
                  <w:szCs w:val="24"/>
                  <w:rtl/>
                </w:rPr>
                <w:t xml:space="preserve"> מספיק זמן לגוף השיעור.</w:t>
              </w:r>
            </w:ins>
          </w:p>
          <w:p w:rsidR="00DC759C" w:rsidRDefault="00DC759C" w:rsidP="00D73761">
            <w:pPr>
              <w:rPr>
                <w:rFonts w:cs="David"/>
                <w:sz w:val="24"/>
                <w:szCs w:val="24"/>
                <w:rtl/>
              </w:rPr>
            </w:pPr>
          </w:p>
          <w:p w:rsidR="00DC759C" w:rsidRDefault="00DC759C" w:rsidP="00D73761">
            <w:pPr>
              <w:rPr>
                <w:rFonts w:cs="David"/>
                <w:sz w:val="24"/>
                <w:szCs w:val="24"/>
                <w:rtl/>
              </w:rPr>
            </w:pPr>
          </w:p>
          <w:p w:rsidR="00DC759C" w:rsidRDefault="00DC759C" w:rsidP="00D73761">
            <w:pPr>
              <w:rPr>
                <w:rFonts w:cs="David"/>
                <w:sz w:val="24"/>
                <w:szCs w:val="24"/>
                <w:rtl/>
              </w:rPr>
            </w:pPr>
          </w:p>
          <w:p w:rsidR="00E57C10" w:rsidRDefault="00E57C10" w:rsidP="00F95DF3">
            <w:pPr>
              <w:rPr>
                <w:rFonts w:cs="David"/>
                <w:sz w:val="24"/>
                <w:szCs w:val="24"/>
                <w:rtl/>
              </w:rPr>
            </w:pPr>
          </w:p>
          <w:p w:rsidR="00E57C10" w:rsidRDefault="00E57C10" w:rsidP="00D73761">
            <w:pPr>
              <w:rPr>
                <w:rFonts w:cs="David"/>
                <w:sz w:val="24"/>
                <w:szCs w:val="24"/>
                <w:u w:val="single"/>
                <w:rtl/>
              </w:rPr>
            </w:pPr>
            <w:r>
              <w:rPr>
                <w:rFonts w:cs="David" w:hint="cs"/>
                <w:sz w:val="24"/>
                <w:szCs w:val="24"/>
                <w:u w:val="single"/>
                <w:rtl/>
              </w:rPr>
              <w:t>2.</w:t>
            </w:r>
            <w:r w:rsidR="00D73761">
              <w:rPr>
                <w:rFonts w:cs="David" w:hint="cs"/>
                <w:sz w:val="24"/>
                <w:szCs w:val="24"/>
                <w:u w:val="single"/>
                <w:rtl/>
              </w:rPr>
              <w:t>פעילות</w:t>
            </w:r>
            <w:r w:rsidR="0053528A">
              <w:rPr>
                <w:rFonts w:cs="David" w:hint="cs"/>
                <w:sz w:val="24"/>
                <w:szCs w:val="24"/>
                <w:u w:val="single"/>
                <w:rtl/>
              </w:rPr>
              <w:t xml:space="preserve"> ודיון</w:t>
            </w:r>
            <w:r>
              <w:rPr>
                <w:rFonts w:cs="David" w:hint="cs"/>
                <w:sz w:val="24"/>
                <w:szCs w:val="24"/>
                <w:u w:val="single"/>
                <w:rtl/>
              </w:rPr>
              <w:t>:</w:t>
            </w:r>
          </w:p>
          <w:p w:rsidR="00E57C10" w:rsidRDefault="00E57C10" w:rsidP="00F95DF3">
            <w:pPr>
              <w:rPr>
                <w:rFonts w:cs="David"/>
                <w:sz w:val="24"/>
                <w:szCs w:val="24"/>
                <w:u w:val="single"/>
                <w:rtl/>
              </w:rPr>
            </w:pPr>
          </w:p>
          <w:p w:rsidR="00E57C10" w:rsidRDefault="00E57C10" w:rsidP="004704DD">
            <w:pPr>
              <w:rPr>
                <w:rFonts w:cs="David"/>
                <w:sz w:val="24"/>
                <w:szCs w:val="24"/>
                <w:rtl/>
              </w:rPr>
            </w:pPr>
            <w:r>
              <w:rPr>
                <w:rFonts w:cs="David" w:hint="cs"/>
                <w:sz w:val="24"/>
                <w:szCs w:val="24"/>
                <w:rtl/>
              </w:rPr>
              <w:t xml:space="preserve">א. אחלק </w:t>
            </w:r>
            <w:r w:rsidR="00D73761">
              <w:rPr>
                <w:rFonts w:cs="David" w:hint="cs"/>
                <w:sz w:val="24"/>
                <w:szCs w:val="24"/>
                <w:rtl/>
              </w:rPr>
              <w:t>את הכיתה ל</w:t>
            </w:r>
            <w:ins w:id="30" w:author="מנהל" w:date="2015-10-20T08:48:00Z">
              <w:r w:rsidR="00B07EC9">
                <w:rPr>
                  <w:rFonts w:cs="David" w:hint="cs"/>
                  <w:sz w:val="24"/>
                  <w:szCs w:val="24"/>
                  <w:rtl/>
                </w:rPr>
                <w:t>-</w:t>
              </w:r>
            </w:ins>
            <w:r w:rsidR="00D73761">
              <w:rPr>
                <w:rFonts w:cs="David" w:hint="cs"/>
                <w:sz w:val="24"/>
                <w:szCs w:val="24"/>
                <w:rtl/>
              </w:rPr>
              <w:t xml:space="preserve">4 קבוצות. אסביר לתלמידים שכל קבוצה תקבל קטע המכיל מידע </w:t>
            </w:r>
            <w:ins w:id="31" w:author="מנהל" w:date="2015-10-20T08:49:00Z">
              <w:r w:rsidR="002C5464">
                <w:rPr>
                  <w:rFonts w:cs="David" w:hint="cs"/>
                  <w:sz w:val="24"/>
                  <w:szCs w:val="24"/>
                  <w:rtl/>
                </w:rPr>
                <w:t xml:space="preserve"> על </w:t>
              </w:r>
            </w:ins>
            <w:r w:rsidR="00D73761">
              <w:rPr>
                <w:rFonts w:cs="David" w:hint="cs"/>
                <w:sz w:val="24"/>
                <w:szCs w:val="24"/>
                <w:rtl/>
              </w:rPr>
              <w:t>אודות תקופה בחייו של עוזי חיטמן.</w:t>
            </w:r>
            <w:ins w:id="32" w:author="מנהל" w:date="2015-10-20T09:00:00Z">
              <w:r w:rsidR="00AA04D7">
                <w:rPr>
                  <w:rFonts w:cs="David" w:hint="cs"/>
                  <w:sz w:val="24"/>
                  <w:szCs w:val="24"/>
                  <w:rtl/>
                </w:rPr>
                <w:t xml:space="preserve"> חשוב שהקטע יהיה לעיני כל תלמיד</w:t>
              </w:r>
            </w:ins>
            <w:r w:rsidR="00D73761">
              <w:rPr>
                <w:rFonts w:cs="David" w:hint="cs"/>
                <w:sz w:val="24"/>
                <w:szCs w:val="24"/>
                <w:rtl/>
              </w:rPr>
              <w:t xml:space="preserve"> בנוסף, כל קבוצה תקבל בריסטול ענק, מדבקות </w:t>
            </w:r>
            <w:proofErr w:type="spellStart"/>
            <w:r w:rsidR="00D73761">
              <w:rPr>
                <w:rFonts w:cs="David" w:hint="cs"/>
                <w:sz w:val="24"/>
                <w:szCs w:val="24"/>
                <w:rtl/>
              </w:rPr>
              <w:t>וכו</w:t>
            </w:r>
            <w:proofErr w:type="spellEnd"/>
            <w:r w:rsidR="00D73761">
              <w:rPr>
                <w:rFonts w:cs="David" w:hint="cs"/>
                <w:sz w:val="24"/>
                <w:szCs w:val="24"/>
                <w:rtl/>
              </w:rPr>
              <w:t>'. כל קבוצה תצטרך לקרוא</w:t>
            </w:r>
            <w:r w:rsidR="00CE44CD">
              <w:rPr>
                <w:rFonts w:cs="David" w:hint="cs"/>
                <w:sz w:val="24"/>
                <w:szCs w:val="24"/>
                <w:rtl/>
              </w:rPr>
              <w:t xml:space="preserve"> וללמוד</w:t>
            </w:r>
            <w:r w:rsidR="00D73761">
              <w:rPr>
                <w:rFonts w:cs="David" w:hint="cs"/>
                <w:sz w:val="24"/>
                <w:szCs w:val="24"/>
                <w:rtl/>
              </w:rPr>
              <w:t xml:space="preserve"> את הקטע שלה, ו</w:t>
            </w:r>
            <w:r w:rsidR="00CE44CD">
              <w:rPr>
                <w:rFonts w:cs="David" w:hint="cs"/>
                <w:sz w:val="24"/>
                <w:szCs w:val="24"/>
                <w:rtl/>
              </w:rPr>
              <w:t xml:space="preserve">לאחר מכן </w:t>
            </w:r>
            <w:r w:rsidR="00D73761">
              <w:rPr>
                <w:rFonts w:cs="David" w:hint="cs"/>
                <w:sz w:val="24"/>
                <w:szCs w:val="24"/>
                <w:rtl/>
              </w:rPr>
              <w:t xml:space="preserve">להציג אותו בצורה המעניינת ביותר </w:t>
            </w:r>
            <w:r w:rsidR="00050838">
              <w:rPr>
                <w:rFonts w:cs="David" w:hint="cs"/>
                <w:sz w:val="24"/>
                <w:szCs w:val="24"/>
                <w:rtl/>
              </w:rPr>
              <w:t xml:space="preserve">על גבי הבריסטול. </w:t>
            </w:r>
            <w:ins w:id="33" w:author="מנהל" w:date="2015-10-20T09:00:00Z">
              <w:r w:rsidR="00AA04D7">
                <w:rPr>
                  <w:rFonts w:cs="David" w:hint="cs"/>
                  <w:sz w:val="24"/>
                  <w:szCs w:val="24"/>
                  <w:rtl/>
                </w:rPr>
                <w:t xml:space="preserve">הדגישי בפני התלמידים שכל קבוצה מקבלת מידע אחר על חיטמן ותפקידה יהיה ללמד את יתר הכיתה את המידע שהפיקה מן </w:t>
              </w:r>
              <w:proofErr w:type="spellStart"/>
              <w:r w:rsidR="00AA04D7">
                <w:rPr>
                  <w:rFonts w:cs="David" w:hint="cs"/>
                  <w:sz w:val="24"/>
                  <w:szCs w:val="24"/>
                  <w:rtl/>
                </w:rPr>
                <w:lastRenderedPageBreak/>
                <w:t>הטקסט.</w:t>
              </w:r>
            </w:ins>
            <w:r w:rsidR="00050838">
              <w:rPr>
                <w:rFonts w:cs="David" w:hint="cs"/>
                <w:sz w:val="24"/>
                <w:szCs w:val="24"/>
                <w:rtl/>
              </w:rPr>
              <w:t>אעבור</w:t>
            </w:r>
            <w:proofErr w:type="spellEnd"/>
            <w:r w:rsidR="00050838">
              <w:rPr>
                <w:rFonts w:cs="David" w:hint="cs"/>
                <w:sz w:val="24"/>
                <w:szCs w:val="24"/>
                <w:rtl/>
              </w:rPr>
              <w:t xml:space="preserve"> בין הקבוצות ואציע להם רעיונות. למשל </w:t>
            </w:r>
            <w:r w:rsidR="004704DD">
              <w:rPr>
                <w:rFonts w:cs="David" w:hint="cs"/>
                <w:sz w:val="24"/>
                <w:szCs w:val="24"/>
                <w:rtl/>
              </w:rPr>
              <w:t>לצייר מחברת תווים/פסנתר או גיטרה שעליהם ניגנו עוזי חיטמן ועליהם לכתוב את שורות המידע.</w:t>
            </w:r>
            <w:r w:rsidR="00190E48">
              <w:rPr>
                <w:rFonts w:cs="David" w:hint="cs"/>
                <w:sz w:val="24"/>
                <w:szCs w:val="24"/>
                <w:rtl/>
              </w:rPr>
              <w:t xml:space="preserve"> או למשל לקבוצה שמקבלת כמה משיריו, אציע לכתוב משפטים נבחרים מתוך השירים ולא את כל מילות כל שיר.</w:t>
            </w:r>
          </w:p>
          <w:p w:rsidR="00E57C10" w:rsidRDefault="00E57C10" w:rsidP="00F95DF3">
            <w:pPr>
              <w:rPr>
                <w:rFonts w:cs="David"/>
                <w:sz w:val="24"/>
                <w:szCs w:val="24"/>
                <w:rtl/>
              </w:rPr>
            </w:pPr>
          </w:p>
          <w:p w:rsidR="00E57C10" w:rsidRDefault="00E57C10" w:rsidP="004704DD">
            <w:pPr>
              <w:rPr>
                <w:rFonts w:cs="David"/>
                <w:sz w:val="24"/>
                <w:szCs w:val="24"/>
                <w:rtl/>
              </w:rPr>
            </w:pPr>
            <w:r>
              <w:rPr>
                <w:rFonts w:cs="David" w:hint="cs"/>
                <w:sz w:val="24"/>
                <w:szCs w:val="24"/>
                <w:rtl/>
              </w:rPr>
              <w:t>ב.</w:t>
            </w:r>
            <w:r w:rsidR="004704DD">
              <w:rPr>
                <w:rFonts w:cs="David" w:hint="cs"/>
                <w:sz w:val="24"/>
                <w:szCs w:val="24"/>
                <w:rtl/>
              </w:rPr>
              <w:t>לאחר שכל קבוצה תסיים לערוך את קטע המידע שלה על הבריסטול, כל קבוצה תתבקש להציג בפני הכיתה את יצירתה ולהעביר לכיתה את הכתוב על הבריסטול. לאחר שכל קבוצה תעלה אסכם בקצרה את הדברים ואדביק כל בריסטול על הלוח.</w:t>
            </w:r>
          </w:p>
          <w:p w:rsidR="00F81E5E" w:rsidRDefault="00F81E5E" w:rsidP="004704DD">
            <w:pPr>
              <w:rPr>
                <w:rFonts w:cs="David"/>
                <w:sz w:val="24"/>
                <w:szCs w:val="24"/>
                <w:rtl/>
              </w:rPr>
            </w:pPr>
          </w:p>
          <w:p w:rsidR="00F81E5E" w:rsidRDefault="00F81E5E" w:rsidP="004704DD">
            <w:pPr>
              <w:rPr>
                <w:rFonts w:cs="David"/>
                <w:sz w:val="24"/>
                <w:szCs w:val="24"/>
                <w:rtl/>
              </w:rPr>
            </w:pPr>
          </w:p>
          <w:p w:rsidR="0053528A" w:rsidRDefault="00E57C10" w:rsidP="00F81E5E">
            <w:pPr>
              <w:rPr>
                <w:rFonts w:cs="David"/>
                <w:sz w:val="24"/>
                <w:szCs w:val="24"/>
              </w:rPr>
            </w:pPr>
            <w:r>
              <w:rPr>
                <w:rFonts w:cs="David" w:hint="cs"/>
                <w:sz w:val="24"/>
                <w:szCs w:val="24"/>
                <w:rtl/>
              </w:rPr>
              <w:t xml:space="preserve">ג. </w:t>
            </w:r>
            <w:r w:rsidR="004704DD">
              <w:rPr>
                <w:rFonts w:cs="David" w:hint="cs"/>
                <w:sz w:val="24"/>
                <w:szCs w:val="24"/>
                <w:rtl/>
              </w:rPr>
              <w:t xml:space="preserve">אשאל את התלמידים באיזו מילה משתמשים כדי ללמוד על קורות חיים של בן אדם? על מה שעשה במשך חייו? התשובה היא </w:t>
            </w:r>
            <w:r w:rsidR="0053528A">
              <w:rPr>
                <w:rFonts w:cs="David" w:hint="cs"/>
                <w:sz w:val="24"/>
                <w:szCs w:val="24"/>
                <w:rtl/>
              </w:rPr>
              <w:t>"</w:t>
            </w:r>
            <w:r w:rsidR="004704DD">
              <w:rPr>
                <w:rFonts w:cs="David" w:hint="cs"/>
                <w:sz w:val="24"/>
                <w:szCs w:val="24"/>
                <w:rtl/>
              </w:rPr>
              <w:t>ביוגרפיה</w:t>
            </w:r>
            <w:r w:rsidR="0053528A">
              <w:rPr>
                <w:rFonts w:cs="David" w:hint="cs"/>
                <w:sz w:val="24"/>
                <w:szCs w:val="24"/>
                <w:rtl/>
              </w:rPr>
              <w:t>"</w:t>
            </w:r>
            <w:r w:rsidR="004704DD">
              <w:rPr>
                <w:rFonts w:cs="David" w:hint="cs"/>
                <w:sz w:val="24"/>
                <w:szCs w:val="24"/>
                <w:rtl/>
              </w:rPr>
              <w:t xml:space="preserve">- ביו=חיים. גרפיה=כתיבה. אם הם לא ידעו אגיד להם ובכך אעשיר את אוצר המילים שלהם. אוכל לשאול גם כדרך אגב האם מישהו יודע באיזו מילה משתמשים כדי לתאר תהליך שאדם כותב על עצמו את קורות חייו ומספר על חייו. אגיד שמדובר במילה </w:t>
            </w:r>
            <w:r w:rsidR="0053528A">
              <w:rPr>
                <w:rFonts w:cs="David" w:hint="cs"/>
                <w:sz w:val="24"/>
                <w:szCs w:val="24"/>
                <w:rtl/>
              </w:rPr>
              <w:t>"</w:t>
            </w:r>
            <w:r w:rsidR="004704DD">
              <w:rPr>
                <w:rFonts w:cs="David" w:hint="cs"/>
                <w:sz w:val="24"/>
                <w:szCs w:val="24"/>
                <w:rtl/>
              </w:rPr>
              <w:t>אוטוביוגרפיה</w:t>
            </w:r>
            <w:r w:rsidR="0053528A">
              <w:rPr>
                <w:rFonts w:cs="David" w:hint="cs"/>
                <w:sz w:val="24"/>
                <w:szCs w:val="24"/>
                <w:rtl/>
              </w:rPr>
              <w:t>"</w:t>
            </w:r>
            <w:r w:rsidR="004704DD">
              <w:rPr>
                <w:rFonts w:cs="David" w:hint="cs"/>
                <w:sz w:val="24"/>
                <w:szCs w:val="24"/>
                <w:rtl/>
              </w:rPr>
              <w:t xml:space="preserve">. </w:t>
            </w:r>
          </w:p>
        </w:tc>
        <w:tc>
          <w:tcPr>
            <w:tcW w:w="3119"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E57C10" w:rsidRDefault="00E57C10" w:rsidP="00F95DF3">
            <w:pPr>
              <w:rPr>
                <w:rFonts w:cs="David"/>
                <w:sz w:val="24"/>
                <w:szCs w:val="24"/>
                <w:rtl/>
              </w:rPr>
            </w:pPr>
          </w:p>
          <w:p w:rsidR="00E57C10" w:rsidRDefault="00E57C10" w:rsidP="00F95DF3">
            <w:pPr>
              <w:rPr>
                <w:rFonts w:cs="David"/>
                <w:sz w:val="24"/>
                <w:szCs w:val="24"/>
                <w:rtl/>
              </w:rPr>
            </w:pPr>
          </w:p>
          <w:p w:rsidR="00E57C10" w:rsidRDefault="00E57C10" w:rsidP="00F95DF3">
            <w:pPr>
              <w:rPr>
                <w:rFonts w:cs="David"/>
                <w:sz w:val="24"/>
                <w:szCs w:val="24"/>
                <w:rtl/>
              </w:rPr>
            </w:pPr>
            <w:r>
              <w:rPr>
                <w:rFonts w:cs="David" w:hint="cs"/>
                <w:sz w:val="24"/>
                <w:szCs w:val="24"/>
                <w:rtl/>
              </w:rPr>
              <w:t>א. לכנס ולאסוף את התלמידים באופן מסודר לקראת תחילת השיעור.</w:t>
            </w:r>
          </w:p>
          <w:p w:rsidR="00E57C10" w:rsidRDefault="00E57C10" w:rsidP="00F95DF3">
            <w:pPr>
              <w:rPr>
                <w:rFonts w:cs="David"/>
                <w:sz w:val="24"/>
                <w:szCs w:val="24"/>
                <w:rtl/>
              </w:rPr>
            </w:pPr>
          </w:p>
          <w:p w:rsidR="00E57C10" w:rsidRDefault="00E57C10" w:rsidP="00B07EC9">
            <w:pPr>
              <w:rPr>
                <w:rFonts w:cs="David"/>
                <w:sz w:val="24"/>
                <w:szCs w:val="24"/>
                <w:rtl/>
              </w:rPr>
            </w:pPr>
            <w:r>
              <w:rPr>
                <w:rFonts w:cs="David" w:hint="cs"/>
                <w:sz w:val="24"/>
                <w:szCs w:val="24"/>
                <w:rtl/>
              </w:rPr>
              <w:t xml:space="preserve">ב. </w:t>
            </w:r>
            <w:r w:rsidR="00F81E5E">
              <w:rPr>
                <w:rFonts w:cs="David" w:hint="cs"/>
                <w:sz w:val="24"/>
                <w:szCs w:val="24"/>
                <w:rtl/>
              </w:rPr>
              <w:t xml:space="preserve">בכך שאכתוב את שמו על הלוח, אברר ידע קודם, האם הילדים מכירים את עוזי חיטמן.  </w:t>
            </w:r>
            <w:r>
              <w:rPr>
                <w:rFonts w:cs="David" w:hint="cs"/>
                <w:sz w:val="24"/>
                <w:szCs w:val="24"/>
                <w:rtl/>
              </w:rPr>
              <w:t>המטרה</w:t>
            </w:r>
            <w:r w:rsidR="00F81E5E">
              <w:rPr>
                <w:rFonts w:cs="David" w:hint="cs"/>
                <w:sz w:val="24"/>
                <w:szCs w:val="24"/>
                <w:rtl/>
              </w:rPr>
              <w:t xml:space="preserve"> של</w:t>
            </w:r>
            <w:r>
              <w:rPr>
                <w:rFonts w:cs="David" w:hint="cs"/>
                <w:sz w:val="24"/>
                <w:szCs w:val="24"/>
                <w:rtl/>
              </w:rPr>
              <w:t xml:space="preserve"> </w:t>
            </w:r>
            <w:r w:rsidR="00F81E5E">
              <w:rPr>
                <w:rFonts w:cs="David" w:hint="cs"/>
                <w:sz w:val="24"/>
                <w:szCs w:val="24"/>
                <w:rtl/>
              </w:rPr>
              <w:t xml:space="preserve">היציאה למסדרון </w:t>
            </w:r>
            <w:r>
              <w:rPr>
                <w:rFonts w:cs="David" w:hint="cs"/>
                <w:sz w:val="24"/>
                <w:szCs w:val="24"/>
                <w:rtl/>
              </w:rPr>
              <w:t xml:space="preserve">היא </w:t>
            </w:r>
            <w:r w:rsidR="00050838">
              <w:rPr>
                <w:rFonts w:cs="David" w:hint="cs"/>
                <w:sz w:val="24"/>
                <w:szCs w:val="24"/>
                <w:rtl/>
              </w:rPr>
              <w:t>ל</w:t>
            </w:r>
            <w:r w:rsidR="00DC759C">
              <w:rPr>
                <w:rFonts w:cs="David" w:hint="cs"/>
                <w:sz w:val="24"/>
                <w:szCs w:val="24"/>
                <w:rtl/>
              </w:rPr>
              <w:t>פתוח את הנושא, ל</w:t>
            </w:r>
            <w:r w:rsidR="00050838">
              <w:rPr>
                <w:rFonts w:cs="David" w:hint="cs"/>
                <w:sz w:val="24"/>
                <w:szCs w:val="24"/>
                <w:rtl/>
              </w:rPr>
              <w:t xml:space="preserve">יצור חשיפה ראשונית מעניינת לעולמו של עוזי חיטמן, בכך שכל אחד באופן אישי יתבונן בקיר ויכתוב לעצמו מה שעולה ברוחו. בעצם </w:t>
            </w:r>
            <w:r>
              <w:rPr>
                <w:rFonts w:cs="David" w:hint="cs"/>
                <w:sz w:val="24"/>
                <w:szCs w:val="24"/>
                <w:rtl/>
              </w:rPr>
              <w:t xml:space="preserve">לעורר חשיבה מקדימה </w:t>
            </w:r>
            <w:r w:rsidR="00050838">
              <w:rPr>
                <w:rFonts w:cs="David" w:hint="cs"/>
                <w:sz w:val="24"/>
                <w:szCs w:val="24"/>
                <w:rtl/>
              </w:rPr>
              <w:t xml:space="preserve">לנושא </w:t>
            </w:r>
            <w:r>
              <w:rPr>
                <w:rFonts w:cs="David" w:hint="cs"/>
                <w:sz w:val="24"/>
                <w:szCs w:val="24"/>
                <w:rtl/>
              </w:rPr>
              <w:t xml:space="preserve">באופן חווייתי. </w:t>
            </w:r>
            <w:r w:rsidR="00050838">
              <w:rPr>
                <w:rFonts w:cs="David" w:hint="cs"/>
                <w:sz w:val="24"/>
                <w:szCs w:val="24"/>
                <w:rtl/>
              </w:rPr>
              <w:t>עצם היציאה מהכיתה כבר מתחילה את השיעור באופן לא שגרתי ומסקרן</w:t>
            </w:r>
            <w:ins w:id="34" w:author="מנהל" w:date="2015-10-20T08:46:00Z">
              <w:r w:rsidR="00B07EC9">
                <w:rPr>
                  <w:rFonts w:cs="David" w:hint="cs"/>
                  <w:sz w:val="24"/>
                  <w:szCs w:val="24"/>
                  <w:rtl/>
                </w:rPr>
                <w:t xml:space="preserve"> </w:t>
              </w:r>
            </w:ins>
            <w:del w:id="35" w:author="מנהל" w:date="2015-10-20T08:47:00Z">
              <w:r w:rsidR="00050838" w:rsidDel="00B07EC9">
                <w:rPr>
                  <w:rFonts w:cs="David" w:hint="cs"/>
                  <w:sz w:val="24"/>
                  <w:szCs w:val="24"/>
                  <w:rtl/>
                </w:rPr>
                <w:delText xml:space="preserve">. </w:delText>
              </w:r>
            </w:del>
            <w:r w:rsidR="00050838">
              <w:rPr>
                <w:rFonts w:cs="David" w:hint="cs"/>
                <w:sz w:val="24"/>
                <w:szCs w:val="24"/>
                <w:rtl/>
              </w:rPr>
              <w:t>בנוסף, עצם הכתיבה על דף, מחברת את התלמידים באופן מעמיק יותר למשימה הנדרשת.</w:t>
            </w:r>
          </w:p>
          <w:p w:rsidR="00E57C10" w:rsidRDefault="00E57C10" w:rsidP="00F95DF3">
            <w:pPr>
              <w:rPr>
                <w:rFonts w:cs="David"/>
                <w:sz w:val="24"/>
                <w:szCs w:val="24"/>
                <w:rtl/>
              </w:rPr>
            </w:pPr>
          </w:p>
          <w:p w:rsidR="00E57C10" w:rsidRDefault="00050838" w:rsidP="00F95DF3">
            <w:pPr>
              <w:rPr>
                <w:rFonts w:cs="David"/>
                <w:sz w:val="24"/>
                <w:szCs w:val="24"/>
                <w:rtl/>
              </w:rPr>
            </w:pPr>
            <w:r>
              <w:rPr>
                <w:rFonts w:cs="David" w:hint="cs"/>
                <w:sz w:val="24"/>
                <w:szCs w:val="24"/>
                <w:rtl/>
              </w:rPr>
              <w:t xml:space="preserve">ג. מתן תשומת לב לקיר שנמצא ממש מול הכיתה חשוב משום שלא תמיד מתעמקים בתוכן ולפעמים מתרגלים לכך בתור חלק מהנוף. </w:t>
            </w:r>
            <w:r w:rsidR="00DC759C">
              <w:rPr>
                <w:rFonts w:cs="David" w:hint="cs"/>
                <w:sz w:val="24"/>
                <w:szCs w:val="24"/>
                <w:rtl/>
              </w:rPr>
              <w:t>בנוסף, לא כולם חייבים לשתף אלא רק מי שירצה. השיתוף חושף התרשמות אישית של התלמיד מהקיר ומתוכנו.</w:t>
            </w:r>
          </w:p>
          <w:p w:rsidR="00E57C10" w:rsidRDefault="00E57C10" w:rsidP="00F95DF3">
            <w:pPr>
              <w:rPr>
                <w:rFonts w:cs="David"/>
                <w:sz w:val="24"/>
                <w:szCs w:val="24"/>
                <w:rtl/>
              </w:rPr>
            </w:pPr>
          </w:p>
          <w:p w:rsidR="00E57C10" w:rsidRDefault="00E57C10" w:rsidP="00F95DF3">
            <w:pPr>
              <w:rPr>
                <w:rFonts w:cs="David"/>
                <w:sz w:val="24"/>
                <w:szCs w:val="24"/>
                <w:rtl/>
              </w:rPr>
            </w:pPr>
          </w:p>
          <w:p w:rsidR="00E57C10" w:rsidRDefault="00E57C10" w:rsidP="00F95DF3">
            <w:pPr>
              <w:rPr>
                <w:rFonts w:cs="David"/>
                <w:sz w:val="24"/>
                <w:szCs w:val="24"/>
                <w:rtl/>
              </w:rPr>
            </w:pPr>
          </w:p>
          <w:p w:rsidR="00E57C10" w:rsidRDefault="004704DD" w:rsidP="0053528A">
            <w:pPr>
              <w:rPr>
                <w:rFonts w:cs="David"/>
                <w:sz w:val="24"/>
                <w:szCs w:val="24"/>
                <w:rtl/>
              </w:rPr>
            </w:pPr>
            <w:r>
              <w:rPr>
                <w:rFonts w:cs="David" w:hint="cs"/>
                <w:sz w:val="24"/>
                <w:szCs w:val="24"/>
                <w:rtl/>
              </w:rPr>
              <w:t>א.</w:t>
            </w:r>
            <w:r w:rsidR="0053528A">
              <w:rPr>
                <w:rFonts w:cs="David" w:hint="cs"/>
                <w:sz w:val="24"/>
                <w:szCs w:val="24"/>
                <w:rtl/>
              </w:rPr>
              <w:t xml:space="preserve"> שימוש בתהליך של הבנת קטע ועריכתו ע"י יצירתיות, דמיון ושיתוף פעולה בין התלמידים.</w:t>
            </w:r>
          </w:p>
          <w:p w:rsidR="00E57C10" w:rsidRDefault="00E57C10" w:rsidP="00F95DF3">
            <w:pPr>
              <w:rPr>
                <w:rFonts w:cs="David"/>
                <w:sz w:val="24"/>
                <w:szCs w:val="24"/>
                <w:rtl/>
              </w:rPr>
            </w:pPr>
          </w:p>
          <w:p w:rsidR="00E57C10" w:rsidRDefault="00E57C10" w:rsidP="00F95DF3">
            <w:pPr>
              <w:rPr>
                <w:rFonts w:cs="David"/>
                <w:sz w:val="24"/>
                <w:szCs w:val="24"/>
                <w:rtl/>
              </w:rPr>
            </w:pPr>
          </w:p>
          <w:p w:rsidR="00E57C10" w:rsidRDefault="00E57C10" w:rsidP="00F95DF3">
            <w:pPr>
              <w:rPr>
                <w:rFonts w:cs="David"/>
                <w:sz w:val="24"/>
                <w:szCs w:val="24"/>
                <w:rtl/>
              </w:rPr>
            </w:pPr>
          </w:p>
          <w:p w:rsidR="00E57C10" w:rsidRDefault="00E57C10" w:rsidP="00F95DF3">
            <w:pPr>
              <w:rPr>
                <w:rFonts w:cs="David"/>
                <w:sz w:val="24"/>
                <w:szCs w:val="24"/>
                <w:rtl/>
              </w:rPr>
            </w:pPr>
          </w:p>
          <w:p w:rsidR="00E57C10" w:rsidRDefault="00E57C10" w:rsidP="00F95DF3">
            <w:pPr>
              <w:rPr>
                <w:rFonts w:cs="David"/>
                <w:sz w:val="24"/>
                <w:szCs w:val="24"/>
                <w:rtl/>
              </w:rPr>
            </w:pPr>
          </w:p>
          <w:p w:rsidR="00E57C10" w:rsidRDefault="00E57C10" w:rsidP="00F95DF3">
            <w:pPr>
              <w:rPr>
                <w:rFonts w:cs="David"/>
                <w:sz w:val="24"/>
                <w:szCs w:val="24"/>
                <w:rtl/>
              </w:rPr>
            </w:pPr>
          </w:p>
          <w:p w:rsidR="00E57C10" w:rsidRDefault="00E57C10" w:rsidP="00F95DF3">
            <w:pPr>
              <w:rPr>
                <w:rFonts w:cs="David"/>
                <w:sz w:val="24"/>
                <w:szCs w:val="24"/>
                <w:rtl/>
              </w:rPr>
            </w:pPr>
          </w:p>
          <w:p w:rsidR="00190E48" w:rsidRDefault="00190E48" w:rsidP="00F95DF3">
            <w:pPr>
              <w:rPr>
                <w:rFonts w:cs="David"/>
                <w:sz w:val="24"/>
                <w:szCs w:val="24"/>
                <w:rtl/>
              </w:rPr>
            </w:pPr>
          </w:p>
          <w:p w:rsidR="00190E48" w:rsidRDefault="00190E48" w:rsidP="00F95DF3">
            <w:pPr>
              <w:rPr>
                <w:rFonts w:cs="David"/>
                <w:sz w:val="24"/>
                <w:szCs w:val="24"/>
                <w:rtl/>
              </w:rPr>
            </w:pPr>
          </w:p>
          <w:p w:rsidR="00190E48" w:rsidRDefault="00190E48" w:rsidP="00F95DF3">
            <w:pPr>
              <w:rPr>
                <w:rFonts w:cs="David"/>
                <w:sz w:val="24"/>
                <w:szCs w:val="24"/>
                <w:rtl/>
              </w:rPr>
            </w:pPr>
          </w:p>
          <w:p w:rsidR="00000AD7" w:rsidRDefault="00000AD7" w:rsidP="00F95DF3">
            <w:pPr>
              <w:rPr>
                <w:rFonts w:cs="David"/>
                <w:sz w:val="24"/>
                <w:szCs w:val="24"/>
                <w:rtl/>
              </w:rPr>
            </w:pPr>
          </w:p>
          <w:p w:rsidR="00E57C10" w:rsidRDefault="00E57C10" w:rsidP="00F95DF3">
            <w:pPr>
              <w:rPr>
                <w:rFonts w:cs="David"/>
                <w:sz w:val="24"/>
                <w:szCs w:val="24"/>
                <w:rtl/>
              </w:rPr>
            </w:pPr>
          </w:p>
          <w:p w:rsidR="00E57C10" w:rsidRDefault="004704DD" w:rsidP="0053528A">
            <w:pPr>
              <w:rPr>
                <w:rFonts w:cs="David"/>
                <w:sz w:val="24"/>
                <w:szCs w:val="24"/>
                <w:rtl/>
              </w:rPr>
            </w:pPr>
            <w:r>
              <w:rPr>
                <w:rFonts w:cs="David" w:hint="cs"/>
                <w:sz w:val="24"/>
                <w:szCs w:val="24"/>
                <w:rtl/>
              </w:rPr>
              <w:t>ב.</w:t>
            </w:r>
            <w:r w:rsidR="0053528A">
              <w:rPr>
                <w:rFonts w:cs="David" w:hint="cs"/>
                <w:sz w:val="24"/>
                <w:szCs w:val="24"/>
                <w:rtl/>
              </w:rPr>
              <w:t xml:space="preserve"> ביטוי עצמי ע"י הצגת הבריסטולים. הדבקת הבריסטולים על הלוח ישמשו לפעילות הסיום.</w:t>
            </w:r>
          </w:p>
          <w:p w:rsidR="00E57C10" w:rsidRDefault="00E57C10" w:rsidP="00F95DF3">
            <w:pPr>
              <w:rPr>
                <w:rFonts w:cs="David"/>
                <w:sz w:val="24"/>
                <w:szCs w:val="24"/>
                <w:rtl/>
              </w:rPr>
            </w:pPr>
          </w:p>
          <w:p w:rsidR="00E57C10" w:rsidRDefault="00E57C10" w:rsidP="00F95DF3">
            <w:pPr>
              <w:rPr>
                <w:rFonts w:cs="David"/>
                <w:sz w:val="24"/>
                <w:szCs w:val="24"/>
                <w:rtl/>
              </w:rPr>
            </w:pPr>
          </w:p>
          <w:p w:rsidR="00E57C10" w:rsidRDefault="00E57C10" w:rsidP="00F95DF3">
            <w:pPr>
              <w:rPr>
                <w:rFonts w:cs="David"/>
                <w:sz w:val="24"/>
                <w:szCs w:val="24"/>
                <w:rtl/>
              </w:rPr>
            </w:pPr>
          </w:p>
          <w:p w:rsidR="00F81E5E" w:rsidRDefault="00F81E5E" w:rsidP="00F95DF3">
            <w:pPr>
              <w:rPr>
                <w:rFonts w:cs="David"/>
                <w:sz w:val="24"/>
                <w:szCs w:val="24"/>
                <w:rtl/>
              </w:rPr>
            </w:pPr>
          </w:p>
          <w:p w:rsidR="00E57C10" w:rsidRDefault="004704DD" w:rsidP="00190E48">
            <w:pPr>
              <w:rPr>
                <w:rFonts w:cs="David"/>
                <w:sz w:val="24"/>
                <w:szCs w:val="24"/>
              </w:rPr>
            </w:pPr>
            <w:r>
              <w:rPr>
                <w:rFonts w:cs="David" w:hint="cs"/>
                <w:sz w:val="24"/>
                <w:szCs w:val="24"/>
                <w:rtl/>
              </w:rPr>
              <w:t>ג. על ידי שאילת שאלה זו, אני בעצם מגדירה את התהליך עליו עבדנו במשך השיעור. בנוסף העשרת אוצר המילים חשובה מאוד לידע הכללי של התלמידים. אכתוב את המילים על הלוח כדי שיהיה מובן יותר.</w:t>
            </w:r>
          </w:p>
        </w:tc>
      </w:tr>
      <w:tr w:rsidR="00E57C10" w:rsidTr="0053528A">
        <w:trPr>
          <w:trHeight w:val="1994"/>
        </w:trPr>
        <w:tc>
          <w:tcPr>
            <w:tcW w:w="118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E57C10" w:rsidRDefault="00595D66" w:rsidP="00F95DF3">
            <w:pPr>
              <w:rPr>
                <w:rFonts w:cs="David"/>
                <w:sz w:val="24"/>
                <w:szCs w:val="24"/>
              </w:rPr>
            </w:pPr>
            <w:r>
              <w:rPr>
                <w:rFonts w:cs="David" w:hint="cs"/>
                <w:sz w:val="24"/>
                <w:szCs w:val="24"/>
                <w:rtl/>
              </w:rPr>
              <w:lastRenderedPageBreak/>
              <w:t>10</w:t>
            </w:r>
            <w:r w:rsidR="00E57C10">
              <w:rPr>
                <w:rFonts w:cs="David" w:hint="cs"/>
                <w:sz w:val="24"/>
                <w:szCs w:val="24"/>
                <w:rtl/>
              </w:rPr>
              <w:t xml:space="preserve"> דקות</w:t>
            </w:r>
          </w:p>
        </w:tc>
        <w:tc>
          <w:tcPr>
            <w:tcW w:w="439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E57C10" w:rsidRDefault="00E57C10" w:rsidP="002C5464">
            <w:pPr>
              <w:rPr>
                <w:rFonts w:cs="David"/>
                <w:sz w:val="24"/>
                <w:szCs w:val="24"/>
                <w:u w:val="single"/>
                <w:rtl/>
              </w:rPr>
            </w:pPr>
            <w:r>
              <w:rPr>
                <w:rFonts w:cs="David" w:hint="cs"/>
                <w:sz w:val="24"/>
                <w:szCs w:val="24"/>
                <w:u w:val="single"/>
                <w:rtl/>
              </w:rPr>
              <w:t xml:space="preserve">3. </w:t>
            </w:r>
            <w:r w:rsidR="004704DD">
              <w:rPr>
                <w:rFonts w:cs="David" w:hint="cs"/>
                <w:sz w:val="24"/>
                <w:szCs w:val="24"/>
                <w:u w:val="single"/>
                <w:rtl/>
              </w:rPr>
              <w:t>פעילות סיום</w:t>
            </w:r>
            <w:r>
              <w:rPr>
                <w:rFonts w:cs="David" w:hint="cs"/>
                <w:sz w:val="24"/>
                <w:szCs w:val="24"/>
                <w:u w:val="single"/>
                <w:rtl/>
              </w:rPr>
              <w:t>:</w:t>
            </w:r>
            <w:ins w:id="36" w:author="מנהל" w:date="2015-10-20T08:50:00Z">
              <w:r w:rsidR="002C5464">
                <w:rPr>
                  <w:rFonts w:cs="David" w:hint="cs"/>
                  <w:sz w:val="24"/>
                  <w:szCs w:val="24"/>
                  <w:u w:val="single"/>
                  <w:rtl/>
                </w:rPr>
                <w:t xml:space="preserve"> נראה לי שזאת תהיה פעילות רשות להעשרה , להרחבה. לא בטוח שתספיקי לשלב זאת בשיעור.</w:t>
              </w:r>
            </w:ins>
          </w:p>
          <w:p w:rsidR="0053528A" w:rsidRDefault="0053528A" w:rsidP="004704DD">
            <w:pPr>
              <w:rPr>
                <w:rFonts w:cs="David"/>
                <w:sz w:val="24"/>
                <w:szCs w:val="24"/>
                <w:u w:val="single"/>
                <w:rtl/>
              </w:rPr>
            </w:pPr>
          </w:p>
          <w:p w:rsidR="00E57C10" w:rsidRDefault="00E57C10" w:rsidP="00F81E5E">
            <w:pPr>
              <w:rPr>
                <w:rFonts w:cs="David"/>
                <w:sz w:val="24"/>
                <w:szCs w:val="24"/>
                <w:rtl/>
              </w:rPr>
            </w:pPr>
            <w:r>
              <w:rPr>
                <w:rFonts w:cs="David" w:hint="cs"/>
                <w:sz w:val="24"/>
                <w:szCs w:val="24"/>
                <w:rtl/>
              </w:rPr>
              <w:t xml:space="preserve">א. </w:t>
            </w:r>
            <w:r w:rsidR="0053528A">
              <w:rPr>
                <w:rFonts w:cs="David" w:hint="cs"/>
                <w:sz w:val="24"/>
                <w:szCs w:val="24"/>
                <w:rtl/>
              </w:rPr>
              <w:t>כל ילד יקבל תעודת זהות</w:t>
            </w:r>
            <w:r w:rsidR="0053528A" w:rsidRPr="00F81E5E">
              <w:rPr>
                <w:rFonts w:cs="David" w:hint="cs"/>
                <w:sz w:val="24"/>
                <w:szCs w:val="24"/>
                <w:rtl/>
              </w:rPr>
              <w:t>( נספח מס'</w:t>
            </w:r>
            <w:r w:rsidR="00F81E5E" w:rsidRPr="00F81E5E">
              <w:rPr>
                <w:rFonts w:cs="David" w:hint="cs"/>
                <w:sz w:val="24"/>
                <w:szCs w:val="24"/>
                <w:rtl/>
              </w:rPr>
              <w:t>2</w:t>
            </w:r>
            <w:r w:rsidR="00F81E5E">
              <w:rPr>
                <w:rFonts w:cs="David" w:hint="cs"/>
                <w:sz w:val="24"/>
                <w:szCs w:val="24"/>
                <w:rtl/>
              </w:rPr>
              <w:t>)</w:t>
            </w:r>
            <w:r w:rsidR="0053528A">
              <w:rPr>
                <w:rFonts w:cs="David" w:hint="cs"/>
                <w:sz w:val="24"/>
                <w:szCs w:val="24"/>
                <w:rtl/>
              </w:rPr>
              <w:t xml:space="preserve"> ובה ימלא פרטים על עוזי חיטמן לפי הנלמד בשיעור.</w:t>
            </w:r>
          </w:p>
          <w:p w:rsidR="00E57C10" w:rsidRDefault="00E57C10" w:rsidP="00F95DF3">
            <w:pPr>
              <w:rPr>
                <w:rFonts w:cs="David"/>
                <w:sz w:val="24"/>
                <w:szCs w:val="24"/>
                <w:rtl/>
              </w:rPr>
            </w:pPr>
          </w:p>
          <w:p w:rsidR="00E57C10" w:rsidRDefault="00E57C10" w:rsidP="00F95DF3">
            <w:pPr>
              <w:rPr>
                <w:rFonts w:cs="David"/>
                <w:sz w:val="24"/>
                <w:szCs w:val="24"/>
                <w:rtl/>
              </w:rPr>
            </w:pPr>
          </w:p>
          <w:p w:rsidR="00E57C10" w:rsidRDefault="00E57C10" w:rsidP="00F95DF3">
            <w:pPr>
              <w:rPr>
                <w:rFonts w:cs="David"/>
                <w:sz w:val="24"/>
                <w:szCs w:val="24"/>
                <w:rtl/>
              </w:rPr>
            </w:pPr>
          </w:p>
          <w:p w:rsidR="00E57C10" w:rsidRPr="00295273" w:rsidRDefault="00E57C10" w:rsidP="00F95DF3">
            <w:pPr>
              <w:rPr>
                <w:rFonts w:cs="David"/>
                <w:sz w:val="24"/>
                <w:szCs w:val="24"/>
              </w:rPr>
            </w:pPr>
          </w:p>
        </w:tc>
        <w:tc>
          <w:tcPr>
            <w:tcW w:w="3119"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E57C10" w:rsidRDefault="00E57C10" w:rsidP="00F95DF3">
            <w:pPr>
              <w:rPr>
                <w:rFonts w:cs="David"/>
                <w:sz w:val="24"/>
                <w:szCs w:val="24"/>
                <w:rtl/>
              </w:rPr>
            </w:pPr>
          </w:p>
          <w:p w:rsidR="00E57C10" w:rsidRDefault="00F81E5E" w:rsidP="0053528A">
            <w:pPr>
              <w:rPr>
                <w:rFonts w:cs="David"/>
                <w:sz w:val="24"/>
                <w:szCs w:val="24"/>
              </w:rPr>
            </w:pPr>
            <w:r>
              <w:rPr>
                <w:rFonts w:cs="David" w:hint="cs"/>
                <w:sz w:val="24"/>
                <w:szCs w:val="24"/>
                <w:rtl/>
              </w:rPr>
              <w:t xml:space="preserve">א. </w:t>
            </w:r>
            <w:r w:rsidR="0053528A">
              <w:rPr>
                <w:rFonts w:cs="David" w:hint="cs"/>
                <w:sz w:val="24"/>
                <w:szCs w:val="24"/>
                <w:rtl/>
              </w:rPr>
              <w:t>הבריסטולים יודבקו על הלוח</w:t>
            </w:r>
            <w:r w:rsidR="00E57C10">
              <w:rPr>
                <w:rFonts w:cs="David" w:hint="cs"/>
                <w:sz w:val="24"/>
                <w:szCs w:val="24"/>
                <w:rtl/>
              </w:rPr>
              <w:t xml:space="preserve"> ע"מ לסייע לילדים </w:t>
            </w:r>
            <w:r w:rsidR="0053528A">
              <w:rPr>
                <w:rFonts w:cs="David" w:hint="cs"/>
                <w:sz w:val="24"/>
                <w:szCs w:val="24"/>
                <w:rtl/>
              </w:rPr>
              <w:t>בהשלמת הפרטים. לאחר שהתלמידים למדו את הנושא בצורה חווייתית</w:t>
            </w:r>
            <w:r w:rsidR="00E57C10">
              <w:rPr>
                <w:rFonts w:cs="David" w:hint="cs"/>
                <w:sz w:val="24"/>
                <w:szCs w:val="24"/>
                <w:rtl/>
              </w:rPr>
              <w:t>,</w:t>
            </w:r>
            <w:r w:rsidR="0053528A">
              <w:rPr>
                <w:rFonts w:cs="David" w:hint="cs"/>
                <w:sz w:val="24"/>
                <w:szCs w:val="24"/>
                <w:rtl/>
              </w:rPr>
              <w:t xml:space="preserve"> לא תהיה בעיה להשלים את הפרטים.</w:t>
            </w:r>
          </w:p>
        </w:tc>
      </w:tr>
      <w:tr w:rsidR="00E57C10" w:rsidTr="004704DD">
        <w:tc>
          <w:tcPr>
            <w:tcW w:w="118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E57C10" w:rsidRDefault="00595D66" w:rsidP="00F95DF3">
            <w:pPr>
              <w:rPr>
                <w:rFonts w:cs="David"/>
                <w:sz w:val="24"/>
                <w:szCs w:val="24"/>
              </w:rPr>
            </w:pPr>
            <w:r>
              <w:rPr>
                <w:rFonts w:cs="David" w:hint="cs"/>
                <w:sz w:val="24"/>
                <w:szCs w:val="24"/>
                <w:rtl/>
              </w:rPr>
              <w:t>2</w:t>
            </w:r>
            <w:r w:rsidR="00E57C10">
              <w:rPr>
                <w:rFonts w:cs="David" w:hint="cs"/>
                <w:sz w:val="24"/>
                <w:szCs w:val="24"/>
                <w:rtl/>
              </w:rPr>
              <w:t xml:space="preserve"> דקות</w:t>
            </w:r>
          </w:p>
        </w:tc>
        <w:tc>
          <w:tcPr>
            <w:tcW w:w="439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E57C10" w:rsidRDefault="00E57C10" w:rsidP="00F95DF3">
            <w:pPr>
              <w:rPr>
                <w:rFonts w:cs="David"/>
                <w:sz w:val="24"/>
                <w:szCs w:val="24"/>
                <w:rtl/>
              </w:rPr>
            </w:pPr>
            <w:r>
              <w:rPr>
                <w:rFonts w:cs="David" w:hint="cs"/>
                <w:sz w:val="24"/>
                <w:szCs w:val="24"/>
                <w:u w:val="single"/>
                <w:rtl/>
              </w:rPr>
              <w:t xml:space="preserve">4.סיכום: </w:t>
            </w:r>
          </w:p>
          <w:p w:rsidR="00E57C10" w:rsidRDefault="00E57C10" w:rsidP="00F95DF3">
            <w:pPr>
              <w:rPr>
                <w:rFonts w:cs="David"/>
                <w:sz w:val="24"/>
                <w:szCs w:val="24"/>
                <w:rtl/>
              </w:rPr>
            </w:pPr>
          </w:p>
          <w:p w:rsidR="00AA04D7" w:rsidRDefault="00E57C10" w:rsidP="00AA04D7">
            <w:pPr>
              <w:rPr>
                <w:ins w:id="37" w:author="מנהל" w:date="2015-10-20T09:01:00Z"/>
                <w:rFonts w:cs="David" w:hint="cs"/>
                <w:sz w:val="24"/>
                <w:szCs w:val="24"/>
                <w:rtl/>
              </w:rPr>
            </w:pPr>
            <w:proofErr w:type="spellStart"/>
            <w:r>
              <w:rPr>
                <w:rFonts w:cs="David" w:hint="cs"/>
                <w:sz w:val="24"/>
                <w:szCs w:val="24"/>
                <w:rtl/>
              </w:rPr>
              <w:t>א.</w:t>
            </w:r>
            <w:ins w:id="38" w:author="מנהל" w:date="2015-10-20T09:01:00Z">
              <w:r w:rsidR="00AA04D7">
                <w:rPr>
                  <w:rFonts w:cs="David" w:hint="cs"/>
                  <w:sz w:val="24"/>
                  <w:szCs w:val="24"/>
                  <w:rtl/>
                </w:rPr>
                <w:t>בסיכום</w:t>
              </w:r>
              <w:proofErr w:type="spellEnd"/>
              <w:r w:rsidR="00AA04D7">
                <w:rPr>
                  <w:rFonts w:cs="David" w:hint="cs"/>
                  <w:sz w:val="24"/>
                  <w:szCs w:val="24"/>
                  <w:rtl/>
                </w:rPr>
                <w:t xml:space="preserve"> חשוב לדלות מהתלמידים מה למדו חדש בשיעור ולא לסכם עבורם.</w:t>
              </w:r>
            </w:ins>
          </w:p>
          <w:p w:rsidR="00AA04D7" w:rsidRDefault="00AA04D7" w:rsidP="00AA04D7">
            <w:pPr>
              <w:rPr>
                <w:ins w:id="39" w:author="מנהל" w:date="2015-10-20T09:02:00Z"/>
                <w:rFonts w:cs="David" w:hint="cs"/>
                <w:sz w:val="24"/>
                <w:szCs w:val="24"/>
                <w:rtl/>
              </w:rPr>
            </w:pPr>
            <w:ins w:id="40" w:author="מנהל" w:date="2015-10-20T09:01:00Z">
              <w:r>
                <w:rPr>
                  <w:rFonts w:cs="David" w:hint="cs"/>
                  <w:sz w:val="24"/>
                  <w:szCs w:val="24"/>
                  <w:rtl/>
                </w:rPr>
                <w:t>בררי מה למדו חדש?\כיצד הרגישו בפעילות בקבוצות</w:t>
              </w:r>
            </w:ins>
            <w:ins w:id="41" w:author="מנהל" w:date="2015-10-20T09:02:00Z">
              <w:r>
                <w:rPr>
                  <w:rFonts w:cs="David" w:hint="cs"/>
                  <w:sz w:val="24"/>
                  <w:szCs w:val="24"/>
                  <w:rtl/>
                </w:rPr>
                <w:t>? האם נהנו? מה היה קל מה היה קשה?</w:t>
              </w:r>
            </w:ins>
          </w:p>
          <w:p w:rsidR="00E57C10" w:rsidRDefault="0053528A" w:rsidP="00AA04D7">
            <w:pPr>
              <w:rPr>
                <w:rFonts w:cs="David"/>
                <w:sz w:val="24"/>
                <w:szCs w:val="24"/>
                <w:rtl/>
              </w:rPr>
            </w:pPr>
            <w:r>
              <w:rPr>
                <w:rFonts w:cs="David" w:hint="cs"/>
                <w:sz w:val="24"/>
                <w:szCs w:val="24"/>
                <w:rtl/>
              </w:rPr>
              <w:t>אסכם ואומר שהיום פתחנו את הנושא של עוזי חיטמן בכך שלמדנו אודות חייו ויצירותיו.</w:t>
            </w:r>
            <w:r w:rsidR="00000AD7">
              <w:rPr>
                <w:rFonts w:cs="David" w:hint="cs"/>
                <w:sz w:val="24"/>
                <w:szCs w:val="24"/>
                <w:rtl/>
              </w:rPr>
              <w:t xml:space="preserve"> נחשפנו לשיריו השונים, לקהל היעד השונה אליו כתב והבנו שהיו חשובים לו הכרת תודה, אהבת הארץ, ילדים ועוד דברים</w:t>
            </w:r>
            <w:r>
              <w:rPr>
                <w:rFonts w:cs="David" w:hint="cs"/>
                <w:sz w:val="24"/>
                <w:szCs w:val="24"/>
                <w:rtl/>
              </w:rPr>
              <w:t xml:space="preserve"> </w:t>
            </w:r>
            <w:r w:rsidR="00000AD7">
              <w:rPr>
                <w:rFonts w:cs="David" w:hint="cs"/>
                <w:sz w:val="24"/>
                <w:szCs w:val="24"/>
                <w:rtl/>
              </w:rPr>
              <w:t>ש</w:t>
            </w:r>
            <w:r>
              <w:rPr>
                <w:rFonts w:cs="David" w:hint="cs"/>
                <w:sz w:val="24"/>
                <w:szCs w:val="24"/>
                <w:rtl/>
              </w:rPr>
              <w:t>בהמשך השי</w:t>
            </w:r>
            <w:r w:rsidR="00000AD7">
              <w:rPr>
                <w:rFonts w:cs="David" w:hint="cs"/>
                <w:sz w:val="24"/>
                <w:szCs w:val="24"/>
                <w:rtl/>
              </w:rPr>
              <w:t>עורים נמשיך ללמוד.</w:t>
            </w:r>
          </w:p>
          <w:p w:rsidR="00E57C10" w:rsidRDefault="00E57C10" w:rsidP="00F95DF3">
            <w:pPr>
              <w:rPr>
                <w:rFonts w:cs="David"/>
                <w:sz w:val="24"/>
                <w:szCs w:val="24"/>
                <w:rtl/>
              </w:rPr>
            </w:pPr>
          </w:p>
          <w:p w:rsidR="00E57C10" w:rsidRDefault="00E57C10" w:rsidP="00F95DF3">
            <w:pPr>
              <w:rPr>
                <w:rFonts w:cs="David"/>
                <w:sz w:val="24"/>
                <w:szCs w:val="24"/>
                <w:rtl/>
              </w:rPr>
            </w:pPr>
            <w:r>
              <w:rPr>
                <w:rFonts w:cs="David" w:hint="cs"/>
                <w:sz w:val="24"/>
                <w:szCs w:val="24"/>
                <w:rtl/>
              </w:rPr>
              <w:t>ב. אסיים את השיעור בברכת המשך יום טוב ובחיוך.</w:t>
            </w:r>
          </w:p>
          <w:p w:rsidR="00E57C10" w:rsidRDefault="00E57C10" w:rsidP="00F95DF3">
            <w:pPr>
              <w:rPr>
                <w:rFonts w:cs="David"/>
                <w:sz w:val="24"/>
                <w:szCs w:val="24"/>
                <w:u w:val="single"/>
              </w:rPr>
            </w:pPr>
          </w:p>
        </w:tc>
        <w:tc>
          <w:tcPr>
            <w:tcW w:w="3119"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E57C10" w:rsidRDefault="00E57C10" w:rsidP="00F95DF3">
            <w:pPr>
              <w:rPr>
                <w:rFonts w:cs="David"/>
                <w:sz w:val="24"/>
                <w:szCs w:val="24"/>
                <w:rtl/>
              </w:rPr>
            </w:pPr>
          </w:p>
          <w:p w:rsidR="00E57C10" w:rsidRDefault="00E57C10" w:rsidP="00F95DF3">
            <w:pPr>
              <w:rPr>
                <w:rFonts w:cs="David"/>
                <w:sz w:val="24"/>
                <w:szCs w:val="24"/>
                <w:rtl/>
              </w:rPr>
            </w:pPr>
          </w:p>
          <w:p w:rsidR="00E57C10" w:rsidRDefault="0053528A" w:rsidP="0053528A">
            <w:pPr>
              <w:rPr>
                <w:rFonts w:cs="David"/>
                <w:sz w:val="24"/>
                <w:szCs w:val="24"/>
                <w:rtl/>
              </w:rPr>
            </w:pPr>
            <w:r>
              <w:rPr>
                <w:rFonts w:cs="David" w:hint="cs"/>
                <w:sz w:val="24"/>
                <w:szCs w:val="24"/>
                <w:rtl/>
              </w:rPr>
              <w:t>א. בכך שאסביר את הרצף ואת מהלך השיעורים הקרובים, הילדים יבינו לקראת מה הם עומדים ויהיה להם יותר מסודר.</w:t>
            </w:r>
          </w:p>
          <w:p w:rsidR="00E57C10" w:rsidRDefault="00E57C10" w:rsidP="00F95DF3">
            <w:pPr>
              <w:rPr>
                <w:rFonts w:cs="David"/>
                <w:sz w:val="24"/>
                <w:szCs w:val="24"/>
                <w:rtl/>
              </w:rPr>
            </w:pPr>
          </w:p>
          <w:p w:rsidR="00E57C10" w:rsidRDefault="00E57C10" w:rsidP="00F95DF3">
            <w:pPr>
              <w:rPr>
                <w:rFonts w:cs="David"/>
                <w:sz w:val="24"/>
                <w:szCs w:val="24"/>
              </w:rPr>
            </w:pPr>
            <w:r>
              <w:rPr>
                <w:rFonts w:cs="David" w:hint="cs"/>
                <w:sz w:val="24"/>
                <w:szCs w:val="24"/>
                <w:rtl/>
              </w:rPr>
              <w:t>ב. סיום השיעור בצורה נעימה נותן הרגשה טובה להמשך היום.</w:t>
            </w:r>
          </w:p>
        </w:tc>
      </w:tr>
    </w:tbl>
    <w:p w:rsidR="00DC759C" w:rsidRDefault="00DC759C">
      <w:pPr>
        <w:rPr>
          <w:rtl/>
        </w:rPr>
      </w:pPr>
    </w:p>
    <w:p w:rsidR="00DC759C" w:rsidRDefault="00DC759C">
      <w:pPr>
        <w:bidi w:val="0"/>
        <w:rPr>
          <w:rtl/>
        </w:rPr>
      </w:pPr>
      <w:r>
        <w:rPr>
          <w:rtl/>
        </w:rPr>
        <w:br w:type="page"/>
      </w:r>
    </w:p>
    <w:p w:rsidR="006868B5" w:rsidRPr="00F81E5E" w:rsidRDefault="002C5464" w:rsidP="002C5464">
      <w:pPr>
        <w:bidi w:val="0"/>
        <w:jc w:val="right"/>
        <w:rPr>
          <w:i/>
          <w:iCs/>
          <w:sz w:val="28"/>
          <w:szCs w:val="28"/>
        </w:rPr>
      </w:pPr>
      <w:del w:id="42" w:author="מנהל" w:date="2015-10-20T08:59:00Z">
        <w:r w:rsidDel="002C5464">
          <w:rPr>
            <w:i/>
            <w:iCs/>
            <w:noProof/>
            <w:sz w:val="28"/>
            <w:szCs w:val="28"/>
            <w:rtl/>
          </w:rPr>
          <w:lastRenderedPageBreak/>
          <w:pict>
            <v:shapetype id="_x0000_t9" coordsize="21600,21600" o:spt="9" adj="5400" path="m@0,l,10800@0,21600@1,21600,21600,10800@1,xe">
              <v:stroke joinstyle="miter"/>
              <v:formulas>
                <v:f eqn="val #0"/>
                <v:f eqn="sum width 0 #0"/>
                <v:f eqn="sum height 0 #0"/>
                <v:f eqn="prod @0 2929 10000"/>
                <v:f eqn="sum width 0 @3"/>
                <v:f eqn="sum height 0 @3"/>
              </v:formulas>
              <v:path gradientshapeok="t" o:connecttype="rect" textboxrect="1800,1800,19800,19800;3600,3600,18000,18000;6300,6300,15300,15300"/>
              <v:handles>
                <v:h position="#0,topLeft" xrange="0,10800"/>
              </v:handles>
            </v:shapetype>
            <v:shape id="_x0000_s1026" type="#_x0000_t9" style="position:absolute;left:0;text-align:left;margin-left:-60.5pt;margin-top:279.9pt;width:535.6pt;height:285.9pt;z-index:251658240">
              <w10:wrap anchorx="page"/>
            </v:shape>
          </w:pict>
        </w:r>
      </w:del>
      <w:r>
        <w:rPr>
          <w:i/>
          <w:iCs/>
          <w:noProof/>
          <w:sz w:val="28"/>
          <w:szCs w:val="28"/>
          <w:rtl/>
        </w:rPr>
        <w:pict>
          <v:shapetype id="_x0000_t202" coordsize="21600,21600" o:spt="202" path="m,l,21600r21600,l21600,xe">
            <v:stroke joinstyle="miter"/>
            <v:path gradientshapeok="t" o:connecttype="rect"/>
          </v:shapetype>
          <v:shape id="_x0000_s1027" type="#_x0000_t202" style="position:absolute;left:0;text-align:left;margin-left:-15.1pt;margin-top:76.5pt;width:451.8pt;height:368.7pt;z-index:251660288;mso-width-relative:margin;mso-height-relative:margin" strokecolor="white [3212]">
            <v:textbox>
              <w:txbxContent>
                <w:p w:rsidR="002C5464" w:rsidRDefault="002C5464" w:rsidP="00B83E5C">
                  <w:pPr>
                    <w:rPr>
                      <w:ins w:id="43" w:author="מנהל" w:date="2015-10-20T08:59:00Z"/>
                      <w:rFonts w:hint="cs"/>
                      <w:b/>
                      <w:bCs/>
                      <w:sz w:val="32"/>
                      <w:szCs w:val="32"/>
                      <w:u w:val="single"/>
                      <w:rtl/>
                    </w:rPr>
                  </w:pPr>
                </w:p>
                <w:p w:rsidR="00B83E5C" w:rsidRPr="003F226D" w:rsidRDefault="003F226D" w:rsidP="00B83E5C">
                  <w:pPr>
                    <w:rPr>
                      <w:b/>
                      <w:bCs/>
                      <w:sz w:val="32"/>
                      <w:szCs w:val="32"/>
                      <w:u w:val="single"/>
                      <w:rtl/>
                    </w:rPr>
                  </w:pPr>
                  <w:r w:rsidRPr="003F226D">
                    <w:rPr>
                      <w:rFonts w:hint="cs"/>
                      <w:b/>
                      <w:bCs/>
                      <w:sz w:val="32"/>
                      <w:szCs w:val="32"/>
                      <w:u w:val="single"/>
                      <w:rtl/>
                    </w:rPr>
                    <w:t>ילדותו ונעוריו</w:t>
                  </w:r>
                  <w:r w:rsidR="00B83E5C" w:rsidRPr="003F226D">
                    <w:rPr>
                      <w:rFonts w:hint="cs"/>
                      <w:b/>
                      <w:bCs/>
                      <w:sz w:val="32"/>
                      <w:szCs w:val="32"/>
                      <w:u w:val="single"/>
                      <w:rtl/>
                    </w:rPr>
                    <w:t xml:space="preserve"> של עוזי חיטמן</w:t>
                  </w:r>
                  <w:r w:rsidRPr="003F226D">
                    <w:rPr>
                      <w:rFonts w:hint="cs"/>
                      <w:b/>
                      <w:bCs/>
                      <w:sz w:val="32"/>
                      <w:szCs w:val="32"/>
                      <w:u w:val="single"/>
                      <w:rtl/>
                    </w:rPr>
                    <w:t>.</w:t>
                  </w:r>
                </w:p>
                <w:p w:rsidR="00B83E5C" w:rsidRPr="003F226D" w:rsidRDefault="00DC759C" w:rsidP="002C5464">
                  <w:pPr>
                    <w:spacing w:line="360" w:lineRule="auto"/>
                    <w:rPr>
                      <w:rFonts w:asciiTheme="minorBidi" w:hAnsiTheme="minorBidi"/>
                      <w:sz w:val="24"/>
                      <w:szCs w:val="24"/>
                      <w:rtl/>
                    </w:rPr>
                  </w:pPr>
                  <w:r w:rsidRPr="002C5464">
                    <w:rPr>
                      <w:rFonts w:asciiTheme="minorBidi" w:hAnsiTheme="minorBidi"/>
                      <w:sz w:val="24"/>
                      <w:szCs w:val="24"/>
                      <w:rtl/>
                    </w:rPr>
                    <w:t xml:space="preserve">עוזי חיטמן נולד </w:t>
                  </w:r>
                  <w:r w:rsidRPr="002C5464">
                    <w:rPr>
                      <w:rFonts w:asciiTheme="minorBidi" w:hAnsiTheme="minorBidi"/>
                      <w:sz w:val="24"/>
                      <w:szCs w:val="24"/>
                      <w:shd w:val="clear" w:color="auto" w:fill="FFFFFF"/>
                      <w:rtl/>
                    </w:rPr>
                    <w:t>ב</w:t>
                  </w:r>
                  <w:r w:rsidR="00F75678" w:rsidRPr="002C5464">
                    <w:rPr>
                      <w:rFonts w:asciiTheme="minorBidi" w:hAnsiTheme="minorBidi" w:hint="cs"/>
                      <w:sz w:val="24"/>
                      <w:szCs w:val="24"/>
                      <w:shd w:val="clear" w:color="auto" w:fill="FFFFFF"/>
                      <w:rtl/>
                    </w:rPr>
                    <w:t>שנת 1952 ב</w:t>
                  </w:r>
                  <w:r w:rsidR="00C837A2" w:rsidRPr="002C5464">
                    <w:rPr>
                      <w:sz w:val="24"/>
                      <w:szCs w:val="24"/>
                      <w:rPrChange w:id="44" w:author="מנהל" w:date="2015-10-20T08:56:00Z">
                        <w:rPr/>
                      </w:rPrChange>
                    </w:rPr>
                    <w:fldChar w:fldCharType="begin"/>
                  </w:r>
                  <w:r w:rsidR="00C837A2" w:rsidRPr="002C5464">
                    <w:rPr>
                      <w:sz w:val="24"/>
                      <w:szCs w:val="24"/>
                      <w:rPrChange w:id="45" w:author="מנהל" w:date="2015-10-20T08:56:00Z">
                        <w:rPr/>
                      </w:rPrChange>
                    </w:rPr>
                    <w:instrText xml:space="preserve"> HYPERLINK "https://he.wikipedia.org/wiki/%D7%92%D7%91%D7%A2%D7%AA_%D7%A9%D7%9E%D7%95%D7%90%D7%9C" \o "</w:instrText>
                  </w:r>
                  <w:r w:rsidR="00C837A2" w:rsidRPr="002C5464">
                    <w:rPr>
                      <w:sz w:val="24"/>
                      <w:szCs w:val="24"/>
                      <w:rtl/>
                      <w:rPrChange w:id="46" w:author="מנהל" w:date="2015-10-20T08:56:00Z">
                        <w:rPr>
                          <w:rtl/>
                        </w:rPr>
                      </w:rPrChange>
                    </w:rPr>
                    <w:instrText>גבעת שמואל</w:instrText>
                  </w:r>
                  <w:r w:rsidR="00C837A2" w:rsidRPr="002C5464">
                    <w:rPr>
                      <w:sz w:val="24"/>
                      <w:szCs w:val="24"/>
                      <w:rPrChange w:id="47" w:author="מנהל" w:date="2015-10-20T08:56:00Z">
                        <w:rPr/>
                      </w:rPrChange>
                    </w:rPr>
                    <w:instrText xml:space="preserve">" </w:instrText>
                  </w:r>
                  <w:r w:rsidR="00C837A2" w:rsidRPr="002C5464">
                    <w:rPr>
                      <w:sz w:val="24"/>
                      <w:szCs w:val="24"/>
                      <w:rPrChange w:id="48" w:author="מנהל" w:date="2015-10-20T08:56:00Z">
                        <w:rPr/>
                      </w:rPrChange>
                    </w:rPr>
                    <w:fldChar w:fldCharType="separate"/>
                  </w:r>
                  <w:r w:rsidRPr="002C5464">
                    <w:rPr>
                      <w:rStyle w:val="Hyperlink"/>
                      <w:rFonts w:asciiTheme="minorBidi" w:hAnsiTheme="minorBidi"/>
                      <w:color w:val="auto"/>
                      <w:sz w:val="24"/>
                      <w:szCs w:val="24"/>
                      <w:u w:val="none"/>
                      <w:shd w:val="clear" w:color="auto" w:fill="FFFFFF"/>
                      <w:rtl/>
                      <w:rPrChange w:id="49" w:author="מנהל" w:date="2015-10-20T08:56:00Z">
                        <w:rPr>
                          <w:rStyle w:val="Hyperlink"/>
                          <w:rFonts w:asciiTheme="minorBidi" w:hAnsiTheme="minorBidi"/>
                          <w:color w:val="auto"/>
                          <w:sz w:val="24"/>
                          <w:szCs w:val="24"/>
                          <w:u w:val="none"/>
                          <w:shd w:val="clear" w:color="auto" w:fill="FFFFFF"/>
                          <w:rtl/>
                        </w:rPr>
                      </w:rPrChange>
                    </w:rPr>
                    <w:t>גבעת שמואל</w:t>
                  </w:r>
                  <w:r w:rsidR="00C837A2" w:rsidRPr="002C5464">
                    <w:rPr>
                      <w:rStyle w:val="Hyperlink"/>
                      <w:rFonts w:asciiTheme="minorBidi" w:hAnsiTheme="minorBidi"/>
                      <w:color w:val="auto"/>
                      <w:sz w:val="24"/>
                      <w:szCs w:val="24"/>
                      <w:u w:val="none"/>
                      <w:shd w:val="clear" w:color="auto" w:fill="FFFFFF"/>
                      <w:rPrChange w:id="50" w:author="מנהל" w:date="2015-10-20T08:56:00Z">
                        <w:rPr>
                          <w:rStyle w:val="Hyperlink"/>
                          <w:rFonts w:asciiTheme="minorBidi" w:hAnsiTheme="minorBidi"/>
                          <w:color w:val="auto"/>
                          <w:sz w:val="24"/>
                          <w:szCs w:val="24"/>
                          <w:u w:val="none"/>
                          <w:shd w:val="clear" w:color="auto" w:fill="FFFFFF"/>
                        </w:rPr>
                      </w:rPrChange>
                    </w:rPr>
                    <w:fldChar w:fldCharType="end"/>
                  </w:r>
                  <w:r w:rsidR="00F75678" w:rsidRPr="002C5464">
                    <w:rPr>
                      <w:rStyle w:val="apple-converted-space"/>
                      <w:rFonts w:asciiTheme="minorBidi" w:hAnsiTheme="minorBidi" w:hint="cs"/>
                      <w:sz w:val="24"/>
                      <w:szCs w:val="24"/>
                      <w:shd w:val="clear" w:color="auto" w:fill="FFFFFF"/>
                      <w:rtl/>
                    </w:rPr>
                    <w:t xml:space="preserve">. </w:t>
                  </w:r>
                  <w:r w:rsidRPr="002C5464">
                    <w:rPr>
                      <w:rFonts w:asciiTheme="minorBidi" w:hAnsiTheme="minorBidi" w:hint="cs"/>
                      <w:sz w:val="24"/>
                      <w:szCs w:val="24"/>
                      <w:shd w:val="clear" w:color="auto" w:fill="FFFFFF"/>
                      <w:rtl/>
                    </w:rPr>
                    <w:t xml:space="preserve">הוריו </w:t>
                  </w:r>
                  <w:r w:rsidR="00F75678" w:rsidRPr="002C5464">
                    <w:rPr>
                      <w:rFonts w:asciiTheme="minorBidi" w:hAnsiTheme="minorBidi" w:hint="cs"/>
                      <w:sz w:val="24"/>
                      <w:szCs w:val="24"/>
                      <w:shd w:val="clear" w:color="auto" w:fill="FFFFFF"/>
                      <w:rtl/>
                    </w:rPr>
                    <w:t xml:space="preserve">הם </w:t>
                  </w:r>
                  <w:r w:rsidRPr="002C5464">
                    <w:rPr>
                      <w:rFonts w:asciiTheme="minorBidi" w:hAnsiTheme="minorBidi"/>
                      <w:sz w:val="24"/>
                      <w:szCs w:val="24"/>
                      <w:shd w:val="clear" w:color="auto" w:fill="FFFFFF"/>
                      <w:rtl/>
                    </w:rPr>
                    <w:t>אברהם וחנה חיטמן</w:t>
                  </w:r>
                  <w:r w:rsidRPr="002C5464">
                    <w:rPr>
                      <w:rFonts w:asciiTheme="minorBidi" w:hAnsiTheme="minorBidi" w:hint="cs"/>
                      <w:sz w:val="24"/>
                      <w:szCs w:val="24"/>
                      <w:shd w:val="clear" w:color="auto" w:fill="FFFFFF"/>
                      <w:rtl/>
                    </w:rPr>
                    <w:t>,</w:t>
                  </w:r>
                  <w:r w:rsidRPr="002C5464">
                    <w:rPr>
                      <w:rStyle w:val="apple-converted-space"/>
                      <w:rFonts w:asciiTheme="minorBidi" w:hAnsiTheme="minorBidi"/>
                      <w:sz w:val="24"/>
                      <w:szCs w:val="24"/>
                      <w:shd w:val="clear" w:color="auto" w:fill="FFFFFF"/>
                    </w:rPr>
                    <w:t> </w:t>
                  </w:r>
                  <w:r w:rsidR="00C837A2" w:rsidRPr="002C5464">
                    <w:rPr>
                      <w:sz w:val="24"/>
                      <w:szCs w:val="24"/>
                      <w:rPrChange w:id="51" w:author="מנהל" w:date="2015-10-20T08:56:00Z">
                        <w:rPr/>
                      </w:rPrChange>
                    </w:rPr>
                    <w:fldChar w:fldCharType="begin"/>
                  </w:r>
                  <w:r w:rsidR="00C837A2" w:rsidRPr="002C5464">
                    <w:rPr>
                      <w:sz w:val="24"/>
                      <w:szCs w:val="24"/>
                      <w:rPrChange w:id="52" w:author="מנהל" w:date="2015-10-20T08:56:00Z">
                        <w:rPr/>
                      </w:rPrChange>
                    </w:rPr>
                    <w:instrText xml:space="preserve"> HYPERLINK "https://he.wikipedia.org/wiki/%D7%A0%D7%99%D7%A6%D7%95%D7%9C%D7%99_%D7%A9%D7%95%D7%90%D7%94" \o "</w:instrText>
                  </w:r>
                  <w:r w:rsidR="00C837A2" w:rsidRPr="002C5464">
                    <w:rPr>
                      <w:sz w:val="24"/>
                      <w:szCs w:val="24"/>
                      <w:rtl/>
                      <w:rPrChange w:id="53" w:author="מנהל" w:date="2015-10-20T08:56:00Z">
                        <w:rPr>
                          <w:rtl/>
                        </w:rPr>
                      </w:rPrChange>
                    </w:rPr>
                    <w:instrText>ניצולי שואה</w:instrText>
                  </w:r>
                  <w:r w:rsidR="00C837A2" w:rsidRPr="002C5464">
                    <w:rPr>
                      <w:sz w:val="24"/>
                      <w:szCs w:val="24"/>
                      <w:rPrChange w:id="54" w:author="מנהל" w:date="2015-10-20T08:56:00Z">
                        <w:rPr/>
                      </w:rPrChange>
                    </w:rPr>
                    <w:instrText xml:space="preserve">" </w:instrText>
                  </w:r>
                  <w:r w:rsidR="00C837A2" w:rsidRPr="002C5464">
                    <w:rPr>
                      <w:sz w:val="24"/>
                      <w:szCs w:val="24"/>
                      <w:rPrChange w:id="55" w:author="מנהל" w:date="2015-10-20T08:56:00Z">
                        <w:rPr/>
                      </w:rPrChange>
                    </w:rPr>
                    <w:fldChar w:fldCharType="separate"/>
                  </w:r>
                  <w:r w:rsidRPr="002C5464">
                    <w:rPr>
                      <w:rStyle w:val="Hyperlink"/>
                      <w:rFonts w:asciiTheme="minorBidi" w:hAnsiTheme="minorBidi"/>
                      <w:color w:val="auto"/>
                      <w:sz w:val="24"/>
                      <w:szCs w:val="24"/>
                      <w:u w:val="none"/>
                      <w:shd w:val="clear" w:color="auto" w:fill="FFFFFF"/>
                      <w:rtl/>
                      <w:rPrChange w:id="56" w:author="מנהל" w:date="2015-10-20T08:56:00Z">
                        <w:rPr>
                          <w:rStyle w:val="Hyperlink"/>
                          <w:rFonts w:asciiTheme="minorBidi" w:hAnsiTheme="minorBidi"/>
                          <w:color w:val="auto"/>
                          <w:sz w:val="24"/>
                          <w:szCs w:val="24"/>
                          <w:u w:val="none"/>
                          <w:shd w:val="clear" w:color="auto" w:fill="FFFFFF"/>
                          <w:rtl/>
                        </w:rPr>
                      </w:rPrChange>
                    </w:rPr>
                    <w:t>ניצולי שואה</w:t>
                  </w:r>
                  <w:r w:rsidR="00C837A2" w:rsidRPr="002C5464">
                    <w:rPr>
                      <w:rStyle w:val="Hyperlink"/>
                      <w:rFonts w:asciiTheme="minorBidi" w:hAnsiTheme="minorBidi"/>
                      <w:color w:val="auto"/>
                      <w:sz w:val="24"/>
                      <w:szCs w:val="24"/>
                      <w:u w:val="none"/>
                      <w:shd w:val="clear" w:color="auto" w:fill="FFFFFF"/>
                      <w:rPrChange w:id="57" w:author="מנהל" w:date="2015-10-20T08:56:00Z">
                        <w:rPr>
                          <w:rStyle w:val="Hyperlink"/>
                          <w:rFonts w:asciiTheme="minorBidi" w:hAnsiTheme="minorBidi"/>
                          <w:color w:val="auto"/>
                          <w:sz w:val="24"/>
                          <w:szCs w:val="24"/>
                          <w:u w:val="none"/>
                          <w:shd w:val="clear" w:color="auto" w:fill="FFFFFF"/>
                        </w:rPr>
                      </w:rPrChange>
                    </w:rPr>
                    <w:fldChar w:fldCharType="end"/>
                  </w:r>
                  <w:r w:rsidRPr="002C5464">
                    <w:rPr>
                      <w:rFonts w:asciiTheme="minorBidi" w:hAnsiTheme="minorBidi"/>
                      <w:sz w:val="24"/>
                      <w:szCs w:val="24"/>
                      <w:shd w:val="clear" w:color="auto" w:fill="FFFFFF"/>
                    </w:rPr>
                    <w:t>.</w:t>
                  </w:r>
                  <w:r w:rsidRPr="002C5464">
                    <w:rPr>
                      <w:rFonts w:asciiTheme="minorBidi" w:hAnsiTheme="minorBidi" w:hint="cs"/>
                      <w:sz w:val="24"/>
                      <w:szCs w:val="24"/>
                      <w:rtl/>
                    </w:rPr>
                    <w:t xml:space="preserve"> </w:t>
                  </w:r>
                  <w:r w:rsidRPr="002C5464">
                    <w:rPr>
                      <w:rFonts w:ascii="Arial" w:hAnsi="Arial" w:cs="Arial" w:hint="cs"/>
                      <w:color w:val="252525"/>
                      <w:sz w:val="24"/>
                      <w:szCs w:val="24"/>
                      <w:shd w:val="clear" w:color="auto" w:fill="FFFFFF"/>
                      <w:rtl/>
                    </w:rPr>
                    <w:t xml:space="preserve">אביו היה חזן. </w:t>
                  </w:r>
                  <w:r w:rsidRPr="002C5464">
                    <w:rPr>
                      <w:rFonts w:ascii="Arial" w:hAnsi="Arial" w:cs="Arial"/>
                      <w:color w:val="252525"/>
                      <w:sz w:val="24"/>
                      <w:szCs w:val="24"/>
                      <w:shd w:val="clear" w:color="auto" w:fill="FFFFFF"/>
                      <w:rtl/>
                    </w:rPr>
                    <w:t>שמו עוזי ניתן לו על שם סבא-רבא שלו, עזריאל</w:t>
                  </w:r>
                  <w:r w:rsidRPr="002C5464">
                    <w:rPr>
                      <w:rFonts w:ascii="Arial" w:hAnsi="Arial" w:cs="Arial"/>
                      <w:color w:val="252525"/>
                      <w:sz w:val="24"/>
                      <w:szCs w:val="24"/>
                      <w:shd w:val="clear" w:color="auto" w:fill="FFFFFF"/>
                    </w:rPr>
                    <w:t>.</w:t>
                  </w:r>
                  <w:r w:rsidRPr="002C5464">
                    <w:rPr>
                      <w:rFonts w:asciiTheme="minorBidi" w:hAnsiTheme="minorBidi" w:hint="cs"/>
                      <w:sz w:val="24"/>
                      <w:szCs w:val="24"/>
                      <w:rtl/>
                    </w:rPr>
                    <w:t xml:space="preserve"> </w:t>
                  </w:r>
                  <w:r w:rsidR="00566778" w:rsidRPr="002C5464">
                    <w:rPr>
                      <w:rFonts w:asciiTheme="minorBidi" w:hAnsiTheme="minorBidi" w:hint="cs"/>
                      <w:sz w:val="24"/>
                      <w:szCs w:val="24"/>
                      <w:rtl/>
                    </w:rPr>
                    <w:t xml:space="preserve">עוזי גדל בבית מסורתי, עם ערכי יהדות </w:t>
                  </w:r>
                  <w:r w:rsidR="003F226D" w:rsidRPr="002C5464">
                    <w:rPr>
                      <w:rFonts w:asciiTheme="minorBidi" w:hAnsiTheme="minorBidi" w:hint="cs"/>
                      <w:sz w:val="24"/>
                      <w:szCs w:val="24"/>
                      <w:rtl/>
                    </w:rPr>
                    <w:t>והמשיך להתנהל כך לאורך חייו</w:t>
                  </w:r>
                  <w:r w:rsidRPr="002C5464">
                    <w:rPr>
                      <w:rFonts w:asciiTheme="minorBidi" w:hAnsiTheme="minorBidi" w:hint="cs"/>
                      <w:sz w:val="24"/>
                      <w:szCs w:val="24"/>
                      <w:rtl/>
                    </w:rPr>
                    <w:t>.</w:t>
                  </w:r>
                  <w:r w:rsidR="00F75678" w:rsidRPr="002C5464">
                    <w:rPr>
                      <w:rFonts w:asciiTheme="minorBidi" w:hAnsiTheme="minorBidi" w:hint="cs"/>
                      <w:sz w:val="24"/>
                      <w:szCs w:val="24"/>
                      <w:rtl/>
                    </w:rPr>
                    <w:t xml:space="preserve"> </w:t>
                  </w:r>
                  <w:ins w:id="58" w:author="מנהל" w:date="2015-10-20T08:55:00Z">
                    <w:r w:rsidR="002C5464" w:rsidRPr="002C5464">
                      <w:rPr>
                        <w:rFonts w:asciiTheme="minorBidi" w:hAnsiTheme="minorBidi" w:cs="Arial" w:hint="cs"/>
                        <w:sz w:val="24"/>
                        <w:szCs w:val="24"/>
                        <w:shd w:val="clear" w:color="auto" w:fill="FFFFFF"/>
                        <w:rtl/>
                      </w:rPr>
                      <w:t>במהלך ילדותו הרבה לשמוע  שירי מסורת יהודית אך גם שירים עדכניים כגון מוסיקת פופ.</w:t>
                    </w:r>
                    <w:r w:rsidR="002C5464" w:rsidRPr="002C5464">
                      <w:rPr>
                        <w:rFonts w:asciiTheme="minorBidi" w:hAnsiTheme="minorBidi" w:cs="Arial"/>
                        <w:sz w:val="24"/>
                        <w:szCs w:val="24"/>
                        <w:shd w:val="clear" w:color="auto" w:fill="FFFFFF"/>
                        <w:rtl/>
                        <w:rPrChange w:id="59" w:author="מנהל" w:date="2015-10-20T08:56:00Z">
                          <w:rPr>
                            <w:rFonts w:asciiTheme="minorBidi" w:hAnsiTheme="minorBidi" w:cs="Arial"/>
                            <w:sz w:val="24"/>
                            <w:szCs w:val="24"/>
                            <w:shd w:val="clear" w:color="auto" w:fill="FFFFFF"/>
                            <w:rtl/>
                          </w:rPr>
                        </w:rPrChange>
                      </w:rPr>
                      <w:t xml:space="preserve"> </w:t>
                    </w:r>
                    <w:r w:rsidR="002C5464" w:rsidRPr="002C5464">
                      <w:rPr>
                        <w:rFonts w:asciiTheme="minorBidi" w:hAnsiTheme="minorBidi" w:cs="Arial" w:hint="cs"/>
                        <w:sz w:val="24"/>
                        <w:szCs w:val="24"/>
                        <w:shd w:val="clear" w:color="auto" w:fill="FFFFFF"/>
                        <w:rtl/>
                        <w:rPrChange w:id="60" w:author="מנהל" w:date="2015-10-20T08:56:00Z">
                          <w:rPr>
                            <w:rFonts w:asciiTheme="minorBidi" w:hAnsiTheme="minorBidi" w:cs="Arial" w:hint="cs"/>
                            <w:sz w:val="24"/>
                            <w:szCs w:val="24"/>
                            <w:shd w:val="clear" w:color="auto" w:fill="FFFFFF"/>
                            <w:rtl/>
                          </w:rPr>
                        </w:rPrChange>
                      </w:rPr>
                      <w:t>ההשפעה</w:t>
                    </w:r>
                    <w:r w:rsidR="002C5464" w:rsidRPr="002C5464">
                      <w:rPr>
                        <w:rFonts w:asciiTheme="minorBidi" w:hAnsiTheme="minorBidi" w:cs="Arial"/>
                        <w:sz w:val="24"/>
                        <w:szCs w:val="24"/>
                        <w:shd w:val="clear" w:color="auto" w:fill="FFFFFF"/>
                        <w:rtl/>
                        <w:rPrChange w:id="61" w:author="מנהל" w:date="2015-10-20T08:56:00Z">
                          <w:rPr>
                            <w:rFonts w:asciiTheme="minorBidi" w:hAnsiTheme="minorBidi" w:cs="Arial"/>
                            <w:sz w:val="24"/>
                            <w:szCs w:val="24"/>
                            <w:shd w:val="clear" w:color="auto" w:fill="FFFFFF"/>
                            <w:rtl/>
                          </w:rPr>
                        </w:rPrChange>
                      </w:rPr>
                      <w:t xml:space="preserve"> </w:t>
                    </w:r>
                    <w:r w:rsidR="002C5464" w:rsidRPr="002C5464">
                      <w:rPr>
                        <w:rFonts w:asciiTheme="minorBidi" w:hAnsiTheme="minorBidi" w:cs="Arial" w:hint="cs"/>
                        <w:sz w:val="24"/>
                        <w:szCs w:val="24"/>
                        <w:shd w:val="clear" w:color="auto" w:fill="FFFFFF"/>
                        <w:rtl/>
                        <w:rPrChange w:id="62" w:author="מנהל" w:date="2015-10-20T08:56:00Z">
                          <w:rPr>
                            <w:rFonts w:asciiTheme="minorBidi" w:hAnsiTheme="minorBidi" w:cs="Arial" w:hint="cs"/>
                            <w:sz w:val="24"/>
                            <w:szCs w:val="24"/>
                            <w:shd w:val="clear" w:color="auto" w:fill="FFFFFF"/>
                            <w:rtl/>
                          </w:rPr>
                        </w:rPrChange>
                      </w:rPr>
                      <w:t>הגדולה</w:t>
                    </w:r>
                    <w:r w:rsidR="002C5464" w:rsidRPr="002C5464">
                      <w:rPr>
                        <w:rFonts w:asciiTheme="minorBidi" w:hAnsiTheme="minorBidi" w:cs="Arial"/>
                        <w:sz w:val="24"/>
                        <w:szCs w:val="24"/>
                        <w:shd w:val="clear" w:color="auto" w:fill="FFFFFF"/>
                        <w:rtl/>
                        <w:rPrChange w:id="63" w:author="מנהל" w:date="2015-10-20T08:56:00Z">
                          <w:rPr>
                            <w:rFonts w:asciiTheme="minorBidi" w:hAnsiTheme="minorBidi" w:cs="Arial"/>
                            <w:sz w:val="24"/>
                            <w:szCs w:val="24"/>
                            <w:shd w:val="clear" w:color="auto" w:fill="FFFFFF"/>
                            <w:rtl/>
                          </w:rPr>
                        </w:rPrChange>
                      </w:rPr>
                      <w:t xml:space="preserve"> </w:t>
                    </w:r>
                    <w:r w:rsidR="002C5464" w:rsidRPr="002C5464">
                      <w:rPr>
                        <w:rFonts w:asciiTheme="minorBidi" w:hAnsiTheme="minorBidi" w:cs="Arial" w:hint="cs"/>
                        <w:sz w:val="24"/>
                        <w:szCs w:val="24"/>
                        <w:shd w:val="clear" w:color="auto" w:fill="FFFFFF"/>
                        <w:rtl/>
                        <w:rPrChange w:id="64" w:author="מנהל" w:date="2015-10-20T08:56:00Z">
                          <w:rPr>
                            <w:rFonts w:asciiTheme="minorBidi" w:hAnsiTheme="minorBidi" w:cs="Arial" w:hint="cs"/>
                            <w:sz w:val="24"/>
                            <w:szCs w:val="24"/>
                            <w:shd w:val="clear" w:color="auto" w:fill="FFFFFF"/>
                            <w:rtl/>
                          </w:rPr>
                        </w:rPrChange>
                      </w:rPr>
                      <w:t>ביותר</w:t>
                    </w:r>
                    <w:r w:rsidR="002C5464" w:rsidRPr="002C5464">
                      <w:rPr>
                        <w:rFonts w:asciiTheme="minorBidi" w:hAnsiTheme="minorBidi" w:cs="Arial"/>
                        <w:sz w:val="24"/>
                        <w:szCs w:val="24"/>
                        <w:shd w:val="clear" w:color="auto" w:fill="FFFFFF"/>
                        <w:rtl/>
                        <w:rPrChange w:id="65" w:author="מנהל" w:date="2015-10-20T08:56:00Z">
                          <w:rPr>
                            <w:rFonts w:asciiTheme="minorBidi" w:hAnsiTheme="minorBidi" w:cs="Arial"/>
                            <w:sz w:val="24"/>
                            <w:szCs w:val="24"/>
                            <w:shd w:val="clear" w:color="auto" w:fill="FFFFFF"/>
                            <w:rtl/>
                          </w:rPr>
                        </w:rPrChange>
                      </w:rPr>
                      <w:t xml:space="preserve"> </w:t>
                    </w:r>
                    <w:r w:rsidR="002C5464" w:rsidRPr="002C5464">
                      <w:rPr>
                        <w:rFonts w:asciiTheme="minorBidi" w:hAnsiTheme="minorBidi" w:cs="Arial" w:hint="cs"/>
                        <w:sz w:val="24"/>
                        <w:szCs w:val="24"/>
                        <w:shd w:val="clear" w:color="auto" w:fill="FFFFFF"/>
                        <w:rtl/>
                        <w:rPrChange w:id="66" w:author="מנהל" w:date="2015-10-20T08:56:00Z">
                          <w:rPr>
                            <w:rFonts w:asciiTheme="minorBidi" w:hAnsiTheme="minorBidi" w:cs="Arial" w:hint="cs"/>
                            <w:sz w:val="24"/>
                            <w:szCs w:val="24"/>
                            <w:shd w:val="clear" w:color="auto" w:fill="FFFFFF"/>
                            <w:rtl/>
                          </w:rPr>
                        </w:rPrChange>
                      </w:rPr>
                      <w:t>באה</w:t>
                    </w:r>
                    <w:r w:rsidR="002C5464" w:rsidRPr="002C5464">
                      <w:rPr>
                        <w:rFonts w:asciiTheme="minorBidi" w:hAnsiTheme="minorBidi" w:cs="Arial"/>
                        <w:sz w:val="24"/>
                        <w:szCs w:val="24"/>
                        <w:shd w:val="clear" w:color="auto" w:fill="FFFFFF"/>
                        <w:rtl/>
                        <w:rPrChange w:id="67" w:author="מנהל" w:date="2015-10-20T08:56:00Z">
                          <w:rPr>
                            <w:rFonts w:asciiTheme="minorBidi" w:hAnsiTheme="minorBidi" w:cs="Arial"/>
                            <w:sz w:val="24"/>
                            <w:szCs w:val="24"/>
                            <w:shd w:val="clear" w:color="auto" w:fill="FFFFFF"/>
                            <w:rtl/>
                          </w:rPr>
                        </w:rPrChange>
                      </w:rPr>
                      <w:t xml:space="preserve"> </w:t>
                    </w:r>
                    <w:r w:rsidR="002C5464" w:rsidRPr="002C5464">
                      <w:rPr>
                        <w:rFonts w:asciiTheme="minorBidi" w:hAnsiTheme="minorBidi" w:cs="Arial" w:hint="cs"/>
                        <w:sz w:val="24"/>
                        <w:szCs w:val="24"/>
                        <w:shd w:val="clear" w:color="auto" w:fill="FFFFFF"/>
                        <w:rtl/>
                        <w:rPrChange w:id="68" w:author="מנהל" w:date="2015-10-20T08:56:00Z">
                          <w:rPr>
                            <w:rFonts w:asciiTheme="minorBidi" w:hAnsiTheme="minorBidi" w:cs="Arial" w:hint="cs"/>
                            <w:sz w:val="24"/>
                            <w:szCs w:val="24"/>
                            <w:shd w:val="clear" w:color="auto" w:fill="FFFFFF"/>
                            <w:rtl/>
                          </w:rPr>
                        </w:rPrChange>
                      </w:rPr>
                      <w:t>מבית</w:t>
                    </w:r>
                    <w:r w:rsidR="002C5464" w:rsidRPr="002C5464">
                      <w:rPr>
                        <w:rFonts w:asciiTheme="minorBidi" w:hAnsiTheme="minorBidi" w:cs="Arial"/>
                        <w:sz w:val="24"/>
                        <w:szCs w:val="24"/>
                        <w:shd w:val="clear" w:color="auto" w:fill="FFFFFF"/>
                        <w:rtl/>
                        <w:rPrChange w:id="69" w:author="מנהל" w:date="2015-10-20T08:56:00Z">
                          <w:rPr>
                            <w:rFonts w:asciiTheme="minorBidi" w:hAnsiTheme="minorBidi" w:cs="Arial"/>
                            <w:sz w:val="24"/>
                            <w:szCs w:val="24"/>
                            <w:shd w:val="clear" w:color="auto" w:fill="FFFFFF"/>
                            <w:rtl/>
                          </w:rPr>
                        </w:rPrChange>
                      </w:rPr>
                      <w:t xml:space="preserve"> </w:t>
                    </w:r>
                    <w:r w:rsidR="002C5464" w:rsidRPr="002C5464">
                      <w:rPr>
                        <w:rFonts w:asciiTheme="minorBidi" w:hAnsiTheme="minorBidi" w:cs="Arial" w:hint="cs"/>
                        <w:sz w:val="24"/>
                        <w:szCs w:val="24"/>
                        <w:shd w:val="clear" w:color="auto" w:fill="FFFFFF"/>
                        <w:rtl/>
                        <w:rPrChange w:id="70" w:author="מנהל" w:date="2015-10-20T08:56:00Z">
                          <w:rPr>
                            <w:rFonts w:asciiTheme="minorBidi" w:hAnsiTheme="minorBidi" w:cs="Arial" w:hint="cs"/>
                            <w:sz w:val="24"/>
                            <w:szCs w:val="24"/>
                            <w:shd w:val="clear" w:color="auto" w:fill="FFFFFF"/>
                            <w:rtl/>
                          </w:rPr>
                        </w:rPrChange>
                      </w:rPr>
                      <w:t>הכנסת</w:t>
                    </w:r>
                    <w:r w:rsidR="002C5464" w:rsidRPr="002C5464">
                      <w:rPr>
                        <w:rFonts w:asciiTheme="minorBidi" w:hAnsiTheme="minorBidi" w:cs="Arial"/>
                        <w:sz w:val="24"/>
                        <w:szCs w:val="24"/>
                        <w:shd w:val="clear" w:color="auto" w:fill="FFFFFF"/>
                        <w:rtl/>
                        <w:rPrChange w:id="71" w:author="מנהל" w:date="2015-10-20T08:56:00Z">
                          <w:rPr>
                            <w:rFonts w:asciiTheme="minorBidi" w:hAnsiTheme="minorBidi" w:cs="Arial"/>
                            <w:sz w:val="24"/>
                            <w:szCs w:val="24"/>
                            <w:shd w:val="clear" w:color="auto" w:fill="FFFFFF"/>
                            <w:rtl/>
                          </w:rPr>
                        </w:rPrChange>
                      </w:rPr>
                      <w:t xml:space="preserve">, </w:t>
                    </w:r>
                    <w:r w:rsidR="002C5464" w:rsidRPr="002C5464">
                      <w:rPr>
                        <w:rFonts w:asciiTheme="minorBidi" w:hAnsiTheme="minorBidi" w:cs="Arial" w:hint="cs"/>
                        <w:sz w:val="24"/>
                        <w:szCs w:val="24"/>
                        <w:shd w:val="clear" w:color="auto" w:fill="FFFFFF"/>
                        <w:rtl/>
                        <w:rPrChange w:id="72" w:author="מנהל" w:date="2015-10-20T08:56:00Z">
                          <w:rPr>
                            <w:rFonts w:asciiTheme="minorBidi" w:hAnsiTheme="minorBidi" w:cs="Arial" w:hint="cs"/>
                            <w:sz w:val="24"/>
                            <w:szCs w:val="24"/>
                            <w:shd w:val="clear" w:color="auto" w:fill="FFFFFF"/>
                            <w:rtl/>
                          </w:rPr>
                        </w:rPrChange>
                      </w:rPr>
                      <w:t>שאת</w:t>
                    </w:r>
                    <w:r w:rsidR="002C5464" w:rsidRPr="002C5464">
                      <w:rPr>
                        <w:rFonts w:asciiTheme="minorBidi" w:hAnsiTheme="minorBidi" w:cs="Arial"/>
                        <w:sz w:val="24"/>
                        <w:szCs w:val="24"/>
                        <w:shd w:val="clear" w:color="auto" w:fill="FFFFFF"/>
                        <w:rtl/>
                        <w:rPrChange w:id="73" w:author="מנהל" w:date="2015-10-20T08:56:00Z">
                          <w:rPr>
                            <w:rFonts w:asciiTheme="minorBidi" w:hAnsiTheme="minorBidi" w:cs="Arial"/>
                            <w:sz w:val="24"/>
                            <w:szCs w:val="24"/>
                            <w:shd w:val="clear" w:color="auto" w:fill="FFFFFF"/>
                            <w:rtl/>
                          </w:rPr>
                        </w:rPrChange>
                      </w:rPr>
                      <w:t xml:space="preserve"> </w:t>
                    </w:r>
                    <w:r w:rsidR="002C5464" w:rsidRPr="002C5464">
                      <w:rPr>
                        <w:rFonts w:asciiTheme="minorBidi" w:hAnsiTheme="minorBidi" w:cs="Arial" w:hint="cs"/>
                        <w:sz w:val="24"/>
                        <w:szCs w:val="24"/>
                        <w:shd w:val="clear" w:color="auto" w:fill="FFFFFF"/>
                        <w:rtl/>
                        <w:rPrChange w:id="74" w:author="מנהל" w:date="2015-10-20T08:56:00Z">
                          <w:rPr>
                            <w:rFonts w:asciiTheme="minorBidi" w:hAnsiTheme="minorBidi" w:cs="Arial" w:hint="cs"/>
                            <w:sz w:val="24"/>
                            <w:szCs w:val="24"/>
                            <w:shd w:val="clear" w:color="auto" w:fill="FFFFFF"/>
                            <w:rtl/>
                          </w:rPr>
                        </w:rPrChange>
                      </w:rPr>
                      <w:t>ספסליו</w:t>
                    </w:r>
                    <w:r w:rsidR="002C5464" w:rsidRPr="002C5464">
                      <w:rPr>
                        <w:rFonts w:asciiTheme="minorBidi" w:hAnsiTheme="minorBidi" w:cs="Arial"/>
                        <w:sz w:val="24"/>
                        <w:szCs w:val="24"/>
                        <w:shd w:val="clear" w:color="auto" w:fill="FFFFFF"/>
                        <w:rtl/>
                        <w:rPrChange w:id="75" w:author="מנהל" w:date="2015-10-20T08:56:00Z">
                          <w:rPr>
                            <w:rFonts w:asciiTheme="minorBidi" w:hAnsiTheme="minorBidi" w:cs="Arial"/>
                            <w:sz w:val="24"/>
                            <w:szCs w:val="24"/>
                            <w:shd w:val="clear" w:color="auto" w:fill="FFFFFF"/>
                            <w:rtl/>
                          </w:rPr>
                        </w:rPrChange>
                      </w:rPr>
                      <w:t xml:space="preserve">, </w:t>
                    </w:r>
                    <w:r w:rsidR="002C5464" w:rsidRPr="002C5464">
                      <w:rPr>
                        <w:rFonts w:asciiTheme="minorBidi" w:hAnsiTheme="minorBidi" w:cs="Arial" w:hint="cs"/>
                        <w:sz w:val="24"/>
                        <w:szCs w:val="24"/>
                        <w:shd w:val="clear" w:color="auto" w:fill="FFFFFF"/>
                        <w:rtl/>
                        <w:rPrChange w:id="76" w:author="מנהל" w:date="2015-10-20T08:56:00Z">
                          <w:rPr>
                            <w:rFonts w:asciiTheme="minorBidi" w:hAnsiTheme="minorBidi" w:cs="Arial" w:hint="cs"/>
                            <w:sz w:val="24"/>
                            <w:szCs w:val="24"/>
                            <w:shd w:val="clear" w:color="auto" w:fill="FFFFFF"/>
                            <w:rtl/>
                          </w:rPr>
                        </w:rPrChange>
                      </w:rPr>
                      <w:t>נהג</w:t>
                    </w:r>
                    <w:r w:rsidR="002C5464" w:rsidRPr="002C5464">
                      <w:rPr>
                        <w:rFonts w:asciiTheme="minorBidi" w:hAnsiTheme="minorBidi" w:cs="Arial"/>
                        <w:sz w:val="24"/>
                        <w:szCs w:val="24"/>
                        <w:shd w:val="clear" w:color="auto" w:fill="FFFFFF"/>
                        <w:rtl/>
                        <w:rPrChange w:id="77" w:author="מנהל" w:date="2015-10-20T08:56:00Z">
                          <w:rPr>
                            <w:rFonts w:asciiTheme="minorBidi" w:hAnsiTheme="minorBidi" w:cs="Arial"/>
                            <w:sz w:val="24"/>
                            <w:szCs w:val="24"/>
                            <w:shd w:val="clear" w:color="auto" w:fill="FFFFFF"/>
                            <w:rtl/>
                          </w:rPr>
                        </w:rPrChange>
                      </w:rPr>
                      <w:t xml:space="preserve"> </w:t>
                    </w:r>
                    <w:r w:rsidR="002C5464" w:rsidRPr="002C5464">
                      <w:rPr>
                        <w:rFonts w:asciiTheme="minorBidi" w:hAnsiTheme="minorBidi" w:cs="Arial" w:hint="cs"/>
                        <w:sz w:val="24"/>
                        <w:szCs w:val="24"/>
                        <w:shd w:val="clear" w:color="auto" w:fill="FFFFFF"/>
                        <w:rtl/>
                        <w:rPrChange w:id="78" w:author="מנהל" w:date="2015-10-20T08:56:00Z">
                          <w:rPr>
                            <w:rFonts w:asciiTheme="minorBidi" w:hAnsiTheme="minorBidi" w:cs="Arial" w:hint="cs"/>
                            <w:sz w:val="24"/>
                            <w:szCs w:val="24"/>
                            <w:shd w:val="clear" w:color="auto" w:fill="FFFFFF"/>
                            <w:rtl/>
                          </w:rPr>
                        </w:rPrChange>
                      </w:rPr>
                      <w:t>עוזי</w:t>
                    </w:r>
                    <w:r w:rsidR="002C5464" w:rsidRPr="002C5464">
                      <w:rPr>
                        <w:rFonts w:asciiTheme="minorBidi" w:hAnsiTheme="minorBidi" w:cs="Arial"/>
                        <w:sz w:val="24"/>
                        <w:szCs w:val="24"/>
                        <w:shd w:val="clear" w:color="auto" w:fill="FFFFFF"/>
                        <w:rtl/>
                        <w:rPrChange w:id="79" w:author="מנהל" w:date="2015-10-20T08:56:00Z">
                          <w:rPr>
                            <w:rFonts w:asciiTheme="minorBidi" w:hAnsiTheme="minorBidi" w:cs="Arial"/>
                            <w:sz w:val="24"/>
                            <w:szCs w:val="24"/>
                            <w:shd w:val="clear" w:color="auto" w:fill="FFFFFF"/>
                            <w:rtl/>
                          </w:rPr>
                        </w:rPrChange>
                      </w:rPr>
                      <w:t xml:space="preserve"> </w:t>
                    </w:r>
                    <w:r w:rsidR="002C5464" w:rsidRPr="002C5464">
                      <w:rPr>
                        <w:rFonts w:asciiTheme="minorBidi" w:hAnsiTheme="minorBidi" w:cs="Arial" w:hint="cs"/>
                        <w:sz w:val="24"/>
                        <w:szCs w:val="24"/>
                        <w:shd w:val="clear" w:color="auto" w:fill="FFFFFF"/>
                        <w:rtl/>
                        <w:rPrChange w:id="80" w:author="מנהל" w:date="2015-10-20T08:56:00Z">
                          <w:rPr>
                            <w:rFonts w:asciiTheme="minorBidi" w:hAnsiTheme="minorBidi" w:cs="Arial" w:hint="cs"/>
                            <w:sz w:val="24"/>
                            <w:szCs w:val="24"/>
                            <w:shd w:val="clear" w:color="auto" w:fill="FFFFFF"/>
                            <w:rtl/>
                          </w:rPr>
                        </w:rPrChange>
                      </w:rPr>
                      <w:t>לפקוד</w:t>
                    </w:r>
                    <w:r w:rsidR="002C5464" w:rsidRPr="002C5464">
                      <w:rPr>
                        <w:rFonts w:asciiTheme="minorBidi" w:hAnsiTheme="minorBidi" w:cs="Arial"/>
                        <w:sz w:val="24"/>
                        <w:szCs w:val="24"/>
                        <w:shd w:val="clear" w:color="auto" w:fill="FFFFFF"/>
                        <w:rtl/>
                        <w:rPrChange w:id="81" w:author="מנהל" w:date="2015-10-20T08:56:00Z">
                          <w:rPr>
                            <w:rFonts w:asciiTheme="minorBidi" w:hAnsiTheme="minorBidi" w:cs="Arial"/>
                            <w:sz w:val="24"/>
                            <w:szCs w:val="24"/>
                            <w:shd w:val="clear" w:color="auto" w:fill="FFFFFF"/>
                            <w:rtl/>
                          </w:rPr>
                        </w:rPrChange>
                      </w:rPr>
                      <w:t xml:space="preserve"> </w:t>
                    </w:r>
                    <w:r w:rsidR="002C5464" w:rsidRPr="002C5464">
                      <w:rPr>
                        <w:rFonts w:asciiTheme="minorBidi" w:hAnsiTheme="minorBidi" w:cs="Arial" w:hint="cs"/>
                        <w:sz w:val="24"/>
                        <w:szCs w:val="24"/>
                        <w:shd w:val="clear" w:color="auto" w:fill="FFFFFF"/>
                        <w:rtl/>
                        <w:rPrChange w:id="82" w:author="מנהל" w:date="2015-10-20T08:56:00Z">
                          <w:rPr>
                            <w:rFonts w:asciiTheme="minorBidi" w:hAnsiTheme="minorBidi" w:cs="Arial" w:hint="cs"/>
                            <w:sz w:val="24"/>
                            <w:szCs w:val="24"/>
                            <w:shd w:val="clear" w:color="auto" w:fill="FFFFFF"/>
                            <w:rtl/>
                          </w:rPr>
                        </w:rPrChange>
                      </w:rPr>
                      <w:t>בילדותו</w:t>
                    </w:r>
                    <w:r w:rsidR="002C5464" w:rsidRPr="002C5464">
                      <w:rPr>
                        <w:rFonts w:asciiTheme="minorBidi" w:hAnsiTheme="minorBidi" w:cs="Arial"/>
                        <w:sz w:val="24"/>
                        <w:szCs w:val="24"/>
                        <w:shd w:val="clear" w:color="auto" w:fill="FFFFFF"/>
                        <w:rtl/>
                        <w:rPrChange w:id="83" w:author="מנהל" w:date="2015-10-20T08:56:00Z">
                          <w:rPr>
                            <w:rFonts w:asciiTheme="minorBidi" w:hAnsiTheme="minorBidi" w:cs="Arial"/>
                            <w:sz w:val="24"/>
                            <w:szCs w:val="24"/>
                            <w:shd w:val="clear" w:color="auto" w:fill="FFFFFF"/>
                            <w:rtl/>
                          </w:rPr>
                        </w:rPrChange>
                      </w:rPr>
                      <w:t xml:space="preserve"> </w:t>
                    </w:r>
                    <w:r w:rsidR="002C5464" w:rsidRPr="002C5464">
                      <w:rPr>
                        <w:rFonts w:asciiTheme="minorBidi" w:hAnsiTheme="minorBidi" w:cs="Arial" w:hint="cs"/>
                        <w:sz w:val="24"/>
                        <w:szCs w:val="24"/>
                        <w:shd w:val="clear" w:color="auto" w:fill="FFFFFF"/>
                        <w:rtl/>
                        <w:rPrChange w:id="84" w:author="מנהל" w:date="2015-10-20T08:56:00Z">
                          <w:rPr>
                            <w:rFonts w:asciiTheme="minorBidi" w:hAnsiTheme="minorBidi" w:cs="Arial" w:hint="cs"/>
                            <w:sz w:val="24"/>
                            <w:szCs w:val="24"/>
                            <w:shd w:val="clear" w:color="auto" w:fill="FFFFFF"/>
                            <w:rtl/>
                          </w:rPr>
                        </w:rPrChange>
                      </w:rPr>
                      <w:t>ולהקשיב</w:t>
                    </w:r>
                    <w:r w:rsidR="002C5464" w:rsidRPr="002C5464">
                      <w:rPr>
                        <w:rFonts w:asciiTheme="minorBidi" w:hAnsiTheme="minorBidi" w:cs="Arial"/>
                        <w:sz w:val="24"/>
                        <w:szCs w:val="24"/>
                        <w:shd w:val="clear" w:color="auto" w:fill="FFFFFF"/>
                        <w:rtl/>
                        <w:rPrChange w:id="85" w:author="מנהל" w:date="2015-10-20T08:56:00Z">
                          <w:rPr>
                            <w:rFonts w:asciiTheme="minorBidi" w:hAnsiTheme="minorBidi" w:cs="Arial"/>
                            <w:sz w:val="24"/>
                            <w:szCs w:val="24"/>
                            <w:shd w:val="clear" w:color="auto" w:fill="FFFFFF"/>
                            <w:rtl/>
                          </w:rPr>
                        </w:rPrChange>
                      </w:rPr>
                      <w:t xml:space="preserve"> "</w:t>
                    </w:r>
                    <w:r w:rsidR="002C5464" w:rsidRPr="002C5464">
                      <w:rPr>
                        <w:rFonts w:asciiTheme="minorBidi" w:hAnsiTheme="minorBidi" w:cs="Arial" w:hint="cs"/>
                        <w:sz w:val="24"/>
                        <w:szCs w:val="24"/>
                        <w:shd w:val="clear" w:color="auto" w:fill="FFFFFF"/>
                        <w:rtl/>
                        <w:rPrChange w:id="86" w:author="מנהל" w:date="2015-10-20T08:56:00Z">
                          <w:rPr>
                            <w:rFonts w:asciiTheme="minorBidi" w:hAnsiTheme="minorBidi" w:cs="Arial" w:hint="cs"/>
                            <w:sz w:val="24"/>
                            <w:szCs w:val="24"/>
                            <w:shd w:val="clear" w:color="auto" w:fill="FFFFFF"/>
                            <w:rtl/>
                          </w:rPr>
                        </w:rPrChange>
                      </w:rPr>
                      <w:t>בהתרגשות</w:t>
                    </w:r>
                    <w:r w:rsidR="002C5464" w:rsidRPr="002C5464">
                      <w:rPr>
                        <w:rFonts w:asciiTheme="minorBidi" w:hAnsiTheme="minorBidi" w:cs="Arial"/>
                        <w:sz w:val="24"/>
                        <w:szCs w:val="24"/>
                        <w:shd w:val="clear" w:color="auto" w:fill="FFFFFF"/>
                        <w:rtl/>
                        <w:rPrChange w:id="87" w:author="מנהל" w:date="2015-10-20T08:56:00Z">
                          <w:rPr>
                            <w:rFonts w:asciiTheme="minorBidi" w:hAnsiTheme="minorBidi" w:cs="Arial"/>
                            <w:sz w:val="24"/>
                            <w:szCs w:val="24"/>
                            <w:shd w:val="clear" w:color="auto" w:fill="FFFFFF"/>
                            <w:rtl/>
                          </w:rPr>
                        </w:rPrChange>
                      </w:rPr>
                      <w:t xml:space="preserve">" </w:t>
                    </w:r>
                    <w:r w:rsidR="002C5464" w:rsidRPr="002C5464">
                      <w:rPr>
                        <w:rFonts w:asciiTheme="minorBidi" w:hAnsiTheme="minorBidi" w:cs="Arial" w:hint="cs"/>
                        <w:sz w:val="24"/>
                        <w:szCs w:val="24"/>
                        <w:shd w:val="clear" w:color="auto" w:fill="FFFFFF"/>
                        <w:rtl/>
                        <w:rPrChange w:id="88" w:author="מנהל" w:date="2015-10-20T08:56:00Z">
                          <w:rPr>
                            <w:rFonts w:asciiTheme="minorBidi" w:hAnsiTheme="minorBidi" w:cs="Arial" w:hint="cs"/>
                            <w:sz w:val="24"/>
                            <w:szCs w:val="24"/>
                            <w:shd w:val="clear" w:color="auto" w:fill="FFFFFF"/>
                            <w:rtl/>
                          </w:rPr>
                        </w:rPrChange>
                      </w:rPr>
                      <w:t>יתרה</w:t>
                    </w:r>
                    <w:r w:rsidR="002C5464" w:rsidRPr="002C5464">
                      <w:rPr>
                        <w:rFonts w:asciiTheme="minorBidi" w:hAnsiTheme="minorBidi" w:cs="Arial"/>
                        <w:sz w:val="24"/>
                        <w:szCs w:val="24"/>
                        <w:shd w:val="clear" w:color="auto" w:fill="FFFFFF"/>
                        <w:rtl/>
                        <w:rPrChange w:id="89" w:author="מנהל" w:date="2015-10-20T08:56:00Z">
                          <w:rPr>
                            <w:rFonts w:asciiTheme="minorBidi" w:hAnsiTheme="minorBidi" w:cs="Arial"/>
                            <w:sz w:val="24"/>
                            <w:szCs w:val="24"/>
                            <w:shd w:val="clear" w:color="auto" w:fill="FFFFFF"/>
                            <w:rtl/>
                          </w:rPr>
                        </w:rPrChange>
                      </w:rPr>
                      <w:t xml:space="preserve"> (</w:t>
                    </w:r>
                    <w:r w:rsidR="002C5464" w:rsidRPr="002C5464">
                      <w:rPr>
                        <w:rFonts w:asciiTheme="minorBidi" w:hAnsiTheme="minorBidi" w:cs="Arial" w:hint="cs"/>
                        <w:sz w:val="24"/>
                        <w:szCs w:val="24"/>
                        <w:shd w:val="clear" w:color="auto" w:fill="FFFFFF"/>
                        <w:rtl/>
                        <w:rPrChange w:id="90" w:author="מנהל" w:date="2015-10-20T08:56:00Z">
                          <w:rPr>
                            <w:rFonts w:asciiTheme="minorBidi" w:hAnsiTheme="minorBidi" w:cs="Arial" w:hint="cs"/>
                            <w:sz w:val="24"/>
                            <w:szCs w:val="24"/>
                            <w:shd w:val="clear" w:color="auto" w:fill="FFFFFF"/>
                            <w:rtl/>
                          </w:rPr>
                        </w:rPrChange>
                      </w:rPr>
                      <w:t>כדבריו</w:t>
                    </w:r>
                    <w:r w:rsidR="002C5464" w:rsidRPr="002C5464">
                      <w:rPr>
                        <w:rFonts w:asciiTheme="minorBidi" w:hAnsiTheme="minorBidi" w:cs="Arial"/>
                        <w:sz w:val="24"/>
                        <w:szCs w:val="24"/>
                        <w:shd w:val="clear" w:color="auto" w:fill="FFFFFF"/>
                        <w:rtl/>
                        <w:rPrChange w:id="91" w:author="מנהל" w:date="2015-10-20T08:56:00Z">
                          <w:rPr>
                            <w:rFonts w:asciiTheme="minorBidi" w:hAnsiTheme="minorBidi" w:cs="Arial"/>
                            <w:sz w:val="24"/>
                            <w:szCs w:val="24"/>
                            <w:shd w:val="clear" w:color="auto" w:fill="FFFFFF"/>
                            <w:rtl/>
                          </w:rPr>
                        </w:rPrChange>
                      </w:rPr>
                      <w:t xml:space="preserve">) </w:t>
                    </w:r>
                    <w:r w:rsidR="002C5464" w:rsidRPr="002C5464">
                      <w:rPr>
                        <w:rFonts w:asciiTheme="minorBidi" w:hAnsiTheme="minorBidi" w:cs="Arial" w:hint="cs"/>
                        <w:sz w:val="24"/>
                        <w:szCs w:val="24"/>
                        <w:shd w:val="clear" w:color="auto" w:fill="FFFFFF"/>
                        <w:rtl/>
                        <w:rPrChange w:id="92" w:author="מנהל" w:date="2015-10-20T08:56:00Z">
                          <w:rPr>
                            <w:rFonts w:asciiTheme="minorBidi" w:hAnsiTheme="minorBidi" w:cs="Arial" w:hint="cs"/>
                            <w:sz w:val="24"/>
                            <w:szCs w:val="24"/>
                            <w:shd w:val="clear" w:color="auto" w:fill="FFFFFF"/>
                            <w:rtl/>
                          </w:rPr>
                        </w:rPrChange>
                      </w:rPr>
                      <w:t>לאביו</w:t>
                    </w:r>
                    <w:r w:rsidR="002C5464" w:rsidRPr="002C5464">
                      <w:rPr>
                        <w:rFonts w:asciiTheme="minorBidi" w:hAnsiTheme="minorBidi" w:cs="Arial"/>
                        <w:sz w:val="24"/>
                        <w:szCs w:val="24"/>
                        <w:shd w:val="clear" w:color="auto" w:fill="FFFFFF"/>
                        <w:rtl/>
                        <w:rPrChange w:id="93" w:author="מנהל" w:date="2015-10-20T08:56:00Z">
                          <w:rPr>
                            <w:rFonts w:asciiTheme="minorBidi" w:hAnsiTheme="minorBidi" w:cs="Arial"/>
                            <w:sz w:val="24"/>
                            <w:szCs w:val="24"/>
                            <w:shd w:val="clear" w:color="auto" w:fill="FFFFFF"/>
                            <w:rtl/>
                          </w:rPr>
                        </w:rPrChange>
                      </w:rPr>
                      <w:t xml:space="preserve"> </w:t>
                    </w:r>
                    <w:r w:rsidR="002C5464" w:rsidRPr="002C5464">
                      <w:rPr>
                        <w:rFonts w:asciiTheme="minorBidi" w:hAnsiTheme="minorBidi" w:cs="Arial" w:hint="cs"/>
                        <w:sz w:val="24"/>
                        <w:szCs w:val="24"/>
                        <w:shd w:val="clear" w:color="auto" w:fill="FFFFFF"/>
                        <w:rtl/>
                        <w:rPrChange w:id="94" w:author="מנהל" w:date="2015-10-20T08:56:00Z">
                          <w:rPr>
                            <w:rFonts w:asciiTheme="minorBidi" w:hAnsiTheme="minorBidi" w:cs="Arial" w:hint="cs"/>
                            <w:sz w:val="24"/>
                            <w:szCs w:val="24"/>
                            <w:shd w:val="clear" w:color="auto" w:fill="FFFFFF"/>
                            <w:rtl/>
                          </w:rPr>
                        </w:rPrChange>
                      </w:rPr>
                      <w:t>שעומד</w:t>
                    </w:r>
                    <w:r w:rsidR="002C5464" w:rsidRPr="002C5464">
                      <w:rPr>
                        <w:rFonts w:asciiTheme="minorBidi" w:hAnsiTheme="minorBidi" w:cs="Arial"/>
                        <w:sz w:val="24"/>
                        <w:szCs w:val="24"/>
                        <w:shd w:val="clear" w:color="auto" w:fill="FFFFFF"/>
                        <w:rtl/>
                        <w:rPrChange w:id="95" w:author="מנהל" w:date="2015-10-20T08:56:00Z">
                          <w:rPr>
                            <w:rFonts w:asciiTheme="minorBidi" w:hAnsiTheme="minorBidi" w:cs="Arial"/>
                            <w:sz w:val="24"/>
                            <w:szCs w:val="24"/>
                            <w:shd w:val="clear" w:color="auto" w:fill="FFFFFF"/>
                            <w:rtl/>
                          </w:rPr>
                        </w:rPrChange>
                      </w:rPr>
                      <w:t xml:space="preserve"> </w:t>
                    </w:r>
                    <w:r w:rsidR="002C5464" w:rsidRPr="002C5464">
                      <w:rPr>
                        <w:rFonts w:asciiTheme="minorBidi" w:hAnsiTheme="minorBidi" w:cs="Arial" w:hint="cs"/>
                        <w:sz w:val="24"/>
                        <w:szCs w:val="24"/>
                        <w:shd w:val="clear" w:color="auto" w:fill="FFFFFF"/>
                        <w:rtl/>
                        <w:rPrChange w:id="96" w:author="מנהל" w:date="2015-10-20T08:56:00Z">
                          <w:rPr>
                            <w:rFonts w:asciiTheme="minorBidi" w:hAnsiTheme="minorBidi" w:cs="Arial" w:hint="cs"/>
                            <w:sz w:val="24"/>
                            <w:szCs w:val="24"/>
                            <w:shd w:val="clear" w:color="auto" w:fill="FFFFFF"/>
                            <w:rtl/>
                          </w:rPr>
                        </w:rPrChange>
                      </w:rPr>
                      <w:t>ושר</w:t>
                    </w:r>
                    <w:r w:rsidR="002C5464" w:rsidRPr="002C5464">
                      <w:rPr>
                        <w:rFonts w:asciiTheme="minorBidi" w:hAnsiTheme="minorBidi" w:cs="Arial"/>
                        <w:sz w:val="24"/>
                        <w:szCs w:val="24"/>
                        <w:shd w:val="clear" w:color="auto" w:fill="FFFFFF"/>
                        <w:rtl/>
                        <w:rPrChange w:id="97" w:author="מנהל" w:date="2015-10-20T08:56:00Z">
                          <w:rPr>
                            <w:rFonts w:asciiTheme="minorBidi" w:hAnsiTheme="minorBidi" w:cs="Arial"/>
                            <w:sz w:val="24"/>
                            <w:szCs w:val="24"/>
                            <w:shd w:val="clear" w:color="auto" w:fill="FFFFFF"/>
                            <w:rtl/>
                          </w:rPr>
                        </w:rPrChange>
                      </w:rPr>
                      <w:t xml:space="preserve"> </w:t>
                    </w:r>
                    <w:r w:rsidR="002C5464" w:rsidRPr="002C5464">
                      <w:rPr>
                        <w:rFonts w:asciiTheme="minorBidi" w:hAnsiTheme="minorBidi" w:cs="Arial" w:hint="cs"/>
                        <w:sz w:val="24"/>
                        <w:szCs w:val="24"/>
                        <w:shd w:val="clear" w:color="auto" w:fill="FFFFFF"/>
                        <w:rtl/>
                        <w:rPrChange w:id="98" w:author="מנהל" w:date="2015-10-20T08:56:00Z">
                          <w:rPr>
                            <w:rFonts w:asciiTheme="minorBidi" w:hAnsiTheme="minorBidi" w:cs="Arial" w:hint="cs"/>
                            <w:sz w:val="24"/>
                            <w:szCs w:val="24"/>
                            <w:shd w:val="clear" w:color="auto" w:fill="FFFFFF"/>
                            <w:rtl/>
                          </w:rPr>
                        </w:rPrChange>
                      </w:rPr>
                      <w:t>לפני</w:t>
                    </w:r>
                    <w:r w:rsidR="002C5464" w:rsidRPr="002C5464">
                      <w:rPr>
                        <w:rFonts w:asciiTheme="minorBidi" w:hAnsiTheme="minorBidi" w:cs="Arial"/>
                        <w:sz w:val="24"/>
                        <w:szCs w:val="24"/>
                        <w:shd w:val="clear" w:color="auto" w:fill="FFFFFF"/>
                        <w:rtl/>
                        <w:rPrChange w:id="99" w:author="מנהל" w:date="2015-10-20T08:56:00Z">
                          <w:rPr>
                            <w:rFonts w:asciiTheme="minorBidi" w:hAnsiTheme="minorBidi" w:cs="Arial"/>
                            <w:sz w:val="24"/>
                            <w:szCs w:val="24"/>
                            <w:shd w:val="clear" w:color="auto" w:fill="FFFFFF"/>
                            <w:rtl/>
                          </w:rPr>
                        </w:rPrChange>
                      </w:rPr>
                      <w:t xml:space="preserve"> </w:t>
                    </w:r>
                    <w:r w:rsidR="002C5464" w:rsidRPr="002C5464">
                      <w:rPr>
                        <w:rFonts w:asciiTheme="minorBidi" w:hAnsiTheme="minorBidi" w:cs="Arial" w:hint="cs"/>
                        <w:sz w:val="24"/>
                        <w:szCs w:val="24"/>
                        <w:shd w:val="clear" w:color="auto" w:fill="FFFFFF"/>
                        <w:rtl/>
                        <w:rPrChange w:id="100" w:author="מנהל" w:date="2015-10-20T08:56:00Z">
                          <w:rPr>
                            <w:rFonts w:asciiTheme="minorBidi" w:hAnsiTheme="minorBidi" w:cs="Arial" w:hint="cs"/>
                            <w:sz w:val="24"/>
                            <w:szCs w:val="24"/>
                            <w:shd w:val="clear" w:color="auto" w:fill="FFFFFF"/>
                            <w:rtl/>
                          </w:rPr>
                        </w:rPrChange>
                      </w:rPr>
                      <w:t>התיבה</w:t>
                    </w:r>
                    <w:r w:rsidR="002C5464" w:rsidRPr="002C5464">
                      <w:rPr>
                        <w:rFonts w:asciiTheme="minorBidi" w:hAnsiTheme="minorBidi" w:cs="Arial"/>
                        <w:sz w:val="24"/>
                        <w:szCs w:val="24"/>
                        <w:shd w:val="clear" w:color="auto" w:fill="FFFFFF"/>
                        <w:rtl/>
                        <w:rPrChange w:id="101" w:author="מנהל" w:date="2015-10-20T08:56:00Z">
                          <w:rPr>
                            <w:rFonts w:asciiTheme="minorBidi" w:hAnsiTheme="minorBidi" w:cs="Arial"/>
                            <w:sz w:val="24"/>
                            <w:szCs w:val="24"/>
                            <w:shd w:val="clear" w:color="auto" w:fill="FFFFFF"/>
                            <w:rtl/>
                          </w:rPr>
                        </w:rPrChange>
                      </w:rPr>
                      <w:t xml:space="preserve">. </w:t>
                    </w:r>
                    <w:r w:rsidR="002C5464" w:rsidRPr="002C5464">
                      <w:rPr>
                        <w:rFonts w:asciiTheme="minorBidi" w:hAnsiTheme="minorBidi" w:cs="Arial" w:hint="cs"/>
                        <w:sz w:val="24"/>
                        <w:szCs w:val="24"/>
                        <w:shd w:val="clear" w:color="auto" w:fill="FFFFFF"/>
                        <w:rtl/>
                        <w:rPrChange w:id="102" w:author="מנהל" w:date="2015-10-20T08:56:00Z">
                          <w:rPr>
                            <w:rFonts w:asciiTheme="minorBidi" w:hAnsiTheme="minorBidi" w:cs="Arial" w:hint="cs"/>
                            <w:sz w:val="24"/>
                            <w:szCs w:val="24"/>
                            <w:shd w:val="clear" w:color="auto" w:fill="FFFFFF"/>
                            <w:rtl/>
                          </w:rPr>
                        </w:rPrChange>
                      </w:rPr>
                      <w:t>בבית</w:t>
                    </w:r>
                    <w:r w:rsidR="002C5464" w:rsidRPr="002C5464">
                      <w:rPr>
                        <w:rFonts w:asciiTheme="minorBidi" w:hAnsiTheme="minorBidi" w:cs="Arial"/>
                        <w:sz w:val="24"/>
                        <w:szCs w:val="24"/>
                        <w:shd w:val="clear" w:color="auto" w:fill="FFFFFF"/>
                        <w:rtl/>
                        <w:rPrChange w:id="103" w:author="מנהל" w:date="2015-10-20T08:56:00Z">
                          <w:rPr>
                            <w:rFonts w:asciiTheme="minorBidi" w:hAnsiTheme="minorBidi" w:cs="Arial"/>
                            <w:sz w:val="24"/>
                            <w:szCs w:val="24"/>
                            <w:shd w:val="clear" w:color="auto" w:fill="FFFFFF"/>
                            <w:rtl/>
                          </w:rPr>
                        </w:rPrChange>
                      </w:rPr>
                      <w:t xml:space="preserve"> </w:t>
                    </w:r>
                    <w:r w:rsidR="002C5464" w:rsidRPr="002C5464">
                      <w:rPr>
                        <w:rFonts w:asciiTheme="minorBidi" w:hAnsiTheme="minorBidi" w:cs="Arial" w:hint="cs"/>
                        <w:sz w:val="24"/>
                        <w:szCs w:val="24"/>
                        <w:shd w:val="clear" w:color="auto" w:fill="FFFFFF"/>
                        <w:rtl/>
                        <w:rPrChange w:id="104" w:author="מנהל" w:date="2015-10-20T08:56:00Z">
                          <w:rPr>
                            <w:rFonts w:asciiTheme="minorBidi" w:hAnsiTheme="minorBidi" w:cs="Arial" w:hint="cs"/>
                            <w:sz w:val="24"/>
                            <w:szCs w:val="24"/>
                            <w:shd w:val="clear" w:color="auto" w:fill="FFFFFF"/>
                            <w:rtl/>
                          </w:rPr>
                        </w:rPrChange>
                      </w:rPr>
                      <w:t>הרדיו</w:t>
                    </w:r>
                    <w:r w:rsidR="002C5464" w:rsidRPr="002C5464">
                      <w:rPr>
                        <w:rFonts w:asciiTheme="minorBidi" w:hAnsiTheme="minorBidi" w:cs="Arial"/>
                        <w:sz w:val="24"/>
                        <w:szCs w:val="24"/>
                        <w:shd w:val="clear" w:color="auto" w:fill="FFFFFF"/>
                        <w:rtl/>
                        <w:rPrChange w:id="105" w:author="מנהל" w:date="2015-10-20T08:56:00Z">
                          <w:rPr>
                            <w:rFonts w:asciiTheme="minorBidi" w:hAnsiTheme="minorBidi" w:cs="Arial"/>
                            <w:sz w:val="24"/>
                            <w:szCs w:val="24"/>
                            <w:shd w:val="clear" w:color="auto" w:fill="FFFFFF"/>
                            <w:rtl/>
                          </w:rPr>
                        </w:rPrChange>
                      </w:rPr>
                      <w:t xml:space="preserve"> </w:t>
                    </w:r>
                    <w:r w:rsidR="002C5464" w:rsidRPr="002C5464">
                      <w:rPr>
                        <w:rFonts w:asciiTheme="minorBidi" w:hAnsiTheme="minorBidi" w:cs="Arial" w:hint="cs"/>
                        <w:sz w:val="24"/>
                        <w:szCs w:val="24"/>
                        <w:shd w:val="clear" w:color="auto" w:fill="FFFFFF"/>
                        <w:rtl/>
                        <w:rPrChange w:id="106" w:author="מנהל" w:date="2015-10-20T08:56:00Z">
                          <w:rPr>
                            <w:rFonts w:asciiTheme="minorBidi" w:hAnsiTheme="minorBidi" w:cs="Arial" w:hint="cs"/>
                            <w:sz w:val="24"/>
                            <w:szCs w:val="24"/>
                            <w:shd w:val="clear" w:color="auto" w:fill="FFFFFF"/>
                            <w:rtl/>
                          </w:rPr>
                        </w:rPrChange>
                      </w:rPr>
                      <w:t>תמיד</w:t>
                    </w:r>
                    <w:r w:rsidR="002C5464" w:rsidRPr="002C5464">
                      <w:rPr>
                        <w:rFonts w:asciiTheme="minorBidi" w:hAnsiTheme="minorBidi" w:cs="Arial"/>
                        <w:sz w:val="24"/>
                        <w:szCs w:val="24"/>
                        <w:shd w:val="clear" w:color="auto" w:fill="FFFFFF"/>
                        <w:rtl/>
                        <w:rPrChange w:id="107" w:author="מנהל" w:date="2015-10-20T08:56:00Z">
                          <w:rPr>
                            <w:rFonts w:asciiTheme="minorBidi" w:hAnsiTheme="minorBidi" w:cs="Arial"/>
                            <w:sz w:val="24"/>
                            <w:szCs w:val="24"/>
                            <w:shd w:val="clear" w:color="auto" w:fill="FFFFFF"/>
                            <w:rtl/>
                          </w:rPr>
                        </w:rPrChange>
                      </w:rPr>
                      <w:t xml:space="preserve"> </w:t>
                    </w:r>
                    <w:r w:rsidR="002C5464" w:rsidRPr="002C5464">
                      <w:rPr>
                        <w:rFonts w:asciiTheme="minorBidi" w:hAnsiTheme="minorBidi" w:cs="Arial" w:hint="cs"/>
                        <w:sz w:val="24"/>
                        <w:szCs w:val="24"/>
                        <w:shd w:val="clear" w:color="auto" w:fill="FFFFFF"/>
                        <w:rtl/>
                        <w:rPrChange w:id="108" w:author="מנהל" w:date="2015-10-20T08:56:00Z">
                          <w:rPr>
                            <w:rFonts w:asciiTheme="minorBidi" w:hAnsiTheme="minorBidi" w:cs="Arial" w:hint="cs"/>
                            <w:sz w:val="24"/>
                            <w:szCs w:val="24"/>
                            <w:shd w:val="clear" w:color="auto" w:fill="FFFFFF"/>
                            <w:rtl/>
                          </w:rPr>
                        </w:rPrChange>
                      </w:rPr>
                      <w:t>היה</w:t>
                    </w:r>
                    <w:r w:rsidR="002C5464" w:rsidRPr="002C5464">
                      <w:rPr>
                        <w:rFonts w:asciiTheme="minorBidi" w:hAnsiTheme="minorBidi" w:cs="Arial"/>
                        <w:sz w:val="24"/>
                        <w:szCs w:val="24"/>
                        <w:shd w:val="clear" w:color="auto" w:fill="FFFFFF"/>
                        <w:rtl/>
                        <w:rPrChange w:id="109" w:author="מנהל" w:date="2015-10-20T08:56:00Z">
                          <w:rPr>
                            <w:rFonts w:asciiTheme="minorBidi" w:hAnsiTheme="minorBidi" w:cs="Arial"/>
                            <w:sz w:val="24"/>
                            <w:szCs w:val="24"/>
                            <w:shd w:val="clear" w:color="auto" w:fill="FFFFFF"/>
                            <w:rtl/>
                          </w:rPr>
                        </w:rPrChange>
                      </w:rPr>
                      <w:t xml:space="preserve"> </w:t>
                    </w:r>
                    <w:r w:rsidR="002C5464" w:rsidRPr="002C5464">
                      <w:rPr>
                        <w:rFonts w:asciiTheme="minorBidi" w:hAnsiTheme="minorBidi" w:cs="Arial" w:hint="cs"/>
                        <w:sz w:val="24"/>
                        <w:szCs w:val="24"/>
                        <w:shd w:val="clear" w:color="auto" w:fill="FFFFFF"/>
                        <w:rtl/>
                        <w:rPrChange w:id="110" w:author="מנהל" w:date="2015-10-20T08:56:00Z">
                          <w:rPr>
                            <w:rFonts w:asciiTheme="minorBidi" w:hAnsiTheme="minorBidi" w:cs="Arial" w:hint="cs"/>
                            <w:sz w:val="24"/>
                            <w:szCs w:val="24"/>
                            <w:shd w:val="clear" w:color="auto" w:fill="FFFFFF"/>
                            <w:rtl/>
                          </w:rPr>
                        </w:rPrChange>
                      </w:rPr>
                      <w:t>פתוח</w:t>
                    </w:r>
                    <w:r w:rsidR="002C5464" w:rsidRPr="002C5464">
                      <w:rPr>
                        <w:rFonts w:asciiTheme="minorBidi" w:hAnsiTheme="minorBidi" w:cs="Arial"/>
                        <w:sz w:val="24"/>
                        <w:szCs w:val="24"/>
                        <w:shd w:val="clear" w:color="auto" w:fill="FFFFFF"/>
                        <w:rtl/>
                        <w:rPrChange w:id="111" w:author="מנהל" w:date="2015-10-20T08:56:00Z">
                          <w:rPr>
                            <w:rFonts w:asciiTheme="minorBidi" w:hAnsiTheme="minorBidi" w:cs="Arial"/>
                            <w:sz w:val="24"/>
                            <w:szCs w:val="24"/>
                            <w:shd w:val="clear" w:color="auto" w:fill="FFFFFF"/>
                            <w:rtl/>
                          </w:rPr>
                        </w:rPrChange>
                      </w:rPr>
                      <w:t xml:space="preserve"> - </w:t>
                    </w:r>
                    <w:r w:rsidR="002C5464" w:rsidRPr="002C5464">
                      <w:rPr>
                        <w:rFonts w:asciiTheme="minorBidi" w:hAnsiTheme="minorBidi" w:cs="Arial" w:hint="cs"/>
                        <w:sz w:val="24"/>
                        <w:szCs w:val="24"/>
                        <w:shd w:val="clear" w:color="auto" w:fill="FFFFFF"/>
                        <w:rtl/>
                        <w:rPrChange w:id="112" w:author="מנהל" w:date="2015-10-20T08:56:00Z">
                          <w:rPr>
                            <w:rFonts w:asciiTheme="minorBidi" w:hAnsiTheme="minorBidi" w:cs="Arial" w:hint="cs"/>
                            <w:sz w:val="24"/>
                            <w:szCs w:val="24"/>
                            <w:shd w:val="clear" w:color="auto" w:fill="FFFFFF"/>
                            <w:rtl/>
                          </w:rPr>
                        </w:rPrChange>
                      </w:rPr>
                      <w:t>והיה</w:t>
                    </w:r>
                    <w:r w:rsidR="002C5464" w:rsidRPr="002C5464">
                      <w:rPr>
                        <w:rFonts w:asciiTheme="minorBidi" w:hAnsiTheme="minorBidi" w:cs="Arial"/>
                        <w:sz w:val="24"/>
                        <w:szCs w:val="24"/>
                        <w:shd w:val="clear" w:color="auto" w:fill="FFFFFF"/>
                        <w:rtl/>
                        <w:rPrChange w:id="113" w:author="מנהל" w:date="2015-10-20T08:56:00Z">
                          <w:rPr>
                            <w:rFonts w:asciiTheme="minorBidi" w:hAnsiTheme="minorBidi" w:cs="Arial"/>
                            <w:sz w:val="24"/>
                            <w:szCs w:val="24"/>
                            <w:shd w:val="clear" w:color="auto" w:fill="FFFFFF"/>
                            <w:rtl/>
                          </w:rPr>
                        </w:rPrChange>
                      </w:rPr>
                      <w:t xml:space="preserve"> </w:t>
                    </w:r>
                    <w:r w:rsidR="002C5464" w:rsidRPr="002C5464">
                      <w:rPr>
                        <w:rFonts w:asciiTheme="minorBidi" w:hAnsiTheme="minorBidi" w:cs="Arial" w:hint="cs"/>
                        <w:sz w:val="24"/>
                        <w:szCs w:val="24"/>
                        <w:shd w:val="clear" w:color="auto" w:fill="FFFFFF"/>
                        <w:rtl/>
                        <w:rPrChange w:id="114" w:author="מנהל" w:date="2015-10-20T08:56:00Z">
                          <w:rPr>
                            <w:rFonts w:asciiTheme="minorBidi" w:hAnsiTheme="minorBidi" w:cs="Arial" w:hint="cs"/>
                            <w:sz w:val="24"/>
                            <w:szCs w:val="24"/>
                            <w:shd w:val="clear" w:color="auto" w:fill="FFFFFF"/>
                            <w:rtl/>
                          </w:rPr>
                        </w:rPrChange>
                      </w:rPr>
                      <w:t>קונצנזוס</w:t>
                    </w:r>
                    <w:r w:rsidR="002C5464" w:rsidRPr="002C5464">
                      <w:rPr>
                        <w:rFonts w:asciiTheme="minorBidi" w:hAnsiTheme="minorBidi" w:cs="Arial"/>
                        <w:sz w:val="24"/>
                        <w:szCs w:val="24"/>
                        <w:shd w:val="clear" w:color="auto" w:fill="FFFFFF"/>
                        <w:rtl/>
                        <w:rPrChange w:id="115" w:author="מנהל" w:date="2015-10-20T08:56:00Z">
                          <w:rPr>
                            <w:rFonts w:asciiTheme="minorBidi" w:hAnsiTheme="minorBidi" w:cs="Arial"/>
                            <w:sz w:val="24"/>
                            <w:szCs w:val="24"/>
                            <w:shd w:val="clear" w:color="auto" w:fill="FFFFFF"/>
                            <w:rtl/>
                          </w:rPr>
                        </w:rPrChange>
                      </w:rPr>
                      <w:t xml:space="preserve"> </w:t>
                    </w:r>
                    <w:r w:rsidR="002C5464" w:rsidRPr="002C5464">
                      <w:rPr>
                        <w:rFonts w:asciiTheme="minorBidi" w:hAnsiTheme="minorBidi" w:cs="Arial" w:hint="cs"/>
                        <w:sz w:val="24"/>
                        <w:szCs w:val="24"/>
                        <w:shd w:val="clear" w:color="auto" w:fill="FFFFFF"/>
                        <w:rtl/>
                        <w:rPrChange w:id="116" w:author="מנהל" w:date="2015-10-20T08:56:00Z">
                          <w:rPr>
                            <w:rFonts w:asciiTheme="minorBidi" w:hAnsiTheme="minorBidi" w:cs="Arial" w:hint="cs"/>
                            <w:sz w:val="24"/>
                            <w:szCs w:val="24"/>
                            <w:shd w:val="clear" w:color="auto" w:fill="FFFFFF"/>
                            <w:rtl/>
                          </w:rPr>
                        </w:rPrChange>
                      </w:rPr>
                      <w:t>משפחתי</w:t>
                    </w:r>
                    <w:r w:rsidR="002C5464" w:rsidRPr="002C5464">
                      <w:rPr>
                        <w:rFonts w:asciiTheme="minorBidi" w:hAnsiTheme="minorBidi" w:cs="Arial"/>
                        <w:sz w:val="24"/>
                        <w:szCs w:val="24"/>
                        <w:shd w:val="clear" w:color="auto" w:fill="FFFFFF"/>
                        <w:rtl/>
                        <w:rPrChange w:id="117" w:author="מנהל" w:date="2015-10-20T08:56:00Z">
                          <w:rPr>
                            <w:rFonts w:asciiTheme="minorBidi" w:hAnsiTheme="minorBidi" w:cs="Arial"/>
                            <w:sz w:val="24"/>
                            <w:szCs w:val="24"/>
                            <w:shd w:val="clear" w:color="auto" w:fill="FFFFFF"/>
                            <w:rtl/>
                          </w:rPr>
                        </w:rPrChange>
                      </w:rPr>
                      <w:t xml:space="preserve"> </w:t>
                    </w:r>
                    <w:r w:rsidR="002C5464" w:rsidRPr="002C5464">
                      <w:rPr>
                        <w:rFonts w:asciiTheme="minorBidi" w:hAnsiTheme="minorBidi" w:cs="Arial" w:hint="cs"/>
                        <w:sz w:val="24"/>
                        <w:szCs w:val="24"/>
                        <w:shd w:val="clear" w:color="auto" w:fill="FFFFFF"/>
                        <w:rtl/>
                        <w:rPrChange w:id="118" w:author="מנהל" w:date="2015-10-20T08:56:00Z">
                          <w:rPr>
                            <w:rFonts w:asciiTheme="minorBidi" w:hAnsiTheme="minorBidi" w:cs="Arial" w:hint="cs"/>
                            <w:sz w:val="24"/>
                            <w:szCs w:val="24"/>
                            <w:shd w:val="clear" w:color="auto" w:fill="FFFFFF"/>
                            <w:rtl/>
                          </w:rPr>
                        </w:rPrChange>
                      </w:rPr>
                      <w:t>סביב</w:t>
                    </w:r>
                    <w:r w:rsidR="002C5464" w:rsidRPr="002C5464">
                      <w:rPr>
                        <w:rFonts w:asciiTheme="minorBidi" w:hAnsiTheme="minorBidi" w:cs="Arial"/>
                        <w:sz w:val="24"/>
                        <w:szCs w:val="24"/>
                        <w:shd w:val="clear" w:color="auto" w:fill="FFFFFF"/>
                        <w:rtl/>
                        <w:rPrChange w:id="119" w:author="מנהל" w:date="2015-10-20T08:56:00Z">
                          <w:rPr>
                            <w:rFonts w:asciiTheme="minorBidi" w:hAnsiTheme="minorBidi" w:cs="Arial"/>
                            <w:sz w:val="24"/>
                            <w:szCs w:val="24"/>
                            <w:shd w:val="clear" w:color="auto" w:fill="FFFFFF"/>
                            <w:rtl/>
                          </w:rPr>
                        </w:rPrChange>
                      </w:rPr>
                      <w:t xml:space="preserve"> </w:t>
                    </w:r>
                    <w:r w:rsidR="002C5464" w:rsidRPr="002C5464">
                      <w:rPr>
                        <w:rFonts w:asciiTheme="minorBidi" w:hAnsiTheme="minorBidi" w:cs="Arial" w:hint="cs"/>
                        <w:sz w:val="24"/>
                        <w:szCs w:val="24"/>
                        <w:shd w:val="clear" w:color="auto" w:fill="FFFFFF"/>
                        <w:rtl/>
                        <w:rPrChange w:id="120" w:author="מנהל" w:date="2015-10-20T08:56:00Z">
                          <w:rPr>
                            <w:rFonts w:asciiTheme="minorBidi" w:hAnsiTheme="minorBidi" w:cs="Arial" w:hint="cs"/>
                            <w:sz w:val="24"/>
                            <w:szCs w:val="24"/>
                            <w:shd w:val="clear" w:color="auto" w:fill="FFFFFF"/>
                            <w:rtl/>
                          </w:rPr>
                        </w:rPrChange>
                      </w:rPr>
                      <w:t>להקת</w:t>
                    </w:r>
                    <w:r w:rsidR="002C5464" w:rsidRPr="002C5464">
                      <w:rPr>
                        <w:rFonts w:asciiTheme="minorBidi" w:hAnsiTheme="minorBidi" w:cs="Arial"/>
                        <w:sz w:val="24"/>
                        <w:szCs w:val="24"/>
                        <w:shd w:val="clear" w:color="auto" w:fill="FFFFFF"/>
                        <w:rtl/>
                        <w:rPrChange w:id="121" w:author="מנהל" w:date="2015-10-20T08:56:00Z">
                          <w:rPr>
                            <w:rFonts w:asciiTheme="minorBidi" w:hAnsiTheme="minorBidi" w:cs="Arial"/>
                            <w:sz w:val="24"/>
                            <w:szCs w:val="24"/>
                            <w:shd w:val="clear" w:color="auto" w:fill="FFFFFF"/>
                            <w:rtl/>
                          </w:rPr>
                        </w:rPrChange>
                      </w:rPr>
                      <w:t xml:space="preserve"> </w:t>
                    </w:r>
                    <w:r w:rsidR="002C5464" w:rsidRPr="002C5464">
                      <w:rPr>
                        <w:rFonts w:asciiTheme="minorBidi" w:hAnsiTheme="minorBidi" w:cs="Arial" w:hint="cs"/>
                        <w:sz w:val="24"/>
                        <w:szCs w:val="24"/>
                        <w:shd w:val="clear" w:color="auto" w:fill="FFFFFF"/>
                        <w:rtl/>
                        <w:rPrChange w:id="122" w:author="מנהל" w:date="2015-10-20T08:56:00Z">
                          <w:rPr>
                            <w:rFonts w:asciiTheme="minorBidi" w:hAnsiTheme="minorBidi" w:cs="Arial" w:hint="cs"/>
                            <w:sz w:val="24"/>
                            <w:szCs w:val="24"/>
                            <w:shd w:val="clear" w:color="auto" w:fill="FFFFFF"/>
                            <w:rtl/>
                          </w:rPr>
                        </w:rPrChange>
                      </w:rPr>
                      <w:t>התרנגולים</w:t>
                    </w:r>
                    <w:r w:rsidR="002C5464" w:rsidRPr="002C5464">
                      <w:rPr>
                        <w:rFonts w:asciiTheme="minorBidi" w:hAnsiTheme="minorBidi" w:cs="Arial"/>
                        <w:sz w:val="24"/>
                        <w:szCs w:val="24"/>
                        <w:shd w:val="clear" w:color="auto" w:fill="FFFFFF"/>
                        <w:rtl/>
                        <w:rPrChange w:id="123" w:author="מנהל" w:date="2015-10-20T08:56:00Z">
                          <w:rPr>
                            <w:rFonts w:asciiTheme="minorBidi" w:hAnsiTheme="minorBidi" w:cs="Arial"/>
                            <w:sz w:val="24"/>
                            <w:szCs w:val="24"/>
                            <w:shd w:val="clear" w:color="auto" w:fill="FFFFFF"/>
                            <w:rtl/>
                          </w:rPr>
                        </w:rPrChange>
                      </w:rPr>
                      <w:t xml:space="preserve"> </w:t>
                    </w:r>
                    <w:r w:rsidR="002C5464" w:rsidRPr="002C5464">
                      <w:rPr>
                        <w:rFonts w:asciiTheme="minorBidi" w:hAnsiTheme="minorBidi" w:cs="Arial" w:hint="cs"/>
                        <w:sz w:val="24"/>
                        <w:szCs w:val="24"/>
                        <w:shd w:val="clear" w:color="auto" w:fill="FFFFFF"/>
                        <w:rtl/>
                        <w:rPrChange w:id="124" w:author="מנהל" w:date="2015-10-20T08:56:00Z">
                          <w:rPr>
                            <w:rFonts w:asciiTheme="minorBidi" w:hAnsiTheme="minorBidi" w:cs="Arial" w:hint="cs"/>
                            <w:sz w:val="24"/>
                            <w:szCs w:val="24"/>
                            <w:shd w:val="clear" w:color="auto" w:fill="FFFFFF"/>
                            <w:rtl/>
                          </w:rPr>
                        </w:rPrChange>
                      </w:rPr>
                      <w:t>ושלישיית</w:t>
                    </w:r>
                    <w:r w:rsidR="002C5464" w:rsidRPr="002C5464">
                      <w:rPr>
                        <w:rFonts w:asciiTheme="minorBidi" w:hAnsiTheme="minorBidi" w:cs="Arial"/>
                        <w:sz w:val="24"/>
                        <w:szCs w:val="24"/>
                        <w:shd w:val="clear" w:color="auto" w:fill="FFFFFF"/>
                        <w:rtl/>
                        <w:rPrChange w:id="125" w:author="מנהל" w:date="2015-10-20T08:56:00Z">
                          <w:rPr>
                            <w:rFonts w:asciiTheme="minorBidi" w:hAnsiTheme="minorBidi" w:cs="Arial"/>
                            <w:sz w:val="24"/>
                            <w:szCs w:val="24"/>
                            <w:shd w:val="clear" w:color="auto" w:fill="FFFFFF"/>
                            <w:rtl/>
                          </w:rPr>
                        </w:rPrChange>
                      </w:rPr>
                      <w:t xml:space="preserve"> </w:t>
                    </w:r>
                    <w:r w:rsidR="002C5464" w:rsidRPr="002C5464">
                      <w:rPr>
                        <w:rFonts w:asciiTheme="minorBidi" w:hAnsiTheme="minorBidi" w:cs="Arial" w:hint="cs"/>
                        <w:sz w:val="24"/>
                        <w:szCs w:val="24"/>
                        <w:shd w:val="clear" w:color="auto" w:fill="FFFFFF"/>
                        <w:rtl/>
                        <w:rPrChange w:id="126" w:author="מנהל" w:date="2015-10-20T08:56:00Z">
                          <w:rPr>
                            <w:rFonts w:asciiTheme="minorBidi" w:hAnsiTheme="minorBidi" w:cs="Arial" w:hint="cs"/>
                            <w:sz w:val="24"/>
                            <w:szCs w:val="24"/>
                            <w:shd w:val="clear" w:color="auto" w:fill="FFFFFF"/>
                            <w:rtl/>
                          </w:rPr>
                        </w:rPrChange>
                      </w:rPr>
                      <w:t>גשר</w:t>
                    </w:r>
                    <w:r w:rsidR="002C5464" w:rsidRPr="002C5464">
                      <w:rPr>
                        <w:rFonts w:asciiTheme="minorBidi" w:hAnsiTheme="minorBidi" w:cs="Arial"/>
                        <w:sz w:val="24"/>
                        <w:szCs w:val="24"/>
                        <w:shd w:val="clear" w:color="auto" w:fill="FFFFFF"/>
                        <w:rtl/>
                        <w:rPrChange w:id="127" w:author="מנהל" w:date="2015-10-20T08:56:00Z">
                          <w:rPr>
                            <w:rFonts w:asciiTheme="minorBidi" w:hAnsiTheme="minorBidi" w:cs="Arial"/>
                            <w:sz w:val="24"/>
                            <w:szCs w:val="24"/>
                            <w:shd w:val="clear" w:color="auto" w:fill="FFFFFF"/>
                            <w:rtl/>
                          </w:rPr>
                        </w:rPrChange>
                      </w:rPr>
                      <w:t xml:space="preserve"> </w:t>
                    </w:r>
                    <w:r w:rsidR="002C5464" w:rsidRPr="002C5464">
                      <w:rPr>
                        <w:rFonts w:asciiTheme="minorBidi" w:hAnsiTheme="minorBidi" w:cs="Arial" w:hint="cs"/>
                        <w:sz w:val="24"/>
                        <w:szCs w:val="24"/>
                        <w:shd w:val="clear" w:color="auto" w:fill="FFFFFF"/>
                        <w:rtl/>
                        <w:rPrChange w:id="128" w:author="מנהל" w:date="2015-10-20T08:56:00Z">
                          <w:rPr>
                            <w:rFonts w:asciiTheme="minorBidi" w:hAnsiTheme="minorBidi" w:cs="Arial" w:hint="cs"/>
                            <w:sz w:val="24"/>
                            <w:szCs w:val="24"/>
                            <w:shd w:val="clear" w:color="auto" w:fill="FFFFFF"/>
                            <w:rtl/>
                          </w:rPr>
                        </w:rPrChange>
                      </w:rPr>
                      <w:t>הירקון</w:t>
                    </w:r>
                    <w:r w:rsidR="002C5464" w:rsidRPr="002C5464">
                      <w:rPr>
                        <w:rFonts w:asciiTheme="minorBidi" w:hAnsiTheme="minorBidi" w:cs="Arial"/>
                        <w:sz w:val="24"/>
                        <w:szCs w:val="24"/>
                        <w:shd w:val="clear" w:color="auto" w:fill="FFFFFF"/>
                        <w:rtl/>
                        <w:rPrChange w:id="129" w:author="מנהל" w:date="2015-10-20T08:56:00Z">
                          <w:rPr>
                            <w:rFonts w:asciiTheme="minorBidi" w:hAnsiTheme="minorBidi" w:cs="Arial"/>
                            <w:sz w:val="24"/>
                            <w:szCs w:val="24"/>
                            <w:shd w:val="clear" w:color="auto" w:fill="FFFFFF"/>
                            <w:rtl/>
                          </w:rPr>
                        </w:rPrChange>
                      </w:rPr>
                      <w:t xml:space="preserve">. </w:t>
                    </w:r>
                    <w:proofErr w:type="spellStart"/>
                    <w:r w:rsidR="002C5464" w:rsidRPr="002C5464">
                      <w:rPr>
                        <w:rFonts w:asciiTheme="minorBidi" w:hAnsiTheme="minorBidi" w:cs="Arial" w:hint="cs"/>
                        <w:sz w:val="24"/>
                        <w:szCs w:val="24"/>
                        <w:shd w:val="clear" w:color="auto" w:fill="FFFFFF"/>
                        <w:rtl/>
                        <w:rPrChange w:id="130" w:author="מנהל" w:date="2015-10-20T08:56:00Z">
                          <w:rPr>
                            <w:rFonts w:asciiTheme="minorBidi" w:hAnsiTheme="minorBidi" w:cs="Arial" w:hint="cs"/>
                            <w:sz w:val="24"/>
                            <w:szCs w:val="24"/>
                            <w:shd w:val="clear" w:color="auto" w:fill="FFFFFF"/>
                            <w:rtl/>
                          </w:rPr>
                        </w:rPrChange>
                      </w:rPr>
                      <w:t>האמא</w:t>
                    </w:r>
                    <w:proofErr w:type="spellEnd"/>
                    <w:r w:rsidR="002C5464" w:rsidRPr="002C5464">
                      <w:rPr>
                        <w:rFonts w:asciiTheme="minorBidi" w:hAnsiTheme="minorBidi" w:cs="Arial"/>
                        <w:sz w:val="24"/>
                        <w:szCs w:val="24"/>
                        <w:shd w:val="clear" w:color="auto" w:fill="FFFFFF"/>
                        <w:rtl/>
                        <w:rPrChange w:id="131" w:author="מנהל" w:date="2015-10-20T08:56:00Z">
                          <w:rPr>
                            <w:rFonts w:asciiTheme="minorBidi" w:hAnsiTheme="minorBidi" w:cs="Arial"/>
                            <w:sz w:val="24"/>
                            <w:szCs w:val="24"/>
                            <w:shd w:val="clear" w:color="auto" w:fill="FFFFFF"/>
                            <w:rtl/>
                          </w:rPr>
                        </w:rPrChange>
                      </w:rPr>
                      <w:t xml:space="preserve">, </w:t>
                    </w:r>
                    <w:r w:rsidR="002C5464" w:rsidRPr="002C5464">
                      <w:rPr>
                        <w:rFonts w:asciiTheme="minorBidi" w:hAnsiTheme="minorBidi" w:cs="Arial" w:hint="cs"/>
                        <w:sz w:val="24"/>
                        <w:szCs w:val="24"/>
                        <w:shd w:val="clear" w:color="auto" w:fill="FFFFFF"/>
                        <w:rtl/>
                        <w:rPrChange w:id="132" w:author="מנהל" w:date="2015-10-20T08:56:00Z">
                          <w:rPr>
                            <w:rFonts w:asciiTheme="minorBidi" w:hAnsiTheme="minorBidi" w:cs="Arial" w:hint="cs"/>
                            <w:sz w:val="24"/>
                            <w:szCs w:val="24"/>
                            <w:shd w:val="clear" w:color="auto" w:fill="FFFFFF"/>
                            <w:rtl/>
                          </w:rPr>
                        </w:rPrChange>
                      </w:rPr>
                      <w:t>כמו</w:t>
                    </w:r>
                    <w:r w:rsidR="002C5464" w:rsidRPr="002C5464">
                      <w:rPr>
                        <w:rFonts w:asciiTheme="minorBidi" w:hAnsiTheme="minorBidi" w:cs="Arial"/>
                        <w:sz w:val="24"/>
                        <w:szCs w:val="24"/>
                        <w:shd w:val="clear" w:color="auto" w:fill="FFFFFF"/>
                        <w:rtl/>
                        <w:rPrChange w:id="133" w:author="מנהל" w:date="2015-10-20T08:56:00Z">
                          <w:rPr>
                            <w:rFonts w:asciiTheme="minorBidi" w:hAnsiTheme="minorBidi" w:cs="Arial"/>
                            <w:sz w:val="24"/>
                            <w:szCs w:val="24"/>
                            <w:shd w:val="clear" w:color="auto" w:fill="FFFFFF"/>
                            <w:rtl/>
                          </w:rPr>
                        </w:rPrChange>
                      </w:rPr>
                      <w:t xml:space="preserve"> </w:t>
                    </w:r>
                    <w:r w:rsidR="002C5464" w:rsidRPr="002C5464">
                      <w:rPr>
                        <w:rFonts w:asciiTheme="minorBidi" w:hAnsiTheme="minorBidi" w:cs="Arial" w:hint="cs"/>
                        <w:sz w:val="24"/>
                        <w:szCs w:val="24"/>
                        <w:shd w:val="clear" w:color="auto" w:fill="FFFFFF"/>
                        <w:rtl/>
                        <w:rPrChange w:id="134" w:author="מנהל" w:date="2015-10-20T08:56:00Z">
                          <w:rPr>
                            <w:rFonts w:asciiTheme="minorBidi" w:hAnsiTheme="minorBidi" w:cs="Arial" w:hint="cs"/>
                            <w:sz w:val="24"/>
                            <w:szCs w:val="24"/>
                            <w:shd w:val="clear" w:color="auto" w:fill="FFFFFF"/>
                            <w:rtl/>
                          </w:rPr>
                        </w:rPrChange>
                      </w:rPr>
                      <w:t>האבא</w:t>
                    </w:r>
                    <w:r w:rsidR="002C5464" w:rsidRPr="002C5464">
                      <w:rPr>
                        <w:rFonts w:asciiTheme="minorBidi" w:hAnsiTheme="minorBidi" w:cs="Arial"/>
                        <w:sz w:val="24"/>
                        <w:szCs w:val="24"/>
                        <w:shd w:val="clear" w:color="auto" w:fill="FFFFFF"/>
                        <w:rtl/>
                        <w:rPrChange w:id="135" w:author="מנהל" w:date="2015-10-20T08:56:00Z">
                          <w:rPr>
                            <w:rFonts w:asciiTheme="minorBidi" w:hAnsiTheme="minorBidi" w:cs="Arial"/>
                            <w:sz w:val="24"/>
                            <w:szCs w:val="24"/>
                            <w:shd w:val="clear" w:color="auto" w:fill="FFFFFF"/>
                            <w:rtl/>
                          </w:rPr>
                        </w:rPrChange>
                      </w:rPr>
                      <w:t xml:space="preserve">, </w:t>
                    </w:r>
                    <w:proofErr w:type="spellStart"/>
                    <w:r w:rsidR="002C5464" w:rsidRPr="002C5464">
                      <w:rPr>
                        <w:rFonts w:asciiTheme="minorBidi" w:hAnsiTheme="minorBidi" w:cs="Arial" w:hint="cs"/>
                        <w:sz w:val="24"/>
                        <w:szCs w:val="24"/>
                        <w:shd w:val="clear" w:color="auto" w:fill="FFFFFF"/>
                        <w:rtl/>
                        <w:rPrChange w:id="136" w:author="מנהל" w:date="2015-10-20T08:56:00Z">
                          <w:rPr>
                            <w:rFonts w:asciiTheme="minorBidi" w:hAnsiTheme="minorBidi" w:cs="Arial" w:hint="cs"/>
                            <w:sz w:val="24"/>
                            <w:szCs w:val="24"/>
                            <w:shd w:val="clear" w:color="auto" w:fill="FFFFFF"/>
                            <w:rtl/>
                          </w:rPr>
                        </w:rPrChange>
                      </w:rPr>
                      <w:t>היתה</w:t>
                    </w:r>
                    <w:proofErr w:type="spellEnd"/>
                    <w:r w:rsidR="002C5464" w:rsidRPr="002C5464">
                      <w:rPr>
                        <w:rFonts w:asciiTheme="minorBidi" w:hAnsiTheme="minorBidi" w:cs="Arial"/>
                        <w:sz w:val="24"/>
                        <w:szCs w:val="24"/>
                        <w:shd w:val="clear" w:color="auto" w:fill="FFFFFF"/>
                        <w:rtl/>
                        <w:rPrChange w:id="137" w:author="מנהל" w:date="2015-10-20T08:56:00Z">
                          <w:rPr>
                            <w:rFonts w:asciiTheme="minorBidi" w:hAnsiTheme="minorBidi" w:cs="Arial"/>
                            <w:sz w:val="24"/>
                            <w:szCs w:val="24"/>
                            <w:shd w:val="clear" w:color="auto" w:fill="FFFFFF"/>
                            <w:rtl/>
                          </w:rPr>
                        </w:rPrChange>
                      </w:rPr>
                      <w:t xml:space="preserve"> </w:t>
                    </w:r>
                    <w:r w:rsidR="002C5464" w:rsidRPr="002C5464">
                      <w:rPr>
                        <w:rFonts w:asciiTheme="minorBidi" w:hAnsiTheme="minorBidi" w:cs="Arial" w:hint="cs"/>
                        <w:sz w:val="24"/>
                        <w:szCs w:val="24"/>
                        <w:shd w:val="clear" w:color="auto" w:fill="FFFFFF"/>
                        <w:rtl/>
                        <w:rPrChange w:id="138" w:author="מנהל" w:date="2015-10-20T08:56:00Z">
                          <w:rPr>
                            <w:rFonts w:asciiTheme="minorBidi" w:hAnsiTheme="minorBidi" w:cs="Arial" w:hint="cs"/>
                            <w:sz w:val="24"/>
                            <w:szCs w:val="24"/>
                            <w:shd w:val="clear" w:color="auto" w:fill="FFFFFF"/>
                            <w:rtl/>
                          </w:rPr>
                        </w:rPrChange>
                      </w:rPr>
                      <w:t>מאוד</w:t>
                    </w:r>
                    <w:r w:rsidR="002C5464" w:rsidRPr="002C5464">
                      <w:rPr>
                        <w:rFonts w:asciiTheme="minorBidi" w:hAnsiTheme="minorBidi" w:cs="Arial"/>
                        <w:sz w:val="24"/>
                        <w:szCs w:val="24"/>
                        <w:shd w:val="clear" w:color="auto" w:fill="FFFFFF"/>
                        <w:rtl/>
                      </w:rPr>
                      <w:t xml:space="preserve"> "</w:t>
                    </w:r>
                    <w:r w:rsidR="002C5464" w:rsidRPr="002C5464">
                      <w:rPr>
                        <w:rFonts w:asciiTheme="minorBidi" w:hAnsiTheme="minorBidi" w:cs="Arial" w:hint="cs"/>
                        <w:sz w:val="24"/>
                        <w:szCs w:val="24"/>
                        <w:shd w:val="clear" w:color="auto" w:fill="FFFFFF"/>
                        <w:rtl/>
                      </w:rPr>
                      <w:t>מוסיקלית</w:t>
                    </w:r>
                    <w:r w:rsidR="002C5464" w:rsidRPr="002C5464">
                      <w:rPr>
                        <w:rFonts w:asciiTheme="minorBidi" w:hAnsiTheme="minorBidi" w:cs="Arial"/>
                        <w:sz w:val="24"/>
                        <w:szCs w:val="24"/>
                        <w:shd w:val="clear" w:color="auto" w:fill="FFFFFF"/>
                        <w:rtl/>
                      </w:rPr>
                      <w:t xml:space="preserve">" </w:t>
                    </w:r>
                    <w:r w:rsidR="002C5464" w:rsidRPr="002C5464">
                      <w:rPr>
                        <w:rFonts w:asciiTheme="minorBidi" w:hAnsiTheme="minorBidi" w:cs="Arial" w:hint="cs"/>
                        <w:sz w:val="24"/>
                        <w:szCs w:val="24"/>
                        <w:shd w:val="clear" w:color="auto" w:fill="FFFFFF"/>
                        <w:rtl/>
                      </w:rPr>
                      <w:t>למרות</w:t>
                    </w:r>
                    <w:r w:rsidR="002C5464" w:rsidRPr="002C5464">
                      <w:rPr>
                        <w:rFonts w:asciiTheme="minorBidi" w:hAnsiTheme="minorBidi" w:cs="Arial"/>
                        <w:sz w:val="24"/>
                        <w:szCs w:val="24"/>
                        <w:shd w:val="clear" w:color="auto" w:fill="FFFFFF"/>
                        <w:rtl/>
                      </w:rPr>
                      <w:t xml:space="preserve"> </w:t>
                    </w:r>
                    <w:r w:rsidR="002C5464" w:rsidRPr="002C5464">
                      <w:rPr>
                        <w:rFonts w:asciiTheme="minorBidi" w:hAnsiTheme="minorBidi" w:cs="Arial" w:hint="cs"/>
                        <w:sz w:val="24"/>
                        <w:szCs w:val="24"/>
                        <w:shd w:val="clear" w:color="auto" w:fill="FFFFFF"/>
                        <w:rtl/>
                      </w:rPr>
                      <w:t>שמעט</w:t>
                    </w:r>
                    <w:r w:rsidR="002C5464" w:rsidRPr="002C5464">
                      <w:rPr>
                        <w:rFonts w:asciiTheme="minorBidi" w:hAnsiTheme="minorBidi" w:cs="Arial"/>
                        <w:sz w:val="24"/>
                        <w:szCs w:val="24"/>
                        <w:shd w:val="clear" w:color="auto" w:fill="FFFFFF"/>
                        <w:rtl/>
                      </w:rPr>
                      <w:t xml:space="preserve"> </w:t>
                    </w:r>
                    <w:r w:rsidR="002C5464" w:rsidRPr="002C5464">
                      <w:rPr>
                        <w:rFonts w:asciiTheme="minorBidi" w:hAnsiTheme="minorBidi" w:cs="Arial" w:hint="cs"/>
                        <w:sz w:val="24"/>
                        <w:szCs w:val="24"/>
                        <w:shd w:val="clear" w:color="auto" w:fill="FFFFFF"/>
                        <w:rtl/>
                      </w:rPr>
                      <w:t>מאוד</w:t>
                    </w:r>
                    <w:r w:rsidR="002C5464" w:rsidRPr="002C5464">
                      <w:rPr>
                        <w:rFonts w:asciiTheme="minorBidi" w:hAnsiTheme="minorBidi" w:cs="Arial"/>
                        <w:sz w:val="24"/>
                        <w:szCs w:val="24"/>
                        <w:shd w:val="clear" w:color="auto" w:fill="FFFFFF"/>
                        <w:rtl/>
                      </w:rPr>
                      <w:t xml:space="preserve"> "</w:t>
                    </w:r>
                    <w:r w:rsidR="002C5464" w:rsidRPr="002C5464">
                      <w:rPr>
                        <w:rFonts w:asciiTheme="minorBidi" w:hAnsiTheme="minorBidi" w:cs="Arial" w:hint="cs"/>
                        <w:sz w:val="24"/>
                        <w:szCs w:val="24"/>
                        <w:shd w:val="clear" w:color="auto" w:fill="FFFFFF"/>
                        <w:rtl/>
                      </w:rPr>
                      <w:t>זכו</w:t>
                    </w:r>
                    <w:r w:rsidR="002C5464" w:rsidRPr="002C5464">
                      <w:rPr>
                        <w:rFonts w:asciiTheme="minorBidi" w:hAnsiTheme="minorBidi" w:cs="Arial"/>
                        <w:sz w:val="24"/>
                        <w:szCs w:val="24"/>
                        <w:shd w:val="clear" w:color="auto" w:fill="FFFFFF"/>
                        <w:rtl/>
                      </w:rPr>
                      <w:t xml:space="preserve">" </w:t>
                    </w:r>
                    <w:r w:rsidR="002C5464" w:rsidRPr="002C5464">
                      <w:rPr>
                        <w:rFonts w:asciiTheme="minorBidi" w:hAnsiTheme="minorBidi" w:cs="Arial" w:hint="cs"/>
                        <w:sz w:val="24"/>
                        <w:szCs w:val="24"/>
                        <w:shd w:val="clear" w:color="auto" w:fill="FFFFFF"/>
                        <w:rtl/>
                      </w:rPr>
                      <w:t>הילדים</w:t>
                    </w:r>
                    <w:r w:rsidR="002C5464" w:rsidRPr="002C5464">
                      <w:rPr>
                        <w:rFonts w:asciiTheme="minorBidi" w:hAnsiTheme="minorBidi" w:cs="Arial"/>
                        <w:sz w:val="24"/>
                        <w:szCs w:val="24"/>
                        <w:shd w:val="clear" w:color="auto" w:fill="FFFFFF"/>
                        <w:rtl/>
                      </w:rPr>
                      <w:t xml:space="preserve"> </w:t>
                    </w:r>
                    <w:r w:rsidR="002C5464" w:rsidRPr="002C5464">
                      <w:rPr>
                        <w:rFonts w:asciiTheme="minorBidi" w:hAnsiTheme="minorBidi" w:cs="Arial" w:hint="cs"/>
                        <w:sz w:val="24"/>
                        <w:szCs w:val="24"/>
                        <w:shd w:val="clear" w:color="auto" w:fill="FFFFFF"/>
                        <w:rtl/>
                      </w:rPr>
                      <w:t>לשמוע</w:t>
                    </w:r>
                    <w:r w:rsidR="002C5464" w:rsidRPr="002C5464">
                      <w:rPr>
                        <w:rFonts w:asciiTheme="minorBidi" w:hAnsiTheme="minorBidi" w:cs="Arial"/>
                        <w:sz w:val="24"/>
                        <w:szCs w:val="24"/>
                        <w:shd w:val="clear" w:color="auto" w:fill="FFFFFF"/>
                        <w:rtl/>
                      </w:rPr>
                      <w:t xml:space="preserve"> </w:t>
                    </w:r>
                    <w:r w:rsidR="002C5464" w:rsidRPr="002C5464">
                      <w:rPr>
                        <w:rFonts w:asciiTheme="minorBidi" w:hAnsiTheme="minorBidi" w:cs="Arial" w:hint="cs"/>
                        <w:sz w:val="24"/>
                        <w:szCs w:val="24"/>
                        <w:shd w:val="clear" w:color="auto" w:fill="FFFFFF"/>
                        <w:rtl/>
                      </w:rPr>
                      <w:t>אותה</w:t>
                    </w:r>
                    <w:r w:rsidR="002C5464" w:rsidRPr="002C5464">
                      <w:rPr>
                        <w:rFonts w:asciiTheme="minorBidi" w:hAnsiTheme="minorBidi" w:cs="Arial"/>
                        <w:sz w:val="24"/>
                        <w:szCs w:val="24"/>
                        <w:shd w:val="clear" w:color="auto" w:fill="FFFFFF"/>
                        <w:rtl/>
                      </w:rPr>
                      <w:t xml:space="preserve"> </w:t>
                    </w:r>
                    <w:r w:rsidR="002C5464" w:rsidRPr="002C5464">
                      <w:rPr>
                        <w:rFonts w:asciiTheme="minorBidi" w:hAnsiTheme="minorBidi" w:cs="Arial" w:hint="cs"/>
                        <w:sz w:val="24"/>
                        <w:szCs w:val="24"/>
                        <w:shd w:val="clear" w:color="auto" w:fill="FFFFFF"/>
                        <w:rtl/>
                      </w:rPr>
                      <w:t>שרה</w:t>
                    </w:r>
                    <w:r w:rsidR="002C5464" w:rsidRPr="002C5464">
                      <w:rPr>
                        <w:rFonts w:asciiTheme="minorBidi" w:hAnsiTheme="minorBidi" w:cs="Arial"/>
                        <w:sz w:val="24"/>
                        <w:szCs w:val="24"/>
                        <w:shd w:val="clear" w:color="auto" w:fill="FFFFFF"/>
                        <w:rtl/>
                      </w:rPr>
                      <w:t xml:space="preserve">. </w:t>
                    </w:r>
                    <w:r w:rsidR="002C5464" w:rsidRPr="002C5464">
                      <w:rPr>
                        <w:rFonts w:asciiTheme="minorBidi" w:hAnsiTheme="minorBidi" w:cs="Arial" w:hint="cs"/>
                        <w:sz w:val="24"/>
                        <w:szCs w:val="24"/>
                        <w:shd w:val="clear" w:color="auto" w:fill="FFFFFF"/>
                        <w:rtl/>
                      </w:rPr>
                      <w:t>בגיל</w:t>
                    </w:r>
                    <w:r w:rsidR="002C5464" w:rsidRPr="002C5464">
                      <w:rPr>
                        <w:rFonts w:asciiTheme="minorBidi" w:hAnsiTheme="minorBidi" w:cs="Arial"/>
                        <w:sz w:val="24"/>
                        <w:szCs w:val="24"/>
                        <w:shd w:val="clear" w:color="auto" w:fill="FFFFFF"/>
                        <w:rtl/>
                      </w:rPr>
                      <w:t xml:space="preserve"> 11 </w:t>
                    </w:r>
                    <w:r w:rsidR="002C5464" w:rsidRPr="002C5464">
                      <w:rPr>
                        <w:rFonts w:asciiTheme="minorBidi" w:hAnsiTheme="minorBidi" w:cs="Arial" w:hint="cs"/>
                        <w:sz w:val="24"/>
                        <w:szCs w:val="24"/>
                        <w:shd w:val="clear" w:color="auto" w:fill="FFFFFF"/>
                        <w:rtl/>
                      </w:rPr>
                      <w:t>רכשו</w:t>
                    </w:r>
                    <w:r w:rsidR="002C5464" w:rsidRPr="002C5464">
                      <w:rPr>
                        <w:rFonts w:asciiTheme="minorBidi" w:hAnsiTheme="minorBidi" w:cs="Arial"/>
                        <w:sz w:val="24"/>
                        <w:szCs w:val="24"/>
                        <w:shd w:val="clear" w:color="auto" w:fill="FFFFFF"/>
                        <w:rtl/>
                      </w:rPr>
                      <w:t xml:space="preserve"> </w:t>
                    </w:r>
                    <w:r w:rsidR="002C5464" w:rsidRPr="002C5464">
                      <w:rPr>
                        <w:rFonts w:asciiTheme="minorBidi" w:hAnsiTheme="minorBidi" w:cs="Arial" w:hint="cs"/>
                        <w:sz w:val="24"/>
                        <w:szCs w:val="24"/>
                        <w:shd w:val="clear" w:color="auto" w:fill="FFFFFF"/>
                        <w:rtl/>
                      </w:rPr>
                      <w:t>לעוזי</w:t>
                    </w:r>
                    <w:r w:rsidR="002C5464" w:rsidRPr="002C5464">
                      <w:rPr>
                        <w:rFonts w:asciiTheme="minorBidi" w:hAnsiTheme="minorBidi" w:cs="Arial"/>
                        <w:sz w:val="24"/>
                        <w:szCs w:val="24"/>
                        <w:shd w:val="clear" w:color="auto" w:fill="FFFFFF"/>
                        <w:rtl/>
                      </w:rPr>
                      <w:t xml:space="preserve"> </w:t>
                    </w:r>
                    <w:r w:rsidR="002C5464" w:rsidRPr="002C5464">
                      <w:rPr>
                        <w:rFonts w:asciiTheme="minorBidi" w:hAnsiTheme="minorBidi" w:cs="Arial" w:hint="cs"/>
                        <w:sz w:val="24"/>
                        <w:szCs w:val="24"/>
                        <w:shd w:val="clear" w:color="auto" w:fill="FFFFFF"/>
                        <w:rtl/>
                      </w:rPr>
                      <w:t>את</w:t>
                    </w:r>
                    <w:r w:rsidR="002C5464" w:rsidRPr="002C5464">
                      <w:rPr>
                        <w:rFonts w:asciiTheme="minorBidi" w:hAnsiTheme="minorBidi" w:cs="Arial"/>
                        <w:sz w:val="24"/>
                        <w:szCs w:val="24"/>
                        <w:shd w:val="clear" w:color="auto" w:fill="FFFFFF"/>
                        <w:rtl/>
                      </w:rPr>
                      <w:t xml:space="preserve"> </w:t>
                    </w:r>
                    <w:r w:rsidR="002C5464" w:rsidRPr="002C5464">
                      <w:rPr>
                        <w:rFonts w:asciiTheme="minorBidi" w:hAnsiTheme="minorBidi" w:cs="Arial" w:hint="cs"/>
                        <w:sz w:val="24"/>
                        <w:szCs w:val="24"/>
                        <w:shd w:val="clear" w:color="auto" w:fill="FFFFFF"/>
                        <w:rtl/>
                      </w:rPr>
                      <w:t>הגיטרה</w:t>
                    </w:r>
                    <w:r w:rsidR="002C5464" w:rsidRPr="002C5464">
                      <w:rPr>
                        <w:rFonts w:asciiTheme="minorBidi" w:hAnsiTheme="minorBidi" w:cs="Arial"/>
                        <w:sz w:val="24"/>
                        <w:szCs w:val="24"/>
                        <w:shd w:val="clear" w:color="auto" w:fill="FFFFFF"/>
                        <w:rtl/>
                      </w:rPr>
                      <w:t xml:space="preserve"> </w:t>
                    </w:r>
                    <w:r w:rsidR="002C5464" w:rsidRPr="002C5464">
                      <w:rPr>
                        <w:rFonts w:asciiTheme="minorBidi" w:hAnsiTheme="minorBidi" w:cs="Arial" w:hint="cs"/>
                        <w:sz w:val="24"/>
                        <w:szCs w:val="24"/>
                        <w:shd w:val="clear" w:color="auto" w:fill="FFFFFF"/>
                        <w:rtl/>
                      </w:rPr>
                      <w:t>הראשונה</w:t>
                    </w:r>
                    <w:r w:rsidR="002C5464" w:rsidRPr="002C5464">
                      <w:rPr>
                        <w:rFonts w:asciiTheme="minorBidi" w:hAnsiTheme="minorBidi" w:cs="Arial"/>
                        <w:sz w:val="24"/>
                        <w:szCs w:val="24"/>
                        <w:shd w:val="clear" w:color="auto" w:fill="FFFFFF"/>
                        <w:rtl/>
                      </w:rPr>
                      <w:t xml:space="preserve"> - </w:t>
                    </w:r>
                    <w:r w:rsidR="002C5464" w:rsidRPr="002C5464">
                      <w:rPr>
                        <w:rFonts w:asciiTheme="minorBidi" w:hAnsiTheme="minorBidi" w:cs="Arial" w:hint="cs"/>
                        <w:sz w:val="24"/>
                        <w:szCs w:val="24"/>
                        <w:shd w:val="clear" w:color="auto" w:fill="FFFFFF"/>
                        <w:rtl/>
                      </w:rPr>
                      <w:t>והוא</w:t>
                    </w:r>
                    <w:r w:rsidR="002C5464" w:rsidRPr="002C5464">
                      <w:rPr>
                        <w:rFonts w:asciiTheme="minorBidi" w:hAnsiTheme="minorBidi" w:cs="Arial"/>
                        <w:sz w:val="24"/>
                        <w:szCs w:val="24"/>
                        <w:shd w:val="clear" w:color="auto" w:fill="FFFFFF"/>
                        <w:rtl/>
                      </w:rPr>
                      <w:t xml:space="preserve"> </w:t>
                    </w:r>
                    <w:r w:rsidR="002C5464" w:rsidRPr="002C5464">
                      <w:rPr>
                        <w:rFonts w:asciiTheme="minorBidi" w:hAnsiTheme="minorBidi" w:cs="Arial" w:hint="cs"/>
                        <w:sz w:val="24"/>
                        <w:szCs w:val="24"/>
                        <w:shd w:val="clear" w:color="auto" w:fill="FFFFFF"/>
                        <w:rtl/>
                      </w:rPr>
                      <w:t>החל</w:t>
                    </w:r>
                    <w:r w:rsidR="002C5464" w:rsidRPr="002C5464">
                      <w:rPr>
                        <w:rFonts w:asciiTheme="minorBidi" w:hAnsiTheme="minorBidi" w:cs="Arial"/>
                        <w:sz w:val="24"/>
                        <w:szCs w:val="24"/>
                        <w:shd w:val="clear" w:color="auto" w:fill="FFFFFF"/>
                        <w:rtl/>
                      </w:rPr>
                      <w:t xml:space="preserve"> </w:t>
                    </w:r>
                    <w:r w:rsidR="002C5464" w:rsidRPr="002C5464">
                      <w:rPr>
                        <w:rFonts w:asciiTheme="minorBidi" w:hAnsiTheme="minorBidi" w:cs="Arial" w:hint="cs"/>
                        <w:sz w:val="24"/>
                        <w:szCs w:val="24"/>
                        <w:shd w:val="clear" w:color="auto" w:fill="FFFFFF"/>
                        <w:rtl/>
                      </w:rPr>
                      <w:t>בכוחות</w:t>
                    </w:r>
                    <w:r w:rsidR="002C5464" w:rsidRPr="002C5464">
                      <w:rPr>
                        <w:rFonts w:asciiTheme="minorBidi" w:hAnsiTheme="minorBidi" w:cs="Arial"/>
                        <w:sz w:val="24"/>
                        <w:szCs w:val="24"/>
                        <w:shd w:val="clear" w:color="auto" w:fill="FFFFFF"/>
                        <w:rtl/>
                      </w:rPr>
                      <w:t xml:space="preserve"> </w:t>
                    </w:r>
                    <w:r w:rsidR="002C5464" w:rsidRPr="002C5464">
                      <w:rPr>
                        <w:rFonts w:asciiTheme="minorBidi" w:hAnsiTheme="minorBidi" w:cs="Arial" w:hint="cs"/>
                        <w:sz w:val="24"/>
                        <w:szCs w:val="24"/>
                        <w:shd w:val="clear" w:color="auto" w:fill="FFFFFF"/>
                        <w:rtl/>
                      </w:rPr>
                      <w:t>עצמו</w:t>
                    </w:r>
                    <w:r w:rsidR="002C5464" w:rsidRPr="002C5464">
                      <w:rPr>
                        <w:rFonts w:asciiTheme="minorBidi" w:hAnsiTheme="minorBidi" w:cs="Arial"/>
                        <w:sz w:val="24"/>
                        <w:szCs w:val="24"/>
                        <w:shd w:val="clear" w:color="auto" w:fill="FFFFFF"/>
                        <w:rtl/>
                      </w:rPr>
                      <w:t xml:space="preserve"> </w:t>
                    </w:r>
                    <w:r w:rsidR="002C5464" w:rsidRPr="002C5464">
                      <w:rPr>
                        <w:rFonts w:asciiTheme="minorBidi" w:hAnsiTheme="minorBidi" w:cs="Arial" w:hint="cs"/>
                        <w:sz w:val="24"/>
                        <w:szCs w:val="24"/>
                        <w:shd w:val="clear" w:color="auto" w:fill="FFFFFF"/>
                        <w:rtl/>
                      </w:rPr>
                      <w:t>לנגן</w:t>
                    </w:r>
                    <w:r w:rsidR="002C5464" w:rsidRPr="002C5464">
                      <w:rPr>
                        <w:rFonts w:asciiTheme="minorBidi" w:hAnsiTheme="minorBidi" w:cs="Arial"/>
                        <w:sz w:val="24"/>
                        <w:szCs w:val="24"/>
                        <w:shd w:val="clear" w:color="auto" w:fill="FFFFFF"/>
                        <w:rtl/>
                      </w:rPr>
                      <w:t xml:space="preserve"> </w:t>
                    </w:r>
                    <w:r w:rsidR="002C5464" w:rsidRPr="002C5464">
                      <w:rPr>
                        <w:rFonts w:asciiTheme="minorBidi" w:hAnsiTheme="minorBidi" w:cs="Arial" w:hint="cs"/>
                        <w:sz w:val="24"/>
                        <w:szCs w:val="24"/>
                        <w:shd w:val="clear" w:color="auto" w:fill="FFFFFF"/>
                        <w:rtl/>
                      </w:rPr>
                      <w:t>עליה</w:t>
                    </w:r>
                    <w:r w:rsidR="002C5464" w:rsidRPr="002C5464">
                      <w:rPr>
                        <w:rFonts w:asciiTheme="minorBidi" w:hAnsiTheme="minorBidi" w:cs="Arial"/>
                        <w:sz w:val="24"/>
                        <w:szCs w:val="24"/>
                        <w:shd w:val="clear" w:color="auto" w:fill="FFFFFF"/>
                        <w:rtl/>
                      </w:rPr>
                      <w:t xml:space="preserve">, </w:t>
                    </w:r>
                    <w:r w:rsidR="002C5464" w:rsidRPr="002C5464">
                      <w:rPr>
                        <w:rFonts w:asciiTheme="minorBidi" w:hAnsiTheme="minorBidi" w:cs="Arial" w:hint="cs"/>
                        <w:sz w:val="24"/>
                        <w:szCs w:val="24"/>
                        <w:shd w:val="clear" w:color="auto" w:fill="FFFFFF"/>
                        <w:rtl/>
                      </w:rPr>
                      <w:t>ועם</w:t>
                    </w:r>
                    <w:r w:rsidR="002C5464" w:rsidRPr="002C5464">
                      <w:rPr>
                        <w:rFonts w:asciiTheme="minorBidi" w:hAnsiTheme="minorBidi" w:cs="Arial"/>
                        <w:sz w:val="24"/>
                        <w:szCs w:val="24"/>
                        <w:shd w:val="clear" w:color="auto" w:fill="FFFFFF"/>
                        <w:rtl/>
                      </w:rPr>
                      <w:t xml:space="preserve"> </w:t>
                    </w:r>
                    <w:r w:rsidR="002C5464" w:rsidRPr="002C5464">
                      <w:rPr>
                        <w:rFonts w:asciiTheme="minorBidi" w:hAnsiTheme="minorBidi" w:cs="Arial" w:hint="cs"/>
                        <w:sz w:val="24"/>
                        <w:szCs w:val="24"/>
                        <w:shd w:val="clear" w:color="auto" w:fill="FFFFFF"/>
                        <w:rtl/>
                      </w:rPr>
                      <w:t>השנים</w:t>
                    </w:r>
                    <w:r w:rsidR="002C5464" w:rsidRPr="002C5464">
                      <w:rPr>
                        <w:rFonts w:asciiTheme="minorBidi" w:hAnsiTheme="minorBidi" w:cs="Arial"/>
                        <w:sz w:val="24"/>
                        <w:szCs w:val="24"/>
                        <w:shd w:val="clear" w:color="auto" w:fill="FFFFFF"/>
                        <w:rtl/>
                      </w:rPr>
                      <w:t xml:space="preserve"> </w:t>
                    </w:r>
                    <w:r w:rsidR="002C5464" w:rsidRPr="002C5464">
                      <w:rPr>
                        <w:rFonts w:asciiTheme="minorBidi" w:hAnsiTheme="minorBidi" w:cs="Arial" w:hint="cs"/>
                        <w:sz w:val="24"/>
                        <w:szCs w:val="24"/>
                        <w:shd w:val="clear" w:color="auto" w:fill="FFFFFF"/>
                        <w:rtl/>
                      </w:rPr>
                      <w:t>צבר</w:t>
                    </w:r>
                    <w:r w:rsidR="002C5464" w:rsidRPr="002C5464">
                      <w:rPr>
                        <w:rFonts w:asciiTheme="minorBidi" w:hAnsiTheme="minorBidi" w:cs="Arial"/>
                        <w:sz w:val="24"/>
                        <w:szCs w:val="24"/>
                        <w:shd w:val="clear" w:color="auto" w:fill="FFFFFF"/>
                        <w:rtl/>
                      </w:rPr>
                      <w:t xml:space="preserve"> </w:t>
                    </w:r>
                    <w:r w:rsidR="002C5464" w:rsidRPr="002C5464">
                      <w:rPr>
                        <w:rFonts w:asciiTheme="minorBidi" w:hAnsiTheme="minorBidi" w:cs="Arial" w:hint="cs"/>
                        <w:sz w:val="24"/>
                        <w:szCs w:val="24"/>
                        <w:shd w:val="clear" w:color="auto" w:fill="FFFFFF"/>
                        <w:rtl/>
                      </w:rPr>
                      <w:t>ניסיון</w:t>
                    </w:r>
                    <w:r w:rsidR="002C5464" w:rsidRPr="002C5464">
                      <w:rPr>
                        <w:rFonts w:asciiTheme="minorBidi" w:hAnsiTheme="minorBidi" w:cs="Arial"/>
                        <w:sz w:val="24"/>
                        <w:szCs w:val="24"/>
                        <w:shd w:val="clear" w:color="auto" w:fill="FFFFFF"/>
                        <w:rtl/>
                      </w:rPr>
                      <w:t xml:space="preserve"> </w:t>
                    </w:r>
                    <w:r w:rsidR="002C5464" w:rsidRPr="002C5464">
                      <w:rPr>
                        <w:rFonts w:asciiTheme="minorBidi" w:hAnsiTheme="minorBidi" w:cs="Arial" w:hint="cs"/>
                        <w:sz w:val="24"/>
                        <w:szCs w:val="24"/>
                        <w:shd w:val="clear" w:color="auto" w:fill="FFFFFF"/>
                        <w:rtl/>
                      </w:rPr>
                      <w:t>בנגינה</w:t>
                    </w:r>
                    <w:r w:rsidR="002C5464" w:rsidRPr="002C5464">
                      <w:rPr>
                        <w:rFonts w:asciiTheme="minorBidi" w:hAnsiTheme="minorBidi" w:cs="Arial"/>
                        <w:sz w:val="24"/>
                        <w:szCs w:val="24"/>
                        <w:shd w:val="clear" w:color="auto" w:fill="FFFFFF"/>
                        <w:rtl/>
                      </w:rPr>
                      <w:t xml:space="preserve"> – </w:t>
                    </w:r>
                    <w:r w:rsidR="002C5464" w:rsidRPr="002C5464">
                      <w:rPr>
                        <w:rFonts w:asciiTheme="minorBidi" w:hAnsiTheme="minorBidi" w:cs="Arial" w:hint="cs"/>
                        <w:sz w:val="24"/>
                        <w:szCs w:val="24"/>
                        <w:shd w:val="clear" w:color="auto" w:fill="FFFFFF"/>
                        <w:rtl/>
                      </w:rPr>
                      <w:t>ורכש</w:t>
                    </w:r>
                    <w:r w:rsidR="002C5464" w:rsidRPr="002C5464">
                      <w:rPr>
                        <w:rFonts w:asciiTheme="minorBidi" w:hAnsiTheme="minorBidi" w:cs="Arial"/>
                        <w:sz w:val="24"/>
                        <w:szCs w:val="24"/>
                        <w:shd w:val="clear" w:color="auto" w:fill="FFFFFF"/>
                        <w:rtl/>
                      </w:rPr>
                      <w:t xml:space="preserve"> </w:t>
                    </w:r>
                    <w:r w:rsidR="002C5464" w:rsidRPr="002C5464">
                      <w:rPr>
                        <w:rFonts w:asciiTheme="minorBidi" w:hAnsiTheme="minorBidi" w:cs="Arial" w:hint="cs"/>
                        <w:sz w:val="24"/>
                        <w:szCs w:val="24"/>
                        <w:shd w:val="clear" w:color="auto" w:fill="FFFFFF"/>
                        <w:rtl/>
                      </w:rPr>
                      <w:t>הבנה</w:t>
                    </w:r>
                  </w:ins>
                  <w:ins w:id="139" w:author="מנהל" w:date="2015-10-20T08:58:00Z">
                    <w:r w:rsidR="002C5464">
                      <w:rPr>
                        <w:rFonts w:asciiTheme="minorBidi" w:hAnsiTheme="minorBidi" w:cs="Arial" w:hint="cs"/>
                        <w:sz w:val="24"/>
                        <w:szCs w:val="24"/>
                        <w:shd w:val="clear" w:color="auto" w:fill="FFFFFF"/>
                        <w:rtl/>
                      </w:rPr>
                      <w:t xml:space="preserve"> מוסיקלית</w:t>
                    </w:r>
                  </w:ins>
                  <w:ins w:id="140" w:author="מנהל" w:date="2015-10-20T08:55:00Z">
                    <w:r w:rsidR="002C5464" w:rsidRPr="002C5464">
                      <w:rPr>
                        <w:rFonts w:asciiTheme="minorBidi" w:hAnsiTheme="minorBidi" w:cs="Arial"/>
                        <w:sz w:val="24"/>
                        <w:szCs w:val="24"/>
                        <w:shd w:val="clear" w:color="auto" w:fill="FFFFFF"/>
                        <w:rtl/>
                      </w:rPr>
                      <w:t xml:space="preserve">. </w:t>
                    </w:r>
                    <w:r w:rsidR="002C5464" w:rsidRPr="002C5464">
                      <w:rPr>
                        <w:rFonts w:asciiTheme="minorBidi" w:hAnsiTheme="minorBidi" w:cs="Arial" w:hint="cs"/>
                        <w:sz w:val="24"/>
                        <w:szCs w:val="24"/>
                        <w:shd w:val="clear" w:color="auto" w:fill="FFFFFF"/>
                        <w:rtl/>
                      </w:rPr>
                      <w:t>הלמידה</w:t>
                    </w:r>
                    <w:r w:rsidR="002C5464" w:rsidRPr="002C5464">
                      <w:rPr>
                        <w:rFonts w:asciiTheme="minorBidi" w:hAnsiTheme="minorBidi" w:cs="Arial"/>
                        <w:sz w:val="24"/>
                        <w:szCs w:val="24"/>
                        <w:shd w:val="clear" w:color="auto" w:fill="FFFFFF"/>
                        <w:rtl/>
                      </w:rPr>
                      <w:t xml:space="preserve"> </w:t>
                    </w:r>
                    <w:r w:rsidR="002C5464" w:rsidRPr="002C5464">
                      <w:rPr>
                        <w:rFonts w:asciiTheme="minorBidi" w:hAnsiTheme="minorBidi" w:cs="Arial" w:hint="cs"/>
                        <w:sz w:val="24"/>
                        <w:szCs w:val="24"/>
                        <w:shd w:val="clear" w:color="auto" w:fill="FFFFFF"/>
                        <w:rtl/>
                      </w:rPr>
                      <w:t>העצמית</w:t>
                    </w:r>
                    <w:r w:rsidR="002C5464" w:rsidRPr="002C5464">
                      <w:rPr>
                        <w:rFonts w:asciiTheme="minorBidi" w:hAnsiTheme="minorBidi" w:cs="Arial"/>
                        <w:sz w:val="24"/>
                        <w:szCs w:val="24"/>
                        <w:shd w:val="clear" w:color="auto" w:fill="FFFFFF"/>
                        <w:rtl/>
                      </w:rPr>
                      <w:t xml:space="preserve"> </w:t>
                    </w:r>
                    <w:proofErr w:type="spellStart"/>
                    <w:r w:rsidR="002C5464" w:rsidRPr="002C5464">
                      <w:rPr>
                        <w:rFonts w:asciiTheme="minorBidi" w:hAnsiTheme="minorBidi" w:cs="Arial" w:hint="cs"/>
                        <w:sz w:val="24"/>
                        <w:szCs w:val="24"/>
                        <w:shd w:val="clear" w:color="auto" w:fill="FFFFFF"/>
                        <w:rtl/>
                      </w:rPr>
                      <w:t>היתה</w:t>
                    </w:r>
                    <w:proofErr w:type="spellEnd"/>
                    <w:r w:rsidR="002C5464" w:rsidRPr="002C5464">
                      <w:rPr>
                        <w:rFonts w:asciiTheme="minorBidi" w:hAnsiTheme="minorBidi" w:cs="Arial"/>
                        <w:sz w:val="24"/>
                        <w:szCs w:val="24"/>
                        <w:shd w:val="clear" w:color="auto" w:fill="FFFFFF"/>
                        <w:rtl/>
                      </w:rPr>
                      <w:t xml:space="preserve"> </w:t>
                    </w:r>
                    <w:r w:rsidR="002C5464" w:rsidRPr="002C5464">
                      <w:rPr>
                        <w:rFonts w:asciiTheme="minorBidi" w:hAnsiTheme="minorBidi" w:cs="Arial" w:hint="cs"/>
                        <w:sz w:val="24"/>
                        <w:szCs w:val="24"/>
                        <w:shd w:val="clear" w:color="auto" w:fill="FFFFFF"/>
                        <w:rtl/>
                      </w:rPr>
                      <w:t>מתוך</w:t>
                    </w:r>
                    <w:r w:rsidR="002C5464" w:rsidRPr="002C5464">
                      <w:rPr>
                        <w:rFonts w:asciiTheme="minorBidi" w:hAnsiTheme="minorBidi" w:cs="Arial"/>
                        <w:sz w:val="24"/>
                        <w:szCs w:val="24"/>
                        <w:shd w:val="clear" w:color="auto" w:fill="FFFFFF"/>
                        <w:rtl/>
                      </w:rPr>
                      <w:t xml:space="preserve"> </w:t>
                    </w:r>
                    <w:r w:rsidR="002C5464" w:rsidRPr="002C5464">
                      <w:rPr>
                        <w:rFonts w:asciiTheme="minorBidi" w:hAnsiTheme="minorBidi" w:cs="Arial" w:hint="cs"/>
                        <w:sz w:val="24"/>
                        <w:szCs w:val="24"/>
                        <w:shd w:val="clear" w:color="auto" w:fill="FFFFFF"/>
                        <w:rtl/>
                      </w:rPr>
                      <w:t>הרגישות</w:t>
                    </w:r>
                    <w:r w:rsidR="002C5464" w:rsidRPr="002C5464">
                      <w:rPr>
                        <w:rFonts w:asciiTheme="minorBidi" w:hAnsiTheme="minorBidi" w:cs="Arial"/>
                        <w:sz w:val="24"/>
                        <w:szCs w:val="24"/>
                        <w:shd w:val="clear" w:color="auto" w:fill="FFFFFF"/>
                        <w:rtl/>
                      </w:rPr>
                      <w:t xml:space="preserve"> </w:t>
                    </w:r>
                    <w:r w:rsidR="002C5464" w:rsidRPr="002C5464">
                      <w:rPr>
                        <w:rFonts w:asciiTheme="minorBidi" w:hAnsiTheme="minorBidi" w:cs="Arial" w:hint="cs"/>
                        <w:sz w:val="24"/>
                        <w:szCs w:val="24"/>
                        <w:shd w:val="clear" w:color="auto" w:fill="FFFFFF"/>
                        <w:rtl/>
                      </w:rPr>
                      <w:t>למחסור</w:t>
                    </w:r>
                    <w:r w:rsidR="002C5464" w:rsidRPr="002C5464">
                      <w:rPr>
                        <w:rFonts w:asciiTheme="minorBidi" w:hAnsiTheme="minorBidi" w:cs="Arial"/>
                        <w:sz w:val="24"/>
                        <w:szCs w:val="24"/>
                        <w:shd w:val="clear" w:color="auto" w:fill="FFFFFF"/>
                        <w:rtl/>
                      </w:rPr>
                      <w:t xml:space="preserve"> </w:t>
                    </w:r>
                    <w:r w:rsidR="002C5464" w:rsidRPr="002C5464">
                      <w:rPr>
                        <w:rFonts w:asciiTheme="minorBidi" w:hAnsiTheme="minorBidi" w:cs="Arial" w:hint="cs"/>
                        <w:sz w:val="24"/>
                        <w:szCs w:val="24"/>
                        <w:shd w:val="clear" w:color="auto" w:fill="FFFFFF"/>
                        <w:rtl/>
                      </w:rPr>
                      <w:t>בכסף</w:t>
                    </w:r>
                    <w:r w:rsidR="002C5464" w:rsidRPr="002C5464">
                      <w:rPr>
                        <w:rFonts w:asciiTheme="minorBidi" w:hAnsiTheme="minorBidi" w:cs="Arial"/>
                        <w:sz w:val="24"/>
                        <w:szCs w:val="24"/>
                        <w:shd w:val="clear" w:color="auto" w:fill="FFFFFF"/>
                        <w:rtl/>
                      </w:rPr>
                      <w:t xml:space="preserve"> </w:t>
                    </w:r>
                    <w:r w:rsidR="002C5464" w:rsidRPr="002C5464">
                      <w:rPr>
                        <w:rFonts w:asciiTheme="minorBidi" w:hAnsiTheme="minorBidi" w:cs="Arial" w:hint="cs"/>
                        <w:sz w:val="24"/>
                        <w:szCs w:val="24"/>
                        <w:shd w:val="clear" w:color="auto" w:fill="FFFFFF"/>
                        <w:rtl/>
                      </w:rPr>
                      <w:t>ולידיעה</w:t>
                    </w:r>
                    <w:r w:rsidR="002C5464" w:rsidRPr="002C5464">
                      <w:rPr>
                        <w:rFonts w:asciiTheme="minorBidi" w:hAnsiTheme="minorBidi" w:cs="Arial"/>
                        <w:sz w:val="24"/>
                        <w:szCs w:val="24"/>
                        <w:shd w:val="clear" w:color="auto" w:fill="FFFFFF"/>
                        <w:rtl/>
                      </w:rPr>
                      <w:t xml:space="preserve"> </w:t>
                    </w:r>
                    <w:r w:rsidR="002C5464" w:rsidRPr="002C5464">
                      <w:rPr>
                        <w:rFonts w:asciiTheme="minorBidi" w:hAnsiTheme="minorBidi" w:cs="Arial" w:hint="cs"/>
                        <w:sz w:val="24"/>
                        <w:szCs w:val="24"/>
                        <w:shd w:val="clear" w:color="auto" w:fill="FFFFFF"/>
                        <w:rtl/>
                      </w:rPr>
                      <w:t>כי</w:t>
                    </w:r>
                    <w:r w:rsidR="002C5464" w:rsidRPr="002C5464">
                      <w:rPr>
                        <w:rFonts w:asciiTheme="minorBidi" w:hAnsiTheme="minorBidi" w:cs="Arial"/>
                        <w:sz w:val="24"/>
                        <w:szCs w:val="24"/>
                        <w:shd w:val="clear" w:color="auto" w:fill="FFFFFF"/>
                        <w:rtl/>
                      </w:rPr>
                      <w:t xml:space="preserve"> </w:t>
                    </w:r>
                    <w:r w:rsidR="002C5464" w:rsidRPr="002C5464">
                      <w:rPr>
                        <w:rFonts w:asciiTheme="minorBidi" w:hAnsiTheme="minorBidi" w:cs="Arial" w:hint="cs"/>
                        <w:sz w:val="24"/>
                        <w:szCs w:val="24"/>
                        <w:shd w:val="clear" w:color="auto" w:fill="FFFFFF"/>
                        <w:rtl/>
                      </w:rPr>
                      <w:t>מימון</w:t>
                    </w:r>
                    <w:r w:rsidR="002C5464" w:rsidRPr="002C5464">
                      <w:rPr>
                        <w:rFonts w:asciiTheme="minorBidi" w:hAnsiTheme="minorBidi" w:cs="Arial"/>
                        <w:sz w:val="24"/>
                        <w:szCs w:val="24"/>
                        <w:shd w:val="clear" w:color="auto" w:fill="FFFFFF"/>
                        <w:rtl/>
                      </w:rPr>
                      <w:t xml:space="preserve"> </w:t>
                    </w:r>
                    <w:r w:rsidR="002C5464" w:rsidRPr="002C5464">
                      <w:rPr>
                        <w:rFonts w:asciiTheme="minorBidi" w:hAnsiTheme="minorBidi" w:cs="Arial" w:hint="cs"/>
                        <w:sz w:val="24"/>
                        <w:szCs w:val="24"/>
                        <w:shd w:val="clear" w:color="auto" w:fill="FFFFFF"/>
                        <w:rtl/>
                      </w:rPr>
                      <w:t>לימודיו</w:t>
                    </w:r>
                    <w:r w:rsidR="002C5464" w:rsidRPr="002C5464">
                      <w:rPr>
                        <w:rFonts w:asciiTheme="minorBidi" w:hAnsiTheme="minorBidi" w:cs="Arial"/>
                        <w:sz w:val="24"/>
                        <w:szCs w:val="24"/>
                        <w:shd w:val="clear" w:color="auto" w:fill="FFFFFF"/>
                        <w:rtl/>
                      </w:rPr>
                      <w:t xml:space="preserve"> </w:t>
                    </w:r>
                    <w:r w:rsidR="002C5464" w:rsidRPr="002C5464">
                      <w:rPr>
                        <w:rFonts w:asciiTheme="minorBidi" w:hAnsiTheme="minorBidi" w:cs="Arial" w:hint="cs"/>
                        <w:sz w:val="24"/>
                        <w:szCs w:val="24"/>
                        <w:shd w:val="clear" w:color="auto" w:fill="FFFFFF"/>
                        <w:rtl/>
                      </w:rPr>
                      <w:t>אצל</w:t>
                    </w:r>
                    <w:r w:rsidR="002C5464" w:rsidRPr="002C5464">
                      <w:rPr>
                        <w:rFonts w:asciiTheme="minorBidi" w:hAnsiTheme="minorBidi" w:cs="Arial"/>
                        <w:sz w:val="24"/>
                        <w:szCs w:val="24"/>
                        <w:shd w:val="clear" w:color="auto" w:fill="FFFFFF"/>
                        <w:rtl/>
                      </w:rPr>
                      <w:t xml:space="preserve"> </w:t>
                    </w:r>
                    <w:r w:rsidR="002C5464" w:rsidRPr="002C5464">
                      <w:rPr>
                        <w:rFonts w:asciiTheme="minorBidi" w:hAnsiTheme="minorBidi" w:cs="Arial" w:hint="cs"/>
                        <w:sz w:val="24"/>
                        <w:szCs w:val="24"/>
                        <w:shd w:val="clear" w:color="auto" w:fill="FFFFFF"/>
                        <w:rtl/>
                      </w:rPr>
                      <w:t>מורה</w:t>
                    </w:r>
                    <w:r w:rsidR="002C5464" w:rsidRPr="002C5464">
                      <w:rPr>
                        <w:rFonts w:asciiTheme="minorBidi" w:hAnsiTheme="minorBidi" w:cs="Arial"/>
                        <w:sz w:val="24"/>
                        <w:szCs w:val="24"/>
                        <w:shd w:val="clear" w:color="auto" w:fill="FFFFFF"/>
                        <w:rtl/>
                      </w:rPr>
                      <w:t xml:space="preserve"> </w:t>
                    </w:r>
                    <w:r w:rsidR="002C5464" w:rsidRPr="002C5464">
                      <w:rPr>
                        <w:rFonts w:asciiTheme="minorBidi" w:hAnsiTheme="minorBidi" w:cs="Arial" w:hint="cs"/>
                        <w:sz w:val="24"/>
                        <w:szCs w:val="24"/>
                        <w:shd w:val="clear" w:color="auto" w:fill="FFFFFF"/>
                        <w:rtl/>
                      </w:rPr>
                      <w:t>פרטי</w:t>
                    </w:r>
                    <w:r w:rsidR="002C5464" w:rsidRPr="002C5464">
                      <w:rPr>
                        <w:rFonts w:asciiTheme="minorBidi" w:hAnsiTheme="minorBidi" w:cs="Arial"/>
                        <w:sz w:val="24"/>
                        <w:szCs w:val="24"/>
                        <w:shd w:val="clear" w:color="auto" w:fill="FFFFFF"/>
                        <w:rtl/>
                      </w:rPr>
                      <w:t xml:space="preserve"> </w:t>
                    </w:r>
                    <w:r w:rsidR="002C5464" w:rsidRPr="002C5464">
                      <w:rPr>
                        <w:rFonts w:asciiTheme="minorBidi" w:hAnsiTheme="minorBidi" w:cs="Arial" w:hint="cs"/>
                        <w:sz w:val="24"/>
                        <w:szCs w:val="24"/>
                        <w:shd w:val="clear" w:color="auto" w:fill="FFFFFF"/>
                        <w:rtl/>
                      </w:rPr>
                      <w:t>יקשה</w:t>
                    </w:r>
                    <w:r w:rsidR="002C5464" w:rsidRPr="002C5464">
                      <w:rPr>
                        <w:rFonts w:asciiTheme="minorBidi" w:hAnsiTheme="minorBidi" w:cs="Arial"/>
                        <w:sz w:val="24"/>
                        <w:szCs w:val="24"/>
                        <w:shd w:val="clear" w:color="auto" w:fill="FFFFFF"/>
                        <w:rtl/>
                      </w:rPr>
                      <w:t xml:space="preserve"> </w:t>
                    </w:r>
                    <w:r w:rsidR="002C5464" w:rsidRPr="002C5464">
                      <w:rPr>
                        <w:rFonts w:asciiTheme="minorBidi" w:hAnsiTheme="minorBidi" w:cs="Arial" w:hint="cs"/>
                        <w:sz w:val="24"/>
                        <w:szCs w:val="24"/>
                        <w:shd w:val="clear" w:color="auto" w:fill="FFFFFF"/>
                        <w:rtl/>
                      </w:rPr>
                      <w:t>על</w:t>
                    </w:r>
                    <w:r w:rsidR="002C5464" w:rsidRPr="002C5464">
                      <w:rPr>
                        <w:rFonts w:asciiTheme="minorBidi" w:hAnsiTheme="minorBidi" w:cs="Arial"/>
                        <w:sz w:val="24"/>
                        <w:szCs w:val="24"/>
                        <w:shd w:val="clear" w:color="auto" w:fill="FFFFFF"/>
                        <w:rtl/>
                      </w:rPr>
                      <w:t xml:space="preserve"> </w:t>
                    </w:r>
                    <w:r w:rsidR="002C5464" w:rsidRPr="002C5464">
                      <w:rPr>
                        <w:rFonts w:asciiTheme="minorBidi" w:hAnsiTheme="minorBidi" w:cs="Arial" w:hint="cs"/>
                        <w:sz w:val="24"/>
                        <w:szCs w:val="24"/>
                        <w:shd w:val="clear" w:color="auto" w:fill="FFFFFF"/>
                        <w:rtl/>
                      </w:rPr>
                      <w:t>הוריו</w:t>
                    </w:r>
                    <w:r w:rsidR="002C5464" w:rsidRPr="002C5464">
                      <w:rPr>
                        <w:rFonts w:asciiTheme="minorBidi" w:hAnsiTheme="minorBidi" w:cs="Arial"/>
                        <w:sz w:val="24"/>
                        <w:szCs w:val="24"/>
                        <w:shd w:val="clear" w:color="auto" w:fill="FFFFFF"/>
                        <w:rtl/>
                      </w:rPr>
                      <w:t xml:space="preserve">. </w:t>
                    </w:r>
                    <w:r w:rsidR="002C5464" w:rsidRPr="002C5464">
                      <w:rPr>
                        <w:rFonts w:asciiTheme="minorBidi" w:hAnsiTheme="minorBidi" w:cs="Arial" w:hint="cs"/>
                        <w:sz w:val="24"/>
                        <w:szCs w:val="24"/>
                        <w:shd w:val="clear" w:color="auto" w:fill="FFFFFF"/>
                        <w:rtl/>
                      </w:rPr>
                      <w:t>כשהיה</w:t>
                    </w:r>
                    <w:r w:rsidR="002C5464" w:rsidRPr="002C5464">
                      <w:rPr>
                        <w:rFonts w:asciiTheme="minorBidi" w:hAnsiTheme="minorBidi" w:cs="Arial"/>
                        <w:sz w:val="24"/>
                        <w:szCs w:val="24"/>
                        <w:shd w:val="clear" w:color="auto" w:fill="FFFFFF"/>
                        <w:rtl/>
                      </w:rPr>
                      <w:t xml:space="preserve"> </w:t>
                    </w:r>
                    <w:r w:rsidR="002C5464" w:rsidRPr="002C5464">
                      <w:rPr>
                        <w:rFonts w:asciiTheme="minorBidi" w:hAnsiTheme="minorBidi" w:cs="Arial" w:hint="cs"/>
                        <w:sz w:val="24"/>
                        <w:szCs w:val="24"/>
                        <w:shd w:val="clear" w:color="auto" w:fill="FFFFFF"/>
                        <w:rtl/>
                      </w:rPr>
                      <w:t>בגיל</w:t>
                    </w:r>
                    <w:r w:rsidR="002C5464" w:rsidRPr="002C5464">
                      <w:rPr>
                        <w:rFonts w:asciiTheme="minorBidi" w:hAnsiTheme="minorBidi" w:cs="Arial"/>
                        <w:sz w:val="24"/>
                        <w:szCs w:val="24"/>
                        <w:shd w:val="clear" w:color="auto" w:fill="FFFFFF"/>
                        <w:rtl/>
                      </w:rPr>
                      <w:t xml:space="preserve"> 19 </w:t>
                    </w:r>
                    <w:r w:rsidR="002C5464" w:rsidRPr="002C5464">
                      <w:rPr>
                        <w:rFonts w:asciiTheme="minorBidi" w:hAnsiTheme="minorBidi" w:cs="Arial" w:hint="cs"/>
                        <w:sz w:val="24"/>
                        <w:szCs w:val="24"/>
                        <w:shd w:val="clear" w:color="auto" w:fill="FFFFFF"/>
                        <w:rtl/>
                      </w:rPr>
                      <w:t>רכשה</w:t>
                    </w:r>
                    <w:r w:rsidR="002C5464" w:rsidRPr="002C5464">
                      <w:rPr>
                        <w:rFonts w:asciiTheme="minorBidi" w:hAnsiTheme="minorBidi" w:cs="Arial"/>
                        <w:sz w:val="24"/>
                        <w:szCs w:val="24"/>
                        <w:shd w:val="clear" w:color="auto" w:fill="FFFFFF"/>
                        <w:rtl/>
                      </w:rPr>
                      <w:t xml:space="preserve"> </w:t>
                    </w:r>
                    <w:r w:rsidR="002C5464" w:rsidRPr="002C5464">
                      <w:rPr>
                        <w:rFonts w:asciiTheme="minorBidi" w:hAnsiTheme="minorBidi" w:cs="Arial" w:hint="cs"/>
                        <w:sz w:val="24"/>
                        <w:szCs w:val="24"/>
                        <w:shd w:val="clear" w:color="auto" w:fill="FFFFFF"/>
                        <w:rtl/>
                      </w:rPr>
                      <w:t>סבתו</w:t>
                    </w:r>
                    <w:r w:rsidR="002C5464" w:rsidRPr="002C5464">
                      <w:rPr>
                        <w:rFonts w:asciiTheme="minorBidi" w:hAnsiTheme="minorBidi" w:cs="Arial"/>
                        <w:sz w:val="24"/>
                        <w:szCs w:val="24"/>
                        <w:shd w:val="clear" w:color="auto" w:fill="FFFFFF"/>
                        <w:rtl/>
                      </w:rPr>
                      <w:t xml:space="preserve"> </w:t>
                    </w:r>
                    <w:r w:rsidR="002C5464" w:rsidRPr="002C5464">
                      <w:rPr>
                        <w:rFonts w:asciiTheme="minorBidi" w:hAnsiTheme="minorBidi" w:cs="Arial" w:hint="cs"/>
                        <w:sz w:val="24"/>
                        <w:szCs w:val="24"/>
                        <w:shd w:val="clear" w:color="auto" w:fill="FFFFFF"/>
                        <w:rtl/>
                      </w:rPr>
                      <w:t>ז</w:t>
                    </w:r>
                    <w:r w:rsidR="002C5464" w:rsidRPr="002C5464">
                      <w:rPr>
                        <w:rFonts w:asciiTheme="minorBidi" w:hAnsiTheme="minorBidi" w:cs="Arial"/>
                        <w:sz w:val="24"/>
                        <w:szCs w:val="24"/>
                        <w:shd w:val="clear" w:color="auto" w:fill="FFFFFF"/>
                        <w:rtl/>
                      </w:rPr>
                      <w:t>"</w:t>
                    </w:r>
                    <w:r w:rsidR="002C5464" w:rsidRPr="002C5464">
                      <w:rPr>
                        <w:rFonts w:asciiTheme="minorBidi" w:hAnsiTheme="minorBidi" w:cs="Arial" w:hint="cs"/>
                        <w:sz w:val="24"/>
                        <w:szCs w:val="24"/>
                        <w:shd w:val="clear" w:color="auto" w:fill="FFFFFF"/>
                        <w:rtl/>
                      </w:rPr>
                      <w:t>ל</w:t>
                    </w:r>
                    <w:r w:rsidR="002C5464" w:rsidRPr="002C5464">
                      <w:rPr>
                        <w:rFonts w:asciiTheme="minorBidi" w:hAnsiTheme="minorBidi" w:cs="Arial"/>
                        <w:sz w:val="24"/>
                        <w:szCs w:val="24"/>
                        <w:shd w:val="clear" w:color="auto" w:fill="FFFFFF"/>
                        <w:rtl/>
                      </w:rPr>
                      <w:t xml:space="preserve">, </w:t>
                    </w:r>
                    <w:r w:rsidR="002C5464" w:rsidRPr="002C5464">
                      <w:rPr>
                        <w:rFonts w:asciiTheme="minorBidi" w:hAnsiTheme="minorBidi" w:cs="Arial" w:hint="cs"/>
                        <w:sz w:val="24"/>
                        <w:szCs w:val="24"/>
                        <w:shd w:val="clear" w:color="auto" w:fill="FFFFFF"/>
                        <w:rtl/>
                      </w:rPr>
                      <w:t>פסנתר</w:t>
                    </w:r>
                    <w:r w:rsidR="002C5464" w:rsidRPr="002C5464">
                      <w:rPr>
                        <w:rFonts w:asciiTheme="minorBidi" w:hAnsiTheme="minorBidi" w:cs="Arial"/>
                        <w:sz w:val="24"/>
                        <w:szCs w:val="24"/>
                        <w:shd w:val="clear" w:color="auto" w:fill="FFFFFF"/>
                        <w:rtl/>
                      </w:rPr>
                      <w:t xml:space="preserve"> - </w:t>
                    </w:r>
                    <w:r w:rsidR="002C5464" w:rsidRPr="002C5464">
                      <w:rPr>
                        <w:rFonts w:asciiTheme="minorBidi" w:hAnsiTheme="minorBidi" w:cs="Arial" w:hint="cs"/>
                        <w:sz w:val="24"/>
                        <w:szCs w:val="24"/>
                        <w:shd w:val="clear" w:color="auto" w:fill="FFFFFF"/>
                        <w:rtl/>
                      </w:rPr>
                      <w:t>את</w:t>
                    </w:r>
                    <w:r w:rsidR="002C5464" w:rsidRPr="002C5464">
                      <w:rPr>
                        <w:rFonts w:asciiTheme="minorBidi" w:hAnsiTheme="minorBidi" w:cs="Arial"/>
                        <w:sz w:val="24"/>
                        <w:szCs w:val="24"/>
                        <w:shd w:val="clear" w:color="auto" w:fill="FFFFFF"/>
                        <w:rtl/>
                      </w:rPr>
                      <w:t xml:space="preserve"> </w:t>
                    </w:r>
                    <w:r w:rsidR="002C5464" w:rsidRPr="002C5464">
                      <w:rPr>
                        <w:rFonts w:asciiTheme="minorBidi" w:hAnsiTheme="minorBidi" w:cs="Arial" w:hint="cs"/>
                        <w:sz w:val="24"/>
                        <w:szCs w:val="24"/>
                        <w:shd w:val="clear" w:color="auto" w:fill="FFFFFF"/>
                        <w:rtl/>
                      </w:rPr>
                      <w:t>כל</w:t>
                    </w:r>
                    <w:r w:rsidR="002C5464" w:rsidRPr="002C5464">
                      <w:rPr>
                        <w:rFonts w:asciiTheme="minorBidi" w:hAnsiTheme="minorBidi" w:cs="Arial"/>
                        <w:sz w:val="24"/>
                        <w:szCs w:val="24"/>
                        <w:shd w:val="clear" w:color="auto" w:fill="FFFFFF"/>
                        <w:rtl/>
                      </w:rPr>
                      <w:t xml:space="preserve"> </w:t>
                    </w:r>
                    <w:r w:rsidR="002C5464" w:rsidRPr="002C5464">
                      <w:rPr>
                        <w:rFonts w:asciiTheme="minorBidi" w:hAnsiTheme="minorBidi" w:cs="Arial" w:hint="cs"/>
                        <w:sz w:val="24"/>
                        <w:szCs w:val="24"/>
                        <w:shd w:val="clear" w:color="auto" w:fill="FFFFFF"/>
                        <w:rtl/>
                      </w:rPr>
                      <w:t>מה</w:t>
                    </w:r>
                    <w:r w:rsidR="002C5464" w:rsidRPr="002C5464">
                      <w:rPr>
                        <w:rFonts w:asciiTheme="minorBidi" w:hAnsiTheme="minorBidi" w:cs="Arial"/>
                        <w:sz w:val="24"/>
                        <w:szCs w:val="24"/>
                        <w:shd w:val="clear" w:color="auto" w:fill="FFFFFF"/>
                        <w:rtl/>
                      </w:rPr>
                      <w:t xml:space="preserve"> </w:t>
                    </w:r>
                    <w:r w:rsidR="002C5464" w:rsidRPr="002C5464">
                      <w:rPr>
                        <w:rFonts w:asciiTheme="minorBidi" w:hAnsiTheme="minorBidi" w:cs="Arial" w:hint="cs"/>
                        <w:sz w:val="24"/>
                        <w:szCs w:val="24"/>
                        <w:shd w:val="clear" w:color="auto" w:fill="FFFFFF"/>
                        <w:rtl/>
                      </w:rPr>
                      <w:t>שהספיק</w:t>
                    </w:r>
                    <w:r w:rsidR="002C5464" w:rsidRPr="002C5464">
                      <w:rPr>
                        <w:rFonts w:asciiTheme="minorBidi" w:hAnsiTheme="minorBidi" w:cs="Arial"/>
                        <w:sz w:val="24"/>
                        <w:szCs w:val="24"/>
                        <w:shd w:val="clear" w:color="auto" w:fill="FFFFFF"/>
                        <w:rtl/>
                      </w:rPr>
                      <w:t xml:space="preserve"> </w:t>
                    </w:r>
                    <w:r w:rsidR="002C5464" w:rsidRPr="002C5464">
                      <w:rPr>
                        <w:rFonts w:asciiTheme="minorBidi" w:hAnsiTheme="minorBidi" w:cs="Arial" w:hint="cs"/>
                        <w:sz w:val="24"/>
                        <w:szCs w:val="24"/>
                        <w:shd w:val="clear" w:color="auto" w:fill="FFFFFF"/>
                        <w:rtl/>
                      </w:rPr>
                      <w:t>ללמוד</w:t>
                    </w:r>
                    <w:r w:rsidR="002C5464" w:rsidRPr="002C5464">
                      <w:rPr>
                        <w:rFonts w:asciiTheme="minorBidi" w:hAnsiTheme="minorBidi" w:cs="Arial"/>
                        <w:sz w:val="24"/>
                        <w:szCs w:val="24"/>
                        <w:shd w:val="clear" w:color="auto" w:fill="FFFFFF"/>
                        <w:rtl/>
                      </w:rPr>
                      <w:t xml:space="preserve"> </w:t>
                    </w:r>
                    <w:r w:rsidR="002C5464" w:rsidRPr="002C5464">
                      <w:rPr>
                        <w:rFonts w:asciiTheme="minorBidi" w:hAnsiTheme="minorBidi" w:cs="Arial" w:hint="cs"/>
                        <w:sz w:val="24"/>
                        <w:szCs w:val="24"/>
                        <w:shd w:val="clear" w:color="auto" w:fill="FFFFFF"/>
                        <w:rtl/>
                      </w:rPr>
                      <w:t>על</w:t>
                    </w:r>
                    <w:r w:rsidR="002C5464" w:rsidRPr="002C5464">
                      <w:rPr>
                        <w:rFonts w:asciiTheme="minorBidi" w:hAnsiTheme="minorBidi" w:cs="Arial"/>
                        <w:sz w:val="24"/>
                        <w:szCs w:val="24"/>
                        <w:shd w:val="clear" w:color="auto" w:fill="FFFFFF"/>
                        <w:rtl/>
                      </w:rPr>
                      <w:t xml:space="preserve"> </w:t>
                    </w:r>
                    <w:r w:rsidR="002C5464" w:rsidRPr="002C5464">
                      <w:rPr>
                        <w:rFonts w:asciiTheme="minorBidi" w:hAnsiTheme="minorBidi" w:cs="Arial" w:hint="cs"/>
                        <w:sz w:val="24"/>
                        <w:szCs w:val="24"/>
                        <w:shd w:val="clear" w:color="auto" w:fill="FFFFFF"/>
                        <w:rtl/>
                      </w:rPr>
                      <w:t>הגיטרה</w:t>
                    </w:r>
                    <w:r w:rsidR="002C5464" w:rsidRPr="002C5464">
                      <w:rPr>
                        <w:rFonts w:asciiTheme="minorBidi" w:hAnsiTheme="minorBidi" w:cs="Arial"/>
                        <w:sz w:val="24"/>
                        <w:szCs w:val="24"/>
                        <w:shd w:val="clear" w:color="auto" w:fill="FFFFFF"/>
                        <w:rtl/>
                      </w:rPr>
                      <w:t xml:space="preserve"> </w:t>
                    </w:r>
                    <w:r w:rsidR="002C5464" w:rsidRPr="002C5464">
                      <w:rPr>
                        <w:rFonts w:asciiTheme="minorBidi" w:hAnsiTheme="minorBidi" w:cs="Arial" w:hint="cs"/>
                        <w:sz w:val="24"/>
                        <w:szCs w:val="24"/>
                        <w:shd w:val="clear" w:color="auto" w:fill="FFFFFF"/>
                        <w:rtl/>
                      </w:rPr>
                      <w:t>תירגם</w:t>
                    </w:r>
                    <w:r w:rsidR="002C5464" w:rsidRPr="002C5464">
                      <w:rPr>
                        <w:rFonts w:asciiTheme="minorBidi" w:hAnsiTheme="minorBidi" w:cs="Arial"/>
                        <w:sz w:val="24"/>
                        <w:szCs w:val="24"/>
                        <w:shd w:val="clear" w:color="auto" w:fill="FFFFFF"/>
                        <w:rtl/>
                      </w:rPr>
                      <w:t xml:space="preserve"> </w:t>
                    </w:r>
                    <w:r w:rsidR="002C5464" w:rsidRPr="002C5464">
                      <w:rPr>
                        <w:rFonts w:asciiTheme="minorBidi" w:hAnsiTheme="minorBidi" w:cs="Arial" w:hint="cs"/>
                        <w:sz w:val="24"/>
                        <w:szCs w:val="24"/>
                        <w:shd w:val="clear" w:color="auto" w:fill="FFFFFF"/>
                        <w:rtl/>
                      </w:rPr>
                      <w:t>לנגינה</w:t>
                    </w:r>
                    <w:r w:rsidR="002C5464" w:rsidRPr="002C5464">
                      <w:rPr>
                        <w:rFonts w:asciiTheme="minorBidi" w:hAnsiTheme="minorBidi" w:cs="Arial"/>
                        <w:sz w:val="24"/>
                        <w:szCs w:val="24"/>
                        <w:shd w:val="clear" w:color="auto" w:fill="FFFFFF"/>
                        <w:rtl/>
                      </w:rPr>
                      <w:t xml:space="preserve"> </w:t>
                    </w:r>
                    <w:r w:rsidR="002C5464" w:rsidRPr="002C5464">
                      <w:rPr>
                        <w:rFonts w:asciiTheme="minorBidi" w:hAnsiTheme="minorBidi" w:cs="Arial" w:hint="cs"/>
                        <w:sz w:val="24"/>
                        <w:szCs w:val="24"/>
                        <w:shd w:val="clear" w:color="auto" w:fill="FFFFFF"/>
                        <w:rtl/>
                      </w:rPr>
                      <w:t>על</w:t>
                    </w:r>
                    <w:r w:rsidR="002C5464" w:rsidRPr="002C5464">
                      <w:rPr>
                        <w:rFonts w:asciiTheme="minorBidi" w:hAnsiTheme="minorBidi" w:cs="Arial"/>
                        <w:sz w:val="24"/>
                        <w:szCs w:val="24"/>
                        <w:shd w:val="clear" w:color="auto" w:fill="FFFFFF"/>
                        <w:rtl/>
                      </w:rPr>
                      <w:t xml:space="preserve"> </w:t>
                    </w:r>
                    <w:r w:rsidR="002C5464" w:rsidRPr="002C5464">
                      <w:rPr>
                        <w:rFonts w:asciiTheme="minorBidi" w:hAnsiTheme="minorBidi" w:cs="Arial" w:hint="cs"/>
                        <w:sz w:val="24"/>
                        <w:szCs w:val="24"/>
                        <w:shd w:val="clear" w:color="auto" w:fill="FFFFFF"/>
                        <w:rtl/>
                      </w:rPr>
                      <w:t>פסנתר</w:t>
                    </w:r>
                    <w:r w:rsidR="002C5464" w:rsidRPr="002C5464">
                      <w:rPr>
                        <w:rFonts w:asciiTheme="minorBidi" w:hAnsiTheme="minorBidi" w:cs="Arial"/>
                        <w:sz w:val="24"/>
                        <w:szCs w:val="24"/>
                        <w:shd w:val="clear" w:color="auto" w:fill="FFFFFF"/>
                        <w:rtl/>
                      </w:rPr>
                      <w:t xml:space="preserve"> - </w:t>
                    </w:r>
                    <w:r w:rsidR="002C5464" w:rsidRPr="002C5464">
                      <w:rPr>
                        <w:rFonts w:asciiTheme="minorBidi" w:hAnsiTheme="minorBidi" w:cs="Arial" w:hint="cs"/>
                        <w:sz w:val="24"/>
                        <w:szCs w:val="24"/>
                        <w:shd w:val="clear" w:color="auto" w:fill="FFFFFF"/>
                        <w:rtl/>
                      </w:rPr>
                      <w:t>למרות</w:t>
                    </w:r>
                    <w:r w:rsidR="002C5464" w:rsidRPr="002C5464">
                      <w:rPr>
                        <w:rFonts w:asciiTheme="minorBidi" w:hAnsiTheme="minorBidi" w:cs="Arial"/>
                        <w:sz w:val="24"/>
                        <w:szCs w:val="24"/>
                        <w:shd w:val="clear" w:color="auto" w:fill="FFFFFF"/>
                        <w:rtl/>
                      </w:rPr>
                      <w:t xml:space="preserve"> </w:t>
                    </w:r>
                    <w:r w:rsidR="002C5464" w:rsidRPr="002C5464">
                      <w:rPr>
                        <w:rFonts w:asciiTheme="minorBidi" w:hAnsiTheme="minorBidi" w:cs="Arial" w:hint="cs"/>
                        <w:sz w:val="24"/>
                        <w:szCs w:val="24"/>
                        <w:shd w:val="clear" w:color="auto" w:fill="FFFFFF"/>
                        <w:rtl/>
                      </w:rPr>
                      <w:t>שטכניקת</w:t>
                    </w:r>
                    <w:r w:rsidR="002C5464" w:rsidRPr="002C5464">
                      <w:rPr>
                        <w:rFonts w:asciiTheme="minorBidi" w:hAnsiTheme="minorBidi" w:cs="Arial"/>
                        <w:sz w:val="24"/>
                        <w:szCs w:val="24"/>
                        <w:shd w:val="clear" w:color="auto" w:fill="FFFFFF"/>
                        <w:rtl/>
                      </w:rPr>
                      <w:t xml:space="preserve"> </w:t>
                    </w:r>
                    <w:r w:rsidR="002C5464" w:rsidRPr="002C5464">
                      <w:rPr>
                        <w:rFonts w:asciiTheme="minorBidi" w:hAnsiTheme="minorBidi" w:cs="Arial" w:hint="cs"/>
                        <w:sz w:val="24"/>
                        <w:szCs w:val="24"/>
                        <w:shd w:val="clear" w:color="auto" w:fill="FFFFFF"/>
                        <w:rtl/>
                      </w:rPr>
                      <w:t>הנגינה</w:t>
                    </w:r>
                    <w:r w:rsidR="002C5464" w:rsidRPr="002C5464">
                      <w:rPr>
                        <w:rFonts w:asciiTheme="minorBidi" w:hAnsiTheme="minorBidi" w:cs="Arial"/>
                        <w:sz w:val="24"/>
                        <w:szCs w:val="24"/>
                        <w:shd w:val="clear" w:color="auto" w:fill="FFFFFF"/>
                        <w:rtl/>
                      </w:rPr>
                      <w:t xml:space="preserve"> </w:t>
                    </w:r>
                    <w:r w:rsidR="002C5464" w:rsidRPr="002C5464">
                      <w:rPr>
                        <w:rFonts w:asciiTheme="minorBidi" w:hAnsiTheme="minorBidi" w:cs="Arial" w:hint="cs"/>
                        <w:sz w:val="24"/>
                        <w:szCs w:val="24"/>
                        <w:shd w:val="clear" w:color="auto" w:fill="FFFFFF"/>
                        <w:rtl/>
                      </w:rPr>
                      <w:t>היא</w:t>
                    </w:r>
                    <w:r w:rsidR="002C5464" w:rsidRPr="002C5464">
                      <w:rPr>
                        <w:rFonts w:asciiTheme="minorBidi" w:hAnsiTheme="minorBidi" w:cs="Arial"/>
                        <w:sz w:val="24"/>
                        <w:szCs w:val="24"/>
                        <w:shd w:val="clear" w:color="auto" w:fill="FFFFFF"/>
                        <w:rtl/>
                      </w:rPr>
                      <w:t xml:space="preserve"> </w:t>
                    </w:r>
                    <w:r w:rsidR="002C5464" w:rsidRPr="002C5464">
                      <w:rPr>
                        <w:rFonts w:asciiTheme="minorBidi" w:hAnsiTheme="minorBidi" w:cs="Arial" w:hint="cs"/>
                        <w:sz w:val="24"/>
                        <w:szCs w:val="24"/>
                        <w:shd w:val="clear" w:color="auto" w:fill="FFFFFF"/>
                        <w:rtl/>
                      </w:rPr>
                      <w:t>שונה</w:t>
                    </w:r>
                    <w:r w:rsidR="002C5464" w:rsidRPr="002C5464">
                      <w:rPr>
                        <w:rFonts w:asciiTheme="minorBidi" w:hAnsiTheme="minorBidi" w:cs="Arial"/>
                        <w:sz w:val="24"/>
                        <w:szCs w:val="24"/>
                        <w:shd w:val="clear" w:color="auto" w:fill="FFFFFF"/>
                        <w:rtl/>
                      </w:rPr>
                      <w:t xml:space="preserve"> </w:t>
                    </w:r>
                    <w:r w:rsidR="002C5464" w:rsidRPr="002C5464">
                      <w:rPr>
                        <w:rFonts w:asciiTheme="minorBidi" w:hAnsiTheme="minorBidi" w:cs="Arial" w:hint="cs"/>
                        <w:sz w:val="24"/>
                        <w:szCs w:val="24"/>
                        <w:shd w:val="clear" w:color="auto" w:fill="FFFFFF"/>
                        <w:rtl/>
                      </w:rPr>
                      <w:t>כלל</w:t>
                    </w:r>
                    <w:r w:rsidR="002C5464" w:rsidRPr="002C5464">
                      <w:rPr>
                        <w:rFonts w:asciiTheme="minorBidi" w:hAnsiTheme="minorBidi" w:cs="Arial"/>
                        <w:sz w:val="24"/>
                        <w:szCs w:val="24"/>
                        <w:shd w:val="clear" w:color="auto" w:fill="FFFFFF"/>
                        <w:rtl/>
                      </w:rPr>
                      <w:t xml:space="preserve"> </w:t>
                    </w:r>
                    <w:r w:rsidR="002C5464" w:rsidRPr="002C5464">
                      <w:rPr>
                        <w:rFonts w:asciiTheme="minorBidi" w:hAnsiTheme="minorBidi" w:cs="Arial" w:hint="cs"/>
                        <w:sz w:val="24"/>
                        <w:szCs w:val="24"/>
                        <w:shd w:val="clear" w:color="auto" w:fill="FFFFFF"/>
                        <w:rtl/>
                      </w:rPr>
                      <w:t>ועיקר</w:t>
                    </w:r>
                    <w:r w:rsidR="002C5464" w:rsidRPr="002C5464">
                      <w:rPr>
                        <w:rFonts w:asciiTheme="minorBidi" w:hAnsiTheme="minorBidi" w:cs="Arial"/>
                        <w:sz w:val="24"/>
                        <w:szCs w:val="24"/>
                        <w:shd w:val="clear" w:color="auto" w:fill="FFFFFF"/>
                        <w:rtl/>
                      </w:rPr>
                      <w:t>.</w:t>
                    </w:r>
                  </w:ins>
                  <w:del w:id="141" w:author="מנהל" w:date="2015-10-20T08:58:00Z">
                    <w:r w:rsidR="00F75678" w:rsidRPr="003F226D" w:rsidDel="002C5464">
                      <w:rPr>
                        <w:rFonts w:asciiTheme="minorBidi" w:hAnsiTheme="minorBidi"/>
                        <w:sz w:val="24"/>
                        <w:szCs w:val="24"/>
                        <w:shd w:val="clear" w:color="auto" w:fill="FFFFFF"/>
                        <w:rtl/>
                      </w:rPr>
                      <w:delText>בגיל 11 החל לנגן ב</w:delText>
                    </w:r>
                    <w:r w:rsidR="00C837A2" w:rsidDel="002C5464">
                      <w:fldChar w:fldCharType="begin"/>
                    </w:r>
                    <w:r w:rsidR="00C837A2" w:rsidDel="002C5464">
                      <w:delInstrText xml:space="preserve"> HYPERLINK "https://he.wikipedia.org/wiki/%D7%92%D7%99%D7%98%D7%A8%D7%94" \o "</w:delInstrText>
                    </w:r>
                    <w:r w:rsidR="00C837A2" w:rsidDel="002C5464">
                      <w:rPr>
                        <w:rtl/>
                      </w:rPr>
                      <w:delInstrText>גיטרה</w:delInstrText>
                    </w:r>
                    <w:r w:rsidR="00C837A2" w:rsidDel="002C5464">
                      <w:delInstrText xml:space="preserve">" </w:delInstrText>
                    </w:r>
                    <w:r w:rsidR="00C837A2" w:rsidDel="002C5464">
                      <w:fldChar w:fldCharType="separate"/>
                    </w:r>
                    <w:r w:rsidR="00F75678" w:rsidRPr="003F226D" w:rsidDel="002C5464">
                      <w:rPr>
                        <w:rStyle w:val="Hyperlink"/>
                        <w:rFonts w:asciiTheme="minorBidi" w:hAnsiTheme="minorBidi"/>
                        <w:color w:val="auto"/>
                        <w:sz w:val="24"/>
                        <w:szCs w:val="24"/>
                        <w:u w:val="none"/>
                        <w:shd w:val="clear" w:color="auto" w:fill="FFFFFF"/>
                        <w:rtl/>
                      </w:rPr>
                      <w:delText>גיטרה</w:delText>
                    </w:r>
                    <w:r w:rsidR="00C837A2" w:rsidDel="002C5464">
                      <w:rPr>
                        <w:rStyle w:val="Hyperlink"/>
                        <w:rFonts w:asciiTheme="minorBidi" w:hAnsiTheme="minorBidi"/>
                        <w:color w:val="auto"/>
                        <w:sz w:val="24"/>
                        <w:szCs w:val="24"/>
                        <w:u w:val="none"/>
                        <w:shd w:val="clear" w:color="auto" w:fill="FFFFFF"/>
                      </w:rPr>
                      <w:fldChar w:fldCharType="end"/>
                    </w:r>
                    <w:r w:rsidR="00F75678" w:rsidRPr="003F226D" w:rsidDel="002C5464">
                      <w:rPr>
                        <w:rStyle w:val="apple-converted-space"/>
                        <w:rFonts w:asciiTheme="minorBidi" w:hAnsiTheme="minorBidi"/>
                        <w:sz w:val="24"/>
                        <w:szCs w:val="24"/>
                        <w:shd w:val="clear" w:color="auto" w:fill="FFFFFF"/>
                      </w:rPr>
                      <w:delText> </w:delText>
                    </w:r>
                    <w:r w:rsidR="00F75678" w:rsidRPr="003F226D" w:rsidDel="002C5464">
                      <w:rPr>
                        <w:rFonts w:asciiTheme="minorBidi" w:hAnsiTheme="minorBidi"/>
                        <w:sz w:val="24"/>
                        <w:szCs w:val="24"/>
                        <w:shd w:val="clear" w:color="auto" w:fill="FFFFFF"/>
                        <w:rtl/>
                      </w:rPr>
                      <w:delText>שביקש כמתנה</w:delText>
                    </w:r>
                  </w:del>
                  <w:r w:rsidR="00F75678" w:rsidRPr="003F226D">
                    <w:rPr>
                      <w:rFonts w:asciiTheme="minorBidi" w:hAnsiTheme="minorBidi"/>
                      <w:sz w:val="24"/>
                      <w:szCs w:val="24"/>
                      <w:shd w:val="clear" w:color="auto" w:fill="FFFFFF"/>
                    </w:rPr>
                    <w:t>.</w:t>
                  </w:r>
                  <w:r w:rsidR="00F5031F" w:rsidRPr="003F226D">
                    <w:rPr>
                      <w:rFonts w:hint="cs"/>
                      <w:sz w:val="24"/>
                      <w:szCs w:val="24"/>
                      <w:rtl/>
                    </w:rPr>
                    <w:t xml:space="preserve"> עוזי חיטמן שירת את שירותו הצבאי בלהקה צבאית. כבר בגיל 19 החל ל</w:t>
                  </w:r>
                  <w:r w:rsidR="00B83E5C" w:rsidRPr="003F226D">
                    <w:rPr>
                      <w:rFonts w:hint="cs"/>
                      <w:sz w:val="24"/>
                      <w:szCs w:val="24"/>
                      <w:rtl/>
                    </w:rPr>
                    <w:t>נגן גם על פסנתר ול</w:t>
                  </w:r>
                  <w:r w:rsidR="00F5031F" w:rsidRPr="003F226D">
                    <w:rPr>
                      <w:rFonts w:hint="cs"/>
                      <w:sz w:val="24"/>
                      <w:szCs w:val="24"/>
                      <w:rtl/>
                    </w:rPr>
                    <w:t>הלחין את שיריו הראשונים.</w:t>
                  </w:r>
                  <w:r w:rsidR="00B83E5C" w:rsidRPr="003F226D">
                    <w:rPr>
                      <w:rFonts w:asciiTheme="minorBidi" w:hAnsiTheme="minorBidi" w:hint="cs"/>
                      <w:sz w:val="24"/>
                      <w:szCs w:val="24"/>
                      <w:rtl/>
                    </w:rPr>
                    <w:t xml:space="preserve"> </w:t>
                  </w:r>
                </w:p>
                <w:p w:rsidR="00B83E5C" w:rsidRPr="00DC759C" w:rsidRDefault="00B83E5C" w:rsidP="00F75678">
                  <w:pPr>
                    <w:rPr>
                      <w:rFonts w:asciiTheme="minorBidi" w:hAnsiTheme="minorBidi"/>
                      <w:sz w:val="24"/>
                      <w:szCs w:val="24"/>
                      <w:rtl/>
                    </w:rPr>
                  </w:pPr>
                </w:p>
                <w:p w:rsidR="00DC759C" w:rsidRPr="00DC759C" w:rsidRDefault="00DC759C" w:rsidP="00DC759C">
                  <w:pPr>
                    <w:rPr>
                      <w:rFonts w:asciiTheme="minorBidi" w:hAnsiTheme="minorBidi"/>
                      <w:sz w:val="24"/>
                      <w:szCs w:val="24"/>
                      <w:rtl/>
                    </w:rPr>
                  </w:pPr>
                  <w:r>
                    <w:rPr>
                      <w:rFonts w:asciiTheme="minorBidi" w:hAnsiTheme="minorBidi" w:hint="cs"/>
                      <w:sz w:val="24"/>
                      <w:szCs w:val="24"/>
                      <w:rtl/>
                    </w:rPr>
                    <w:t xml:space="preserve"> </w:t>
                  </w:r>
                </w:p>
              </w:txbxContent>
            </v:textbox>
          </v:shape>
        </w:pict>
      </w:r>
      <w:r>
        <w:rPr>
          <w:i/>
          <w:iCs/>
          <w:noProof/>
          <w:sz w:val="28"/>
          <w:szCs w:val="28"/>
          <w:rtl/>
        </w:rPr>
        <w:pict>
          <v:shape id="_x0000_s1029" type="#_x0000_t202" style="position:absolute;left:0;text-align:left;margin-left:23.95pt;margin-top:561.3pt;width:314.75pt;height:168.4pt;z-index:251662336;mso-width-relative:margin;mso-height-relative:margin" strokecolor="white [3212]">
            <v:textbox>
              <w:txbxContent>
                <w:p w:rsidR="003F226D" w:rsidRPr="003F226D" w:rsidRDefault="003F226D" w:rsidP="00F5031F">
                  <w:pPr>
                    <w:rPr>
                      <w:b/>
                      <w:bCs/>
                      <w:sz w:val="32"/>
                      <w:szCs w:val="32"/>
                      <w:u w:val="single"/>
                      <w:rtl/>
                    </w:rPr>
                  </w:pPr>
                  <w:r w:rsidRPr="003F226D">
                    <w:rPr>
                      <w:rFonts w:hint="cs"/>
                      <w:b/>
                      <w:bCs/>
                      <w:sz w:val="32"/>
                      <w:szCs w:val="32"/>
                      <w:u w:val="single"/>
                      <w:rtl/>
                    </w:rPr>
                    <w:t>מפעל חייו של עוזי חיטמן.</w:t>
                  </w:r>
                </w:p>
                <w:p w:rsidR="00F5031F" w:rsidRPr="003F226D" w:rsidRDefault="00F5031F" w:rsidP="003F226D">
                  <w:pPr>
                    <w:spacing w:line="360" w:lineRule="auto"/>
                    <w:rPr>
                      <w:rFonts w:asciiTheme="minorBidi" w:hAnsiTheme="minorBidi"/>
                      <w:sz w:val="24"/>
                      <w:szCs w:val="24"/>
                      <w:rtl/>
                    </w:rPr>
                  </w:pPr>
                  <w:r w:rsidRPr="003F226D">
                    <w:rPr>
                      <w:rFonts w:hint="cs"/>
                      <w:sz w:val="24"/>
                      <w:szCs w:val="24"/>
                      <w:rtl/>
                    </w:rPr>
                    <w:t xml:space="preserve">חיטמן </w:t>
                  </w:r>
                  <w:r w:rsidR="00F75678" w:rsidRPr="003F226D">
                    <w:rPr>
                      <w:rFonts w:hint="cs"/>
                      <w:sz w:val="24"/>
                      <w:szCs w:val="24"/>
                      <w:rtl/>
                    </w:rPr>
                    <w:t xml:space="preserve">כתב </w:t>
                  </w:r>
                  <w:r w:rsidRPr="003F226D">
                    <w:rPr>
                      <w:rFonts w:hint="cs"/>
                      <w:sz w:val="24"/>
                      <w:szCs w:val="24"/>
                      <w:rtl/>
                    </w:rPr>
                    <w:t>יצירות בנושאים שונים ומגוונים</w:t>
                  </w:r>
                  <w:r w:rsidR="00F75678" w:rsidRPr="003F226D">
                    <w:rPr>
                      <w:rFonts w:hint="cs"/>
                      <w:sz w:val="24"/>
                      <w:szCs w:val="24"/>
                      <w:rtl/>
                    </w:rPr>
                    <w:t xml:space="preserve">. </w:t>
                  </w:r>
                  <w:r w:rsidR="003F226D">
                    <w:rPr>
                      <w:rFonts w:asciiTheme="minorBidi" w:hAnsiTheme="minorBidi" w:hint="cs"/>
                      <w:sz w:val="24"/>
                      <w:szCs w:val="24"/>
                      <w:rtl/>
                    </w:rPr>
                    <w:t xml:space="preserve">                                </w:t>
                  </w:r>
                  <w:r w:rsidRPr="003F226D">
                    <w:rPr>
                      <w:rFonts w:asciiTheme="minorBidi" w:hAnsiTheme="minorBidi" w:hint="cs"/>
                      <w:sz w:val="24"/>
                      <w:szCs w:val="24"/>
                      <w:rtl/>
                    </w:rPr>
                    <w:t>כזמר ויוצר לילדים, כתב והלחין שירי ילדים רבים</w:t>
                  </w:r>
                  <w:r w:rsidR="003F226D">
                    <w:rPr>
                      <w:rFonts w:asciiTheme="minorBidi" w:hAnsiTheme="minorBidi" w:hint="cs"/>
                      <w:sz w:val="24"/>
                      <w:szCs w:val="24"/>
                      <w:rtl/>
                    </w:rPr>
                    <w:t xml:space="preserve">, </w:t>
                  </w:r>
                  <w:r w:rsidRPr="003F226D">
                    <w:rPr>
                      <w:rFonts w:ascii="Arial" w:hAnsi="Arial" w:cs="Arial"/>
                      <w:sz w:val="24"/>
                      <w:szCs w:val="24"/>
                      <w:shd w:val="clear" w:color="auto" w:fill="FFFFFF"/>
                      <w:rtl/>
                    </w:rPr>
                    <w:t>בעיקר לתחרויות</w:t>
                  </w:r>
                  <w:r w:rsidRPr="003F226D">
                    <w:rPr>
                      <w:rStyle w:val="apple-converted-space"/>
                      <w:rFonts w:ascii="Arial" w:hAnsi="Arial" w:cs="Arial"/>
                      <w:sz w:val="24"/>
                      <w:szCs w:val="24"/>
                      <w:shd w:val="clear" w:color="auto" w:fill="FFFFFF"/>
                    </w:rPr>
                    <w:t> </w:t>
                  </w:r>
                  <w:hyperlink r:id="rId5" w:tooltip="פסטיבל שירי הילדים" w:history="1">
                    <w:r w:rsidRPr="003F226D">
                      <w:rPr>
                        <w:rStyle w:val="Hyperlink"/>
                        <w:rFonts w:ascii="Arial" w:hAnsi="Arial" w:cs="Arial"/>
                        <w:color w:val="auto"/>
                        <w:sz w:val="24"/>
                        <w:szCs w:val="24"/>
                        <w:u w:val="none"/>
                        <w:shd w:val="clear" w:color="auto" w:fill="FFFFFF"/>
                        <w:rtl/>
                      </w:rPr>
                      <w:t>פסטיבל שירי הילדים</w:t>
                    </w:r>
                  </w:hyperlink>
                  <w:r w:rsidRPr="003F226D">
                    <w:rPr>
                      <w:rStyle w:val="apple-converted-space"/>
                      <w:rFonts w:ascii="Arial" w:hAnsi="Arial" w:cs="Arial"/>
                      <w:sz w:val="24"/>
                      <w:szCs w:val="24"/>
                      <w:shd w:val="clear" w:color="auto" w:fill="FFFFFF"/>
                    </w:rPr>
                    <w:t> </w:t>
                  </w:r>
                  <w:r w:rsidRPr="003F226D">
                    <w:rPr>
                      <w:rFonts w:ascii="Arial" w:hAnsi="Arial" w:cs="Arial"/>
                      <w:sz w:val="24"/>
                      <w:szCs w:val="24"/>
                      <w:shd w:val="clear" w:color="auto" w:fill="FFFFFF"/>
                      <w:rtl/>
                    </w:rPr>
                    <w:t>ו</w:t>
                  </w:r>
                  <w:hyperlink r:id="rId6" w:tooltip="פסטיגל" w:history="1">
                    <w:r w:rsidRPr="003F226D">
                      <w:rPr>
                        <w:rStyle w:val="Hyperlink"/>
                        <w:rFonts w:ascii="Arial" w:hAnsi="Arial" w:cs="Arial"/>
                        <w:color w:val="auto"/>
                        <w:sz w:val="24"/>
                        <w:szCs w:val="24"/>
                        <w:u w:val="none"/>
                        <w:shd w:val="clear" w:color="auto" w:fill="FFFFFF"/>
                        <w:rtl/>
                      </w:rPr>
                      <w:t>הפסטיגל</w:t>
                    </w:r>
                  </w:hyperlink>
                  <w:r w:rsidRPr="003F226D">
                    <w:rPr>
                      <w:rFonts w:ascii="Arial" w:hAnsi="Arial" w:cs="Arial" w:hint="cs"/>
                      <w:sz w:val="24"/>
                      <w:szCs w:val="24"/>
                      <w:shd w:val="clear" w:color="auto" w:fill="FFFFFF"/>
                      <w:rtl/>
                    </w:rPr>
                    <w:t>. ה</w:t>
                  </w:r>
                  <w:r w:rsidRPr="003F226D">
                    <w:rPr>
                      <w:rFonts w:hint="cs"/>
                      <w:sz w:val="24"/>
                      <w:szCs w:val="24"/>
                      <w:rtl/>
                    </w:rPr>
                    <w:t xml:space="preserve">שתתף </w:t>
                  </w:r>
                  <w:r w:rsidR="003F226D">
                    <w:rPr>
                      <w:rFonts w:hint="cs"/>
                      <w:sz w:val="24"/>
                      <w:szCs w:val="24"/>
                      <w:rtl/>
                    </w:rPr>
                    <w:t xml:space="preserve">גם </w:t>
                  </w:r>
                  <w:r w:rsidRPr="003F226D">
                    <w:rPr>
                      <w:rFonts w:hint="cs"/>
                      <w:sz w:val="24"/>
                      <w:szCs w:val="24"/>
                      <w:rtl/>
                    </w:rPr>
                    <w:t xml:space="preserve">בתוכניות טלוויזיה מפורסמות כמו </w:t>
                  </w:r>
                  <w:r w:rsidR="003F226D">
                    <w:rPr>
                      <w:rFonts w:hint="cs"/>
                      <w:sz w:val="24"/>
                      <w:szCs w:val="24"/>
                      <w:rtl/>
                    </w:rPr>
                    <w:t>"</w:t>
                  </w:r>
                  <w:r w:rsidRPr="003F226D">
                    <w:rPr>
                      <w:rFonts w:hint="cs"/>
                      <w:sz w:val="24"/>
                      <w:szCs w:val="24"/>
                      <w:rtl/>
                    </w:rPr>
                    <w:t>פרפר נחמד</w:t>
                  </w:r>
                  <w:r w:rsidR="003F226D">
                    <w:rPr>
                      <w:rFonts w:hint="cs"/>
                      <w:sz w:val="24"/>
                      <w:szCs w:val="24"/>
                      <w:rtl/>
                    </w:rPr>
                    <w:t>"</w:t>
                  </w:r>
                  <w:r w:rsidRPr="003F226D">
                    <w:rPr>
                      <w:rFonts w:hint="cs"/>
                      <w:sz w:val="24"/>
                      <w:szCs w:val="24"/>
                      <w:rtl/>
                    </w:rPr>
                    <w:t xml:space="preserve">, </w:t>
                  </w:r>
                  <w:r w:rsidR="003F226D">
                    <w:rPr>
                      <w:rFonts w:hint="cs"/>
                      <w:sz w:val="24"/>
                      <w:szCs w:val="24"/>
                      <w:rtl/>
                    </w:rPr>
                    <w:t>"</w:t>
                  </w:r>
                  <w:r w:rsidRPr="003F226D">
                    <w:rPr>
                      <w:rFonts w:hint="cs"/>
                      <w:sz w:val="24"/>
                      <w:szCs w:val="24"/>
                      <w:rtl/>
                    </w:rPr>
                    <w:t>הופה היי</w:t>
                  </w:r>
                  <w:r w:rsidR="003F226D">
                    <w:rPr>
                      <w:rFonts w:hint="cs"/>
                      <w:sz w:val="24"/>
                      <w:szCs w:val="24"/>
                      <w:rtl/>
                    </w:rPr>
                    <w:t>"</w:t>
                  </w:r>
                  <w:r w:rsidRPr="003F226D">
                    <w:rPr>
                      <w:rFonts w:hint="cs"/>
                      <w:sz w:val="24"/>
                      <w:szCs w:val="24"/>
                      <w:rtl/>
                    </w:rPr>
                    <w:t>. כזמר ויוצר למבוגרים, כתב שירי אהבה, שירי ארץ ישראל, שירי אליפות לקבוצות כדורגל, שירים חסידיים-דתיים</w:t>
                  </w:r>
                  <w:r w:rsidR="003F226D">
                    <w:rPr>
                      <w:rFonts w:hint="cs"/>
                      <w:sz w:val="24"/>
                      <w:szCs w:val="24"/>
                      <w:rtl/>
                    </w:rPr>
                    <w:t xml:space="preserve"> ו</w:t>
                  </w:r>
                  <w:r w:rsidRPr="003F226D">
                    <w:rPr>
                      <w:rFonts w:hint="cs"/>
                      <w:sz w:val="24"/>
                      <w:szCs w:val="24"/>
                      <w:rtl/>
                    </w:rPr>
                    <w:t>שירים במזרחית.</w:t>
                  </w:r>
                </w:p>
                <w:p w:rsidR="00F5031F" w:rsidRPr="00DC759C" w:rsidRDefault="00F5031F" w:rsidP="00F5031F">
                  <w:pPr>
                    <w:rPr>
                      <w:rFonts w:asciiTheme="minorBidi" w:hAnsiTheme="minorBidi"/>
                      <w:sz w:val="24"/>
                      <w:szCs w:val="24"/>
                      <w:rtl/>
                    </w:rPr>
                  </w:pPr>
                </w:p>
                <w:p w:rsidR="00F75678" w:rsidRPr="00DC759C" w:rsidRDefault="00F75678" w:rsidP="00F75678">
                  <w:pPr>
                    <w:rPr>
                      <w:rFonts w:asciiTheme="minorBidi" w:hAnsiTheme="minorBidi"/>
                      <w:sz w:val="24"/>
                      <w:szCs w:val="24"/>
                      <w:rtl/>
                    </w:rPr>
                  </w:pPr>
                  <w:r>
                    <w:rPr>
                      <w:rFonts w:asciiTheme="minorBidi" w:hAnsiTheme="minorBidi" w:hint="cs"/>
                      <w:sz w:val="24"/>
                      <w:szCs w:val="24"/>
                      <w:rtl/>
                    </w:rPr>
                    <w:t xml:space="preserve"> </w:t>
                  </w:r>
                </w:p>
              </w:txbxContent>
            </v:textbox>
          </v:shape>
        </w:pict>
      </w:r>
      <w:r>
        <w:rPr>
          <w:i/>
          <w:iCs/>
          <w:noProof/>
          <w:sz w:val="28"/>
          <w:szCs w:val="28"/>
          <w:rtl/>
        </w:rPr>
        <w:pict>
          <v:shape id="_x0000_s1028" type="#_x0000_t9" style="position:absolute;left:0;text-align:left;margin-left:-72.8pt;margin-top:526.6pt;width:528pt;height:236.75pt;z-index:251661312">
            <w10:wrap anchorx="page"/>
          </v:shape>
        </w:pict>
      </w:r>
      <w:r w:rsidR="00F81E5E">
        <w:rPr>
          <w:rFonts w:hint="cs"/>
          <w:i/>
          <w:iCs/>
          <w:sz w:val="28"/>
          <w:szCs w:val="28"/>
          <w:rtl/>
        </w:rPr>
        <w:t>נספח 1: קטעי מידע ושירים לפעילות עם הבריסטולים</w:t>
      </w:r>
      <w:ins w:id="142" w:author="מנהל" w:date="2015-10-20T08:58:00Z">
        <w:r w:rsidRPr="002C5464">
          <w:rPr>
            <w:rFonts w:hint="cs"/>
            <w:rtl/>
          </w:rPr>
          <w:t xml:space="preserve"> </w:t>
        </w:r>
        <w:r w:rsidRPr="002C5464">
          <w:rPr>
            <w:rFonts w:cs="Arial" w:hint="cs"/>
            <w:i/>
            <w:iCs/>
            <w:sz w:val="28"/>
            <w:szCs w:val="28"/>
            <w:rtl/>
          </w:rPr>
          <w:t>הודיה</w:t>
        </w:r>
        <w:r w:rsidRPr="002C5464">
          <w:rPr>
            <w:rFonts w:cs="Arial"/>
            <w:i/>
            <w:iCs/>
            <w:sz w:val="28"/>
            <w:szCs w:val="28"/>
            <w:rtl/>
          </w:rPr>
          <w:t xml:space="preserve">, </w:t>
        </w:r>
        <w:r w:rsidRPr="002C5464">
          <w:rPr>
            <w:rFonts w:cs="Arial" w:hint="cs"/>
            <w:i/>
            <w:iCs/>
            <w:sz w:val="28"/>
            <w:szCs w:val="28"/>
            <w:rtl/>
          </w:rPr>
          <w:t>בכיתה</w:t>
        </w:r>
        <w:r w:rsidRPr="002C5464">
          <w:rPr>
            <w:rFonts w:cs="Arial"/>
            <w:i/>
            <w:iCs/>
            <w:sz w:val="28"/>
            <w:szCs w:val="28"/>
            <w:rtl/>
          </w:rPr>
          <w:t xml:space="preserve"> </w:t>
        </w:r>
        <w:r w:rsidRPr="002C5464">
          <w:rPr>
            <w:rFonts w:cs="Arial" w:hint="cs"/>
            <w:i/>
            <w:iCs/>
            <w:sz w:val="28"/>
            <w:szCs w:val="28"/>
            <w:rtl/>
          </w:rPr>
          <w:t>ה</w:t>
        </w:r>
        <w:r w:rsidRPr="002C5464">
          <w:rPr>
            <w:rFonts w:cs="Arial"/>
            <w:i/>
            <w:iCs/>
            <w:sz w:val="28"/>
            <w:szCs w:val="28"/>
            <w:rtl/>
          </w:rPr>
          <w:t xml:space="preserve">' </w:t>
        </w:r>
        <w:r w:rsidRPr="002C5464">
          <w:rPr>
            <w:rFonts w:cs="Arial" w:hint="cs"/>
            <w:i/>
            <w:iCs/>
            <w:sz w:val="28"/>
            <w:szCs w:val="28"/>
            <w:rtl/>
          </w:rPr>
          <w:t>תלמידים</w:t>
        </w:r>
        <w:r w:rsidRPr="002C5464">
          <w:rPr>
            <w:rFonts w:cs="Arial"/>
            <w:i/>
            <w:iCs/>
            <w:sz w:val="28"/>
            <w:szCs w:val="28"/>
            <w:rtl/>
          </w:rPr>
          <w:t xml:space="preserve"> </w:t>
        </w:r>
        <w:r w:rsidRPr="002C5464">
          <w:rPr>
            <w:rFonts w:cs="Arial" w:hint="cs"/>
            <w:i/>
            <w:iCs/>
            <w:sz w:val="28"/>
            <w:szCs w:val="28"/>
            <w:rtl/>
          </w:rPr>
          <w:t>נדרשים</w:t>
        </w:r>
        <w:r w:rsidRPr="002C5464">
          <w:rPr>
            <w:rFonts w:cs="Arial"/>
            <w:i/>
            <w:iCs/>
            <w:sz w:val="28"/>
            <w:szCs w:val="28"/>
            <w:rtl/>
          </w:rPr>
          <w:t xml:space="preserve"> </w:t>
        </w:r>
        <w:r w:rsidRPr="002C5464">
          <w:rPr>
            <w:rFonts w:cs="Arial" w:hint="cs"/>
            <w:i/>
            <w:iCs/>
            <w:sz w:val="28"/>
            <w:szCs w:val="28"/>
            <w:rtl/>
          </w:rPr>
          <w:t>להפיק</w:t>
        </w:r>
        <w:r w:rsidRPr="002C5464">
          <w:rPr>
            <w:rFonts w:cs="Arial"/>
            <w:i/>
            <w:iCs/>
            <w:sz w:val="28"/>
            <w:szCs w:val="28"/>
            <w:rtl/>
          </w:rPr>
          <w:t xml:space="preserve"> </w:t>
        </w:r>
        <w:r w:rsidRPr="002C5464">
          <w:rPr>
            <w:rFonts w:cs="Arial" w:hint="cs"/>
            <w:i/>
            <w:iCs/>
            <w:sz w:val="28"/>
            <w:szCs w:val="28"/>
            <w:rtl/>
          </w:rPr>
          <w:t>מידע</w:t>
        </w:r>
        <w:r w:rsidRPr="002C5464">
          <w:rPr>
            <w:rFonts w:cs="Arial"/>
            <w:i/>
            <w:iCs/>
            <w:sz w:val="28"/>
            <w:szCs w:val="28"/>
            <w:rtl/>
          </w:rPr>
          <w:t xml:space="preserve"> </w:t>
        </w:r>
        <w:r w:rsidRPr="002C5464">
          <w:rPr>
            <w:rFonts w:cs="Arial" w:hint="cs"/>
            <w:i/>
            <w:iCs/>
            <w:sz w:val="28"/>
            <w:szCs w:val="28"/>
            <w:rtl/>
          </w:rPr>
          <w:t>מטקסטים</w:t>
        </w:r>
        <w:r w:rsidRPr="002C5464">
          <w:rPr>
            <w:rFonts w:cs="Arial"/>
            <w:i/>
            <w:iCs/>
            <w:sz w:val="28"/>
            <w:szCs w:val="28"/>
            <w:rtl/>
          </w:rPr>
          <w:t xml:space="preserve"> </w:t>
        </w:r>
        <w:r w:rsidRPr="002C5464">
          <w:rPr>
            <w:rFonts w:cs="Arial" w:hint="cs"/>
            <w:i/>
            <w:iCs/>
            <w:sz w:val="28"/>
            <w:szCs w:val="28"/>
            <w:rtl/>
          </w:rPr>
          <w:t>יותר</w:t>
        </w:r>
        <w:r w:rsidRPr="002C5464">
          <w:rPr>
            <w:rFonts w:cs="Arial"/>
            <w:i/>
            <w:iCs/>
            <w:sz w:val="28"/>
            <w:szCs w:val="28"/>
            <w:rtl/>
          </w:rPr>
          <w:t xml:space="preserve"> </w:t>
        </w:r>
        <w:r w:rsidRPr="002C5464">
          <w:rPr>
            <w:rFonts w:cs="Arial" w:hint="cs"/>
            <w:i/>
            <w:iCs/>
            <w:sz w:val="28"/>
            <w:szCs w:val="28"/>
            <w:rtl/>
          </w:rPr>
          <w:t>ארוכים</w:t>
        </w:r>
        <w:r w:rsidRPr="002C5464">
          <w:rPr>
            <w:rFonts w:cs="Arial"/>
            <w:i/>
            <w:iCs/>
            <w:sz w:val="28"/>
            <w:szCs w:val="28"/>
            <w:rtl/>
          </w:rPr>
          <w:t xml:space="preserve">. </w:t>
        </w:r>
        <w:r w:rsidRPr="002C5464">
          <w:rPr>
            <w:rFonts w:cs="Arial" w:hint="cs"/>
            <w:i/>
            <w:iCs/>
            <w:sz w:val="28"/>
            <w:szCs w:val="28"/>
            <w:rtl/>
          </w:rPr>
          <w:t>הטקסטים</w:t>
        </w:r>
        <w:r w:rsidRPr="002C5464">
          <w:rPr>
            <w:rFonts w:cs="Arial"/>
            <w:i/>
            <w:iCs/>
            <w:sz w:val="28"/>
            <w:szCs w:val="28"/>
            <w:rtl/>
          </w:rPr>
          <w:t xml:space="preserve"> </w:t>
        </w:r>
        <w:r w:rsidRPr="002C5464">
          <w:rPr>
            <w:rFonts w:cs="Arial" w:hint="cs"/>
            <w:i/>
            <w:iCs/>
            <w:sz w:val="28"/>
            <w:szCs w:val="28"/>
            <w:rtl/>
          </w:rPr>
          <w:t>שהכנת</w:t>
        </w:r>
        <w:r w:rsidRPr="002C5464">
          <w:rPr>
            <w:rFonts w:cs="Arial"/>
            <w:i/>
            <w:iCs/>
            <w:sz w:val="28"/>
            <w:szCs w:val="28"/>
            <w:rtl/>
          </w:rPr>
          <w:t xml:space="preserve"> </w:t>
        </w:r>
        <w:r w:rsidRPr="002C5464">
          <w:rPr>
            <w:rFonts w:cs="Arial" w:hint="cs"/>
            <w:i/>
            <w:iCs/>
            <w:sz w:val="28"/>
            <w:szCs w:val="28"/>
            <w:rtl/>
          </w:rPr>
          <w:t>קלים</w:t>
        </w:r>
        <w:r w:rsidRPr="002C5464">
          <w:rPr>
            <w:rFonts w:cs="Arial"/>
            <w:i/>
            <w:iCs/>
            <w:sz w:val="28"/>
            <w:szCs w:val="28"/>
            <w:rtl/>
          </w:rPr>
          <w:t xml:space="preserve"> </w:t>
        </w:r>
        <w:r w:rsidRPr="002C5464">
          <w:rPr>
            <w:rFonts w:cs="Arial" w:hint="cs"/>
            <w:i/>
            <w:iCs/>
            <w:sz w:val="28"/>
            <w:szCs w:val="28"/>
            <w:rtl/>
          </w:rPr>
          <w:t>מדי</w:t>
        </w:r>
        <w:r w:rsidRPr="002C5464">
          <w:rPr>
            <w:rFonts w:cs="Arial"/>
            <w:i/>
            <w:iCs/>
            <w:sz w:val="28"/>
            <w:szCs w:val="28"/>
            <w:rtl/>
          </w:rPr>
          <w:t xml:space="preserve">. </w:t>
        </w:r>
        <w:r w:rsidRPr="002C5464">
          <w:rPr>
            <w:rFonts w:cs="Arial" w:hint="cs"/>
            <w:i/>
            <w:iCs/>
            <w:sz w:val="28"/>
            <w:szCs w:val="28"/>
            <w:rtl/>
          </w:rPr>
          <w:t>הוסיפי</w:t>
        </w:r>
        <w:r w:rsidRPr="002C5464">
          <w:rPr>
            <w:rFonts w:cs="Arial"/>
            <w:i/>
            <w:iCs/>
            <w:sz w:val="28"/>
            <w:szCs w:val="28"/>
            <w:rtl/>
          </w:rPr>
          <w:t xml:space="preserve"> </w:t>
        </w:r>
        <w:r w:rsidRPr="002C5464">
          <w:rPr>
            <w:rFonts w:cs="Arial" w:hint="cs"/>
            <w:i/>
            <w:iCs/>
            <w:sz w:val="28"/>
            <w:szCs w:val="28"/>
            <w:rtl/>
          </w:rPr>
          <w:t>מידע</w:t>
        </w:r>
        <w:r w:rsidRPr="002C5464">
          <w:rPr>
            <w:rFonts w:cs="Arial"/>
            <w:i/>
            <w:iCs/>
            <w:sz w:val="28"/>
            <w:szCs w:val="28"/>
            <w:rtl/>
          </w:rPr>
          <w:t xml:space="preserve"> </w:t>
        </w:r>
        <w:r w:rsidRPr="002C5464">
          <w:rPr>
            <w:rFonts w:cs="Arial" w:hint="cs"/>
            <w:i/>
            <w:iCs/>
            <w:sz w:val="28"/>
            <w:szCs w:val="28"/>
            <w:rtl/>
          </w:rPr>
          <w:t>לטקסטים</w:t>
        </w:r>
        <w:r w:rsidRPr="002C5464">
          <w:rPr>
            <w:rFonts w:cs="Arial"/>
            <w:i/>
            <w:iCs/>
            <w:sz w:val="28"/>
            <w:szCs w:val="28"/>
            <w:rtl/>
          </w:rPr>
          <w:t xml:space="preserve"> </w:t>
        </w:r>
        <w:r w:rsidRPr="002C5464">
          <w:rPr>
            <w:rFonts w:cs="Arial" w:hint="cs"/>
            <w:i/>
            <w:iCs/>
            <w:sz w:val="28"/>
            <w:szCs w:val="28"/>
            <w:rtl/>
          </w:rPr>
          <w:t>כך</w:t>
        </w:r>
        <w:r w:rsidRPr="002C5464">
          <w:rPr>
            <w:rFonts w:cs="Arial"/>
            <w:i/>
            <w:iCs/>
            <w:sz w:val="28"/>
            <w:szCs w:val="28"/>
            <w:rtl/>
          </w:rPr>
          <w:t xml:space="preserve"> </w:t>
        </w:r>
        <w:r w:rsidRPr="002C5464">
          <w:rPr>
            <w:rFonts w:cs="Arial" w:hint="cs"/>
            <w:i/>
            <w:iCs/>
            <w:sz w:val="28"/>
            <w:szCs w:val="28"/>
            <w:rtl/>
          </w:rPr>
          <w:t>שיתאימו</w:t>
        </w:r>
        <w:r w:rsidRPr="002C5464">
          <w:rPr>
            <w:rFonts w:cs="Arial"/>
            <w:i/>
            <w:iCs/>
            <w:sz w:val="28"/>
            <w:szCs w:val="28"/>
            <w:rtl/>
          </w:rPr>
          <w:t xml:space="preserve"> </w:t>
        </w:r>
        <w:r w:rsidRPr="002C5464">
          <w:rPr>
            <w:rFonts w:cs="Arial" w:hint="cs"/>
            <w:i/>
            <w:iCs/>
            <w:sz w:val="28"/>
            <w:szCs w:val="28"/>
            <w:rtl/>
          </w:rPr>
          <w:t>ברמתם</w:t>
        </w:r>
        <w:r w:rsidRPr="002C5464">
          <w:rPr>
            <w:rFonts w:cs="Arial"/>
            <w:i/>
            <w:iCs/>
            <w:sz w:val="28"/>
            <w:szCs w:val="28"/>
            <w:rtl/>
          </w:rPr>
          <w:t xml:space="preserve"> </w:t>
        </w:r>
        <w:r w:rsidRPr="002C5464">
          <w:rPr>
            <w:rFonts w:cs="Arial" w:hint="cs"/>
            <w:i/>
            <w:iCs/>
            <w:sz w:val="28"/>
            <w:szCs w:val="28"/>
            <w:rtl/>
          </w:rPr>
          <w:t>לאוכלוסיית</w:t>
        </w:r>
        <w:r w:rsidRPr="002C5464">
          <w:rPr>
            <w:rFonts w:cs="Arial"/>
            <w:i/>
            <w:iCs/>
            <w:sz w:val="28"/>
            <w:szCs w:val="28"/>
            <w:rtl/>
          </w:rPr>
          <w:t xml:space="preserve"> </w:t>
        </w:r>
        <w:r w:rsidRPr="002C5464">
          <w:rPr>
            <w:rFonts w:cs="Arial" w:hint="cs"/>
            <w:i/>
            <w:iCs/>
            <w:sz w:val="28"/>
            <w:szCs w:val="28"/>
            <w:rtl/>
          </w:rPr>
          <w:t>הכיתה</w:t>
        </w:r>
        <w:r w:rsidRPr="002C5464">
          <w:rPr>
            <w:rFonts w:cs="Arial"/>
            <w:i/>
            <w:iCs/>
            <w:sz w:val="28"/>
            <w:szCs w:val="28"/>
            <w:rtl/>
          </w:rPr>
          <w:t>.</w:t>
        </w:r>
      </w:ins>
      <w:del w:id="143" w:author="מנהל" w:date="2015-10-20T08:59:00Z">
        <w:r w:rsidR="00F81E5E" w:rsidDel="002C5464">
          <w:rPr>
            <w:rFonts w:hint="cs"/>
            <w:i/>
            <w:iCs/>
            <w:sz w:val="28"/>
            <w:szCs w:val="28"/>
            <w:rtl/>
          </w:rPr>
          <w:delText>.</w:delText>
        </w:r>
      </w:del>
      <w:ins w:id="144" w:author="מנהל" w:date="2015-10-20T08:59:00Z">
        <w:r>
          <w:rPr>
            <w:rFonts w:hint="cs"/>
            <w:i/>
            <w:iCs/>
            <w:sz w:val="28"/>
            <w:szCs w:val="28"/>
            <w:rtl/>
          </w:rPr>
          <w:t xml:space="preserve"> להלן דוגמה להרחבת הטקסט הראשון.</w:t>
        </w:r>
      </w:ins>
      <w:r w:rsidR="006868B5" w:rsidRPr="00F81E5E">
        <w:rPr>
          <w:i/>
          <w:iCs/>
          <w:sz w:val="28"/>
          <w:szCs w:val="28"/>
          <w:rtl/>
        </w:rPr>
        <w:br w:type="page"/>
      </w:r>
      <w:ins w:id="145" w:author="מנהל" w:date="2015-10-20T08:52:00Z">
        <w:r>
          <w:rPr>
            <w:rFonts w:hint="cs"/>
            <w:i/>
            <w:iCs/>
            <w:sz w:val="28"/>
            <w:szCs w:val="28"/>
            <w:rtl/>
          </w:rPr>
          <w:lastRenderedPageBreak/>
          <w:t xml:space="preserve"> </w:t>
        </w:r>
      </w:ins>
    </w:p>
    <w:p w:rsidR="003F226D" w:rsidRDefault="00C837A2">
      <w:pPr>
        <w:rPr>
          <w:rtl/>
        </w:rPr>
      </w:pPr>
      <w:r>
        <w:rPr>
          <w:noProof/>
          <w:rtl/>
        </w:rPr>
        <w:pict>
          <v:shape id="_x0000_s1033" type="#_x0000_t202" style="position:absolute;left:0;text-align:left;margin-left:70pt;margin-top:22.5pt;width:300pt;height:187.15pt;z-index:251666432;mso-width-relative:margin;mso-height-relative:margin" strokecolor="white [3212]">
            <v:textbox>
              <w:txbxContent>
                <w:p w:rsidR="00B83E5C" w:rsidRPr="003F226D" w:rsidRDefault="00B83E5C" w:rsidP="00B83E5C">
                  <w:pPr>
                    <w:rPr>
                      <w:b/>
                      <w:bCs/>
                      <w:sz w:val="32"/>
                      <w:szCs w:val="32"/>
                      <w:u w:val="single"/>
                      <w:rtl/>
                    </w:rPr>
                  </w:pPr>
                  <w:r w:rsidRPr="003F226D">
                    <w:rPr>
                      <w:rFonts w:hint="cs"/>
                      <w:b/>
                      <w:bCs/>
                      <w:sz w:val="32"/>
                      <w:szCs w:val="32"/>
                      <w:u w:val="single"/>
                      <w:rtl/>
                    </w:rPr>
                    <w:t>לזכרו של עוזי חיטמן.</w:t>
                  </w:r>
                </w:p>
                <w:p w:rsidR="00B83E5C" w:rsidRPr="003F226D" w:rsidRDefault="00B83E5C" w:rsidP="003F226D">
                  <w:pPr>
                    <w:spacing w:line="360" w:lineRule="auto"/>
                    <w:rPr>
                      <w:sz w:val="24"/>
                      <w:szCs w:val="24"/>
                      <w:rtl/>
                    </w:rPr>
                  </w:pPr>
                  <w:r w:rsidRPr="003F226D">
                    <w:rPr>
                      <w:rFonts w:hint="cs"/>
                      <w:sz w:val="24"/>
                      <w:szCs w:val="24"/>
                      <w:rtl/>
                    </w:rPr>
                    <w:t>עוזי נפטר בגיל 52 עקב התקף לב. החודש, חודש חשוון, מלאו 11 שנים למותו.</w:t>
                  </w:r>
                  <w:r w:rsidR="003F226D">
                    <w:rPr>
                      <w:rFonts w:hint="cs"/>
                      <w:sz w:val="24"/>
                      <w:szCs w:val="24"/>
                      <w:rtl/>
                    </w:rPr>
                    <w:t xml:space="preserve">                                                                       </w:t>
                  </w:r>
                  <w:r w:rsidRPr="003F226D">
                    <w:rPr>
                      <w:rFonts w:hint="cs"/>
                      <w:sz w:val="24"/>
                      <w:szCs w:val="24"/>
                      <w:rtl/>
                    </w:rPr>
                    <w:t>במשך חייו חיטמן השתתף בכתיבה של למ</w:t>
                  </w:r>
                  <w:r w:rsidR="003F226D" w:rsidRPr="003F226D">
                    <w:rPr>
                      <w:rFonts w:hint="cs"/>
                      <w:sz w:val="24"/>
                      <w:szCs w:val="24"/>
                      <w:rtl/>
                    </w:rPr>
                    <w:t xml:space="preserve">עלה מ640 שירים. על כך קיבל פרס על היותו </w:t>
                  </w:r>
                  <w:r w:rsidRPr="003F226D">
                    <w:rPr>
                      <w:rFonts w:hint="cs"/>
                      <w:sz w:val="24"/>
                      <w:szCs w:val="24"/>
                      <w:rtl/>
                    </w:rPr>
                    <w:t>מלחין בזמר העברי שהצ</w:t>
                  </w:r>
                  <w:r w:rsidR="003F226D">
                    <w:rPr>
                      <w:rFonts w:hint="cs"/>
                      <w:sz w:val="24"/>
                      <w:szCs w:val="24"/>
                      <w:rtl/>
                    </w:rPr>
                    <w:t xml:space="preserve">ליח לחבר אנשים שונים ע"י שיריו. </w:t>
                  </w:r>
                  <w:r w:rsidRPr="003F226D">
                    <w:rPr>
                      <w:rFonts w:hint="cs"/>
                      <w:sz w:val="24"/>
                      <w:szCs w:val="24"/>
                      <w:rtl/>
                    </w:rPr>
                    <w:t>כיום קיים בית</w:t>
                  </w:r>
                  <w:r w:rsidR="003F226D">
                    <w:rPr>
                      <w:rFonts w:hint="cs"/>
                      <w:sz w:val="24"/>
                      <w:szCs w:val="24"/>
                      <w:rtl/>
                    </w:rPr>
                    <w:t xml:space="preserve"> ספר יסודי שנקרא על שמו. </w:t>
                  </w:r>
                  <w:r w:rsidRPr="003F226D">
                    <w:rPr>
                      <w:rFonts w:hint="cs"/>
                      <w:sz w:val="24"/>
                      <w:szCs w:val="24"/>
                      <w:rtl/>
                    </w:rPr>
                    <w:t>יש</w:t>
                  </w:r>
                  <w:r w:rsidR="003F226D">
                    <w:rPr>
                      <w:rFonts w:hint="cs"/>
                      <w:sz w:val="24"/>
                      <w:szCs w:val="24"/>
                      <w:rtl/>
                    </w:rPr>
                    <w:t>נם</w:t>
                  </w:r>
                  <w:r w:rsidRPr="003F226D">
                    <w:rPr>
                      <w:rFonts w:hint="cs"/>
                      <w:sz w:val="24"/>
                      <w:szCs w:val="24"/>
                      <w:rtl/>
                    </w:rPr>
                    <w:t xml:space="preserve"> רחובות הקרויים על ש</w:t>
                  </w:r>
                  <w:r w:rsidR="003F226D" w:rsidRPr="003F226D">
                    <w:rPr>
                      <w:rFonts w:hint="cs"/>
                      <w:sz w:val="24"/>
                      <w:szCs w:val="24"/>
                      <w:rtl/>
                    </w:rPr>
                    <w:t xml:space="preserve">מו, </w:t>
                  </w:r>
                  <w:r w:rsidR="003F226D">
                    <w:rPr>
                      <w:rFonts w:hint="cs"/>
                      <w:sz w:val="24"/>
                      <w:szCs w:val="24"/>
                      <w:rtl/>
                    </w:rPr>
                    <w:t xml:space="preserve">בולי דואר לזכרו. בנוסף, נערכים </w:t>
                  </w:r>
                  <w:r w:rsidRPr="003F226D">
                    <w:rPr>
                      <w:rFonts w:hint="cs"/>
                      <w:sz w:val="24"/>
                      <w:szCs w:val="24"/>
                      <w:rtl/>
                    </w:rPr>
                    <w:t>שלל מופעי הנצחה, בהם זמרים שונים שרים את שיריו.</w:t>
                  </w:r>
                </w:p>
                <w:p w:rsidR="003F226D" w:rsidRDefault="003F226D" w:rsidP="00B83E5C">
                  <w:pPr>
                    <w:rPr>
                      <w:rtl/>
                    </w:rPr>
                  </w:pPr>
                </w:p>
              </w:txbxContent>
            </v:textbox>
          </v:shape>
        </w:pict>
      </w:r>
      <w:r>
        <w:rPr>
          <w:noProof/>
          <w:rtl/>
        </w:rPr>
        <w:pict>
          <v:shape id="_x0000_s1032" type="#_x0000_t9" style="position:absolute;left:0;text-align:left;margin-left:-40.5pt;margin-top:-9pt;width:528pt;height:254.25pt;z-index:251665408">
            <w10:wrap anchorx="page"/>
          </v:shape>
        </w:pict>
      </w:r>
    </w:p>
    <w:p w:rsidR="003F226D" w:rsidRDefault="003F226D">
      <w:pPr>
        <w:rPr>
          <w:rtl/>
        </w:rPr>
      </w:pPr>
    </w:p>
    <w:p w:rsidR="003F226D" w:rsidRDefault="003F226D">
      <w:pPr>
        <w:rPr>
          <w:rtl/>
        </w:rPr>
      </w:pPr>
    </w:p>
    <w:p w:rsidR="003F226D" w:rsidRDefault="003F226D">
      <w:pPr>
        <w:rPr>
          <w:rtl/>
        </w:rPr>
      </w:pPr>
    </w:p>
    <w:p w:rsidR="003F226D" w:rsidRDefault="003F226D">
      <w:pPr>
        <w:rPr>
          <w:rtl/>
        </w:rPr>
      </w:pPr>
    </w:p>
    <w:p w:rsidR="003F226D" w:rsidRDefault="003F226D">
      <w:pPr>
        <w:rPr>
          <w:rtl/>
        </w:rPr>
      </w:pPr>
    </w:p>
    <w:p w:rsidR="003F226D" w:rsidRDefault="003F226D">
      <w:pPr>
        <w:rPr>
          <w:rtl/>
        </w:rPr>
      </w:pPr>
    </w:p>
    <w:p w:rsidR="003F226D" w:rsidRDefault="003F226D">
      <w:pPr>
        <w:rPr>
          <w:rtl/>
        </w:rPr>
      </w:pPr>
    </w:p>
    <w:p w:rsidR="003F226D" w:rsidRDefault="003F226D">
      <w:pPr>
        <w:rPr>
          <w:rtl/>
        </w:rPr>
      </w:pPr>
    </w:p>
    <w:p w:rsidR="003F226D" w:rsidRDefault="003F226D">
      <w:pPr>
        <w:rPr>
          <w:rtl/>
        </w:rPr>
      </w:pPr>
    </w:p>
    <w:p w:rsidR="003F226D" w:rsidRDefault="003F226D">
      <w:pPr>
        <w:rPr>
          <w:rtl/>
        </w:rPr>
      </w:pPr>
    </w:p>
    <w:p w:rsidR="003F226D" w:rsidRDefault="003F226D">
      <w:pPr>
        <w:rPr>
          <w:rtl/>
        </w:rPr>
      </w:pPr>
    </w:p>
    <w:p w:rsidR="003F226D" w:rsidRDefault="003F226D">
      <w:pPr>
        <w:rPr>
          <w:rtl/>
        </w:rPr>
      </w:pPr>
    </w:p>
    <w:p w:rsidR="003F226D" w:rsidRDefault="003F226D">
      <w:pPr>
        <w:rPr>
          <w:rtl/>
        </w:rPr>
      </w:pPr>
    </w:p>
    <w:p w:rsidR="003F226D" w:rsidRDefault="003F226D">
      <w:pPr>
        <w:rPr>
          <w:rtl/>
        </w:rPr>
      </w:pPr>
    </w:p>
    <w:p w:rsidR="003F226D" w:rsidRDefault="003F226D">
      <w:pPr>
        <w:rPr>
          <w:rtl/>
        </w:rPr>
      </w:pPr>
    </w:p>
    <w:p w:rsidR="003F226D" w:rsidRDefault="003F226D">
      <w:pPr>
        <w:rPr>
          <w:rtl/>
        </w:rPr>
      </w:pPr>
    </w:p>
    <w:p w:rsidR="003F226D" w:rsidRDefault="003F226D">
      <w:pPr>
        <w:rPr>
          <w:rtl/>
        </w:rPr>
      </w:pPr>
    </w:p>
    <w:p w:rsidR="003F226D" w:rsidRDefault="003F226D">
      <w:pPr>
        <w:rPr>
          <w:rtl/>
        </w:rPr>
      </w:pPr>
    </w:p>
    <w:p w:rsidR="003F226D" w:rsidRDefault="003F226D">
      <w:pPr>
        <w:rPr>
          <w:rtl/>
        </w:rPr>
      </w:pPr>
    </w:p>
    <w:p w:rsidR="003F226D" w:rsidRDefault="003F226D">
      <w:pPr>
        <w:rPr>
          <w:rtl/>
        </w:rPr>
      </w:pPr>
    </w:p>
    <w:p w:rsidR="003F226D" w:rsidRDefault="003F226D">
      <w:pPr>
        <w:rPr>
          <w:rtl/>
        </w:rPr>
      </w:pPr>
    </w:p>
    <w:p w:rsidR="003F226D" w:rsidRDefault="003F226D">
      <w:pPr>
        <w:rPr>
          <w:rtl/>
        </w:rPr>
      </w:pPr>
    </w:p>
    <w:p w:rsidR="003F226D" w:rsidRDefault="003F226D">
      <w:pPr>
        <w:rPr>
          <w:rtl/>
        </w:rPr>
      </w:pPr>
    </w:p>
    <w:p w:rsidR="003F226D" w:rsidRDefault="003F226D">
      <w:pPr>
        <w:rPr>
          <w:rtl/>
        </w:rPr>
      </w:pPr>
    </w:p>
    <w:p w:rsidR="003F226D" w:rsidRDefault="003F226D">
      <w:pPr>
        <w:rPr>
          <w:rtl/>
        </w:rPr>
      </w:pPr>
    </w:p>
    <w:p w:rsidR="003F226D" w:rsidRDefault="003F226D">
      <w:pPr>
        <w:rPr>
          <w:rtl/>
        </w:rPr>
      </w:pPr>
    </w:p>
    <w:p w:rsidR="003F226D" w:rsidRDefault="003F226D">
      <w:pPr>
        <w:rPr>
          <w:rtl/>
        </w:rPr>
      </w:pPr>
    </w:p>
    <w:tbl>
      <w:tblPr>
        <w:tblStyle w:val="a3"/>
        <w:bidiVisual/>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61"/>
        <w:gridCol w:w="4261"/>
      </w:tblGrid>
      <w:tr w:rsidR="008575D0" w:rsidTr="008575D0">
        <w:tc>
          <w:tcPr>
            <w:tcW w:w="4261" w:type="dxa"/>
          </w:tcPr>
          <w:p w:rsidR="008575D0" w:rsidRPr="008575D0" w:rsidRDefault="008575D0" w:rsidP="008575D0">
            <w:pPr>
              <w:rPr>
                <w:rFonts w:ascii="Arial" w:hAnsi="Arial" w:cs="Arial"/>
                <w:b/>
                <w:bCs/>
                <w:color w:val="000000"/>
                <w:sz w:val="28"/>
                <w:szCs w:val="28"/>
                <w:shd w:val="clear" w:color="auto" w:fill="FFFFFF"/>
                <w:rtl/>
              </w:rPr>
            </w:pPr>
            <w:r w:rsidRPr="008575D0">
              <w:rPr>
                <w:rFonts w:ascii="Arial" w:hAnsi="Arial" w:cs="Arial" w:hint="cs"/>
                <w:b/>
                <w:bCs/>
                <w:color w:val="000000"/>
                <w:sz w:val="28"/>
                <w:szCs w:val="28"/>
                <w:shd w:val="clear" w:color="auto" w:fill="FFFFFF"/>
                <w:rtl/>
              </w:rPr>
              <w:t>כאן</w:t>
            </w:r>
          </w:p>
          <w:p w:rsidR="008575D0" w:rsidRPr="00F81E5E" w:rsidRDefault="008575D0" w:rsidP="008575D0">
            <w:pPr>
              <w:rPr>
                <w:rFonts w:ascii="Arial" w:hAnsi="Arial" w:cs="Arial"/>
                <w:b/>
                <w:bCs/>
                <w:color w:val="000000"/>
                <w:sz w:val="24"/>
                <w:szCs w:val="24"/>
                <w:shd w:val="clear" w:color="auto" w:fill="FFFFFF"/>
                <w:rtl/>
              </w:rPr>
            </w:pPr>
          </w:p>
          <w:p w:rsidR="008575D0" w:rsidRDefault="008575D0" w:rsidP="008575D0">
            <w:pPr>
              <w:rPr>
                <w:rFonts w:ascii="Arial" w:hAnsi="Arial" w:cs="Arial"/>
                <w:b/>
                <w:bCs/>
                <w:color w:val="000000"/>
                <w:sz w:val="24"/>
                <w:szCs w:val="24"/>
                <w:shd w:val="clear" w:color="auto" w:fill="FFFFFF"/>
                <w:rtl/>
              </w:rPr>
            </w:pPr>
            <w:r w:rsidRPr="00F81E5E">
              <w:rPr>
                <w:rFonts w:ascii="Arial" w:hAnsi="Arial" w:cs="Arial"/>
                <w:color w:val="000000"/>
                <w:sz w:val="24"/>
                <w:szCs w:val="24"/>
                <w:shd w:val="clear" w:color="auto" w:fill="FFFFFF"/>
                <w:rtl/>
              </w:rPr>
              <w:t>כאן ביתי פה אני נולדתי</w:t>
            </w:r>
            <w:r w:rsidRPr="00F81E5E">
              <w:rPr>
                <w:rStyle w:val="apple-converted-space"/>
                <w:rFonts w:ascii="Arial" w:hAnsi="Arial" w:cs="Arial"/>
                <w:color w:val="000000"/>
                <w:sz w:val="24"/>
                <w:szCs w:val="24"/>
                <w:shd w:val="clear" w:color="auto" w:fill="FFFFFF"/>
              </w:rPr>
              <w:t> </w:t>
            </w:r>
            <w:r w:rsidRPr="00F81E5E">
              <w:rPr>
                <w:rFonts w:ascii="Arial" w:hAnsi="Arial" w:cs="Arial"/>
                <w:color w:val="000000"/>
                <w:sz w:val="24"/>
                <w:szCs w:val="24"/>
              </w:rPr>
              <w:br/>
            </w:r>
            <w:r w:rsidRPr="00F81E5E">
              <w:rPr>
                <w:rFonts w:ascii="Arial" w:hAnsi="Arial" w:cs="Arial"/>
                <w:color w:val="000000"/>
                <w:sz w:val="24"/>
                <w:szCs w:val="24"/>
                <w:shd w:val="clear" w:color="auto" w:fill="FFFFFF"/>
                <w:rtl/>
              </w:rPr>
              <w:t>במישור אשר על שפת הים</w:t>
            </w:r>
            <w:r w:rsidRPr="00F81E5E">
              <w:rPr>
                <w:rStyle w:val="apple-converted-space"/>
                <w:rFonts w:ascii="Arial" w:hAnsi="Arial" w:cs="Arial"/>
                <w:color w:val="000000"/>
                <w:sz w:val="24"/>
                <w:szCs w:val="24"/>
                <w:shd w:val="clear" w:color="auto" w:fill="FFFFFF"/>
              </w:rPr>
              <w:t> </w:t>
            </w:r>
            <w:r w:rsidRPr="00F81E5E">
              <w:rPr>
                <w:rFonts w:ascii="Arial" w:hAnsi="Arial" w:cs="Arial"/>
                <w:color w:val="000000"/>
                <w:sz w:val="24"/>
                <w:szCs w:val="24"/>
              </w:rPr>
              <w:br/>
            </w:r>
            <w:r w:rsidRPr="00F81E5E">
              <w:rPr>
                <w:rFonts w:ascii="Arial" w:hAnsi="Arial" w:cs="Arial"/>
                <w:color w:val="000000"/>
                <w:sz w:val="24"/>
                <w:szCs w:val="24"/>
                <w:shd w:val="clear" w:color="auto" w:fill="FFFFFF"/>
                <w:rtl/>
              </w:rPr>
              <w:t>כאן החברים איתם גדלתי</w:t>
            </w:r>
            <w:r w:rsidRPr="00F81E5E">
              <w:rPr>
                <w:rStyle w:val="apple-converted-space"/>
                <w:rFonts w:ascii="Arial" w:hAnsi="Arial" w:cs="Arial"/>
                <w:color w:val="000000"/>
                <w:sz w:val="24"/>
                <w:szCs w:val="24"/>
                <w:shd w:val="clear" w:color="auto" w:fill="FFFFFF"/>
              </w:rPr>
              <w:t> </w:t>
            </w:r>
            <w:r w:rsidRPr="00F81E5E">
              <w:rPr>
                <w:rFonts w:ascii="Arial" w:hAnsi="Arial" w:cs="Arial"/>
                <w:color w:val="000000"/>
                <w:sz w:val="24"/>
                <w:szCs w:val="24"/>
              </w:rPr>
              <w:br/>
            </w:r>
            <w:r w:rsidRPr="00F81E5E">
              <w:rPr>
                <w:rFonts w:ascii="Arial" w:hAnsi="Arial" w:cs="Arial"/>
                <w:color w:val="000000"/>
                <w:sz w:val="24"/>
                <w:szCs w:val="24"/>
                <w:shd w:val="clear" w:color="auto" w:fill="FFFFFF"/>
                <w:rtl/>
              </w:rPr>
              <w:t>ואין לי שום מקום אחר בעולם</w:t>
            </w:r>
            <w:r w:rsidRPr="00F81E5E">
              <w:rPr>
                <w:rStyle w:val="apple-converted-space"/>
                <w:rFonts w:ascii="Arial" w:hAnsi="Arial" w:cs="Arial"/>
                <w:color w:val="000000"/>
                <w:sz w:val="24"/>
                <w:szCs w:val="24"/>
                <w:shd w:val="clear" w:color="auto" w:fill="FFFFFF"/>
              </w:rPr>
              <w:t> </w:t>
            </w:r>
            <w:r w:rsidRPr="00F81E5E">
              <w:rPr>
                <w:rFonts w:ascii="Arial" w:hAnsi="Arial" w:cs="Arial"/>
                <w:color w:val="000000"/>
                <w:sz w:val="24"/>
                <w:szCs w:val="24"/>
              </w:rPr>
              <w:br/>
            </w:r>
            <w:r w:rsidRPr="00F81E5E">
              <w:rPr>
                <w:rFonts w:ascii="Arial" w:hAnsi="Arial" w:cs="Arial"/>
                <w:color w:val="000000"/>
                <w:sz w:val="24"/>
                <w:szCs w:val="24"/>
              </w:rPr>
              <w:br/>
            </w:r>
            <w:r w:rsidRPr="00F81E5E">
              <w:rPr>
                <w:rFonts w:ascii="Arial" w:hAnsi="Arial" w:cs="Arial"/>
                <w:color w:val="000000"/>
                <w:sz w:val="24"/>
                <w:szCs w:val="24"/>
                <w:shd w:val="clear" w:color="auto" w:fill="FFFFFF"/>
                <w:rtl/>
              </w:rPr>
              <w:t>כאן ביתי פה אני שיחקתי</w:t>
            </w:r>
            <w:r w:rsidRPr="00F81E5E">
              <w:rPr>
                <w:rStyle w:val="apple-converted-space"/>
                <w:rFonts w:ascii="Arial" w:hAnsi="Arial" w:cs="Arial"/>
                <w:color w:val="000000"/>
                <w:sz w:val="24"/>
                <w:szCs w:val="24"/>
                <w:shd w:val="clear" w:color="auto" w:fill="FFFFFF"/>
              </w:rPr>
              <w:t> </w:t>
            </w:r>
            <w:r w:rsidRPr="00F81E5E">
              <w:rPr>
                <w:rFonts w:ascii="Arial" w:hAnsi="Arial" w:cs="Arial"/>
                <w:color w:val="000000"/>
                <w:sz w:val="24"/>
                <w:szCs w:val="24"/>
              </w:rPr>
              <w:br/>
            </w:r>
            <w:r w:rsidRPr="00F81E5E">
              <w:rPr>
                <w:rFonts w:ascii="Arial" w:hAnsi="Arial" w:cs="Arial"/>
                <w:color w:val="000000"/>
                <w:sz w:val="24"/>
                <w:szCs w:val="24"/>
                <w:shd w:val="clear" w:color="auto" w:fill="FFFFFF"/>
                <w:rtl/>
              </w:rPr>
              <w:t>בשפלה אשר על גב ההר</w:t>
            </w:r>
            <w:r w:rsidRPr="00F81E5E">
              <w:rPr>
                <w:rStyle w:val="apple-converted-space"/>
                <w:rFonts w:ascii="Arial" w:hAnsi="Arial" w:cs="Arial"/>
                <w:color w:val="000000"/>
                <w:sz w:val="24"/>
                <w:szCs w:val="24"/>
                <w:shd w:val="clear" w:color="auto" w:fill="FFFFFF"/>
              </w:rPr>
              <w:t> </w:t>
            </w:r>
            <w:r w:rsidRPr="00F81E5E">
              <w:rPr>
                <w:rFonts w:ascii="Arial" w:hAnsi="Arial" w:cs="Arial"/>
                <w:color w:val="000000"/>
                <w:sz w:val="24"/>
                <w:szCs w:val="24"/>
              </w:rPr>
              <w:br/>
            </w:r>
            <w:r w:rsidRPr="00F81E5E">
              <w:rPr>
                <w:rFonts w:ascii="Arial" w:hAnsi="Arial" w:cs="Arial"/>
                <w:color w:val="000000"/>
                <w:sz w:val="24"/>
                <w:szCs w:val="24"/>
                <w:shd w:val="clear" w:color="auto" w:fill="FFFFFF"/>
                <w:rtl/>
              </w:rPr>
              <w:t>כאן מן הבאר שתיתי מים</w:t>
            </w:r>
            <w:r w:rsidRPr="00F81E5E">
              <w:rPr>
                <w:rStyle w:val="apple-converted-space"/>
                <w:rFonts w:ascii="Arial" w:hAnsi="Arial" w:cs="Arial"/>
                <w:color w:val="000000"/>
                <w:sz w:val="24"/>
                <w:szCs w:val="24"/>
                <w:shd w:val="clear" w:color="auto" w:fill="FFFFFF"/>
              </w:rPr>
              <w:t> </w:t>
            </w:r>
            <w:r w:rsidRPr="00F81E5E">
              <w:rPr>
                <w:rFonts w:ascii="Arial" w:hAnsi="Arial" w:cs="Arial"/>
                <w:color w:val="000000"/>
                <w:sz w:val="24"/>
                <w:szCs w:val="24"/>
              </w:rPr>
              <w:br/>
            </w:r>
            <w:r w:rsidRPr="00F81E5E">
              <w:rPr>
                <w:rFonts w:ascii="Arial" w:hAnsi="Arial" w:cs="Arial"/>
                <w:color w:val="000000"/>
                <w:sz w:val="24"/>
                <w:szCs w:val="24"/>
                <w:shd w:val="clear" w:color="auto" w:fill="FFFFFF"/>
                <w:rtl/>
              </w:rPr>
              <w:t>ושתלתי דשא במדבר</w:t>
            </w:r>
            <w:r w:rsidRPr="00F81E5E">
              <w:rPr>
                <w:rFonts w:ascii="Arial" w:hAnsi="Arial" w:cs="Arial"/>
                <w:color w:val="000000"/>
                <w:sz w:val="24"/>
                <w:szCs w:val="24"/>
                <w:shd w:val="clear" w:color="auto" w:fill="FFFFFF"/>
              </w:rPr>
              <w:t>.</w:t>
            </w:r>
            <w:r w:rsidRPr="00F81E5E">
              <w:rPr>
                <w:rStyle w:val="apple-converted-space"/>
                <w:rFonts w:ascii="Arial" w:hAnsi="Arial" w:cs="Arial"/>
                <w:color w:val="000000"/>
                <w:sz w:val="24"/>
                <w:szCs w:val="24"/>
                <w:shd w:val="clear" w:color="auto" w:fill="FFFFFF"/>
              </w:rPr>
              <w:t> </w:t>
            </w:r>
            <w:r w:rsidRPr="00F81E5E">
              <w:rPr>
                <w:rFonts w:ascii="Arial" w:hAnsi="Arial" w:cs="Arial"/>
                <w:color w:val="000000"/>
                <w:sz w:val="24"/>
                <w:szCs w:val="24"/>
              </w:rPr>
              <w:br/>
            </w:r>
            <w:r w:rsidRPr="00F81E5E">
              <w:rPr>
                <w:rFonts w:ascii="Arial" w:hAnsi="Arial" w:cs="Arial"/>
                <w:color w:val="000000"/>
                <w:sz w:val="24"/>
                <w:szCs w:val="24"/>
              </w:rPr>
              <w:br/>
            </w:r>
            <w:r w:rsidRPr="00F81E5E">
              <w:rPr>
                <w:rFonts w:ascii="Arial" w:hAnsi="Arial" w:cs="Arial"/>
                <w:color w:val="000000"/>
                <w:sz w:val="24"/>
                <w:szCs w:val="24"/>
                <w:shd w:val="clear" w:color="auto" w:fill="FFFFFF"/>
                <w:rtl/>
              </w:rPr>
              <w:t>כאן נולדתי כאן נולדו לי ילדי</w:t>
            </w:r>
            <w:r w:rsidRPr="00F81E5E">
              <w:rPr>
                <w:rStyle w:val="apple-converted-space"/>
                <w:rFonts w:ascii="Arial" w:hAnsi="Arial" w:cs="Arial"/>
                <w:color w:val="000000"/>
                <w:sz w:val="24"/>
                <w:szCs w:val="24"/>
                <w:shd w:val="clear" w:color="auto" w:fill="FFFFFF"/>
              </w:rPr>
              <w:t> </w:t>
            </w:r>
            <w:r w:rsidRPr="00F81E5E">
              <w:rPr>
                <w:rFonts w:ascii="Arial" w:hAnsi="Arial" w:cs="Arial"/>
                <w:color w:val="000000"/>
                <w:sz w:val="24"/>
                <w:szCs w:val="24"/>
              </w:rPr>
              <w:br/>
            </w:r>
            <w:r w:rsidRPr="00F81E5E">
              <w:rPr>
                <w:rFonts w:ascii="Arial" w:hAnsi="Arial" w:cs="Arial"/>
                <w:color w:val="000000"/>
                <w:sz w:val="24"/>
                <w:szCs w:val="24"/>
                <w:shd w:val="clear" w:color="auto" w:fill="FFFFFF"/>
                <w:rtl/>
              </w:rPr>
              <w:t>כאן בניתי את ביתי בשתי ידי</w:t>
            </w:r>
            <w:r w:rsidRPr="00F81E5E">
              <w:rPr>
                <w:rStyle w:val="apple-converted-space"/>
                <w:rFonts w:ascii="Arial" w:hAnsi="Arial" w:cs="Arial"/>
                <w:color w:val="000000"/>
                <w:sz w:val="24"/>
                <w:szCs w:val="24"/>
                <w:shd w:val="clear" w:color="auto" w:fill="FFFFFF"/>
              </w:rPr>
              <w:t> </w:t>
            </w:r>
            <w:r w:rsidRPr="00F81E5E">
              <w:rPr>
                <w:rFonts w:ascii="Arial" w:hAnsi="Arial" w:cs="Arial"/>
                <w:color w:val="000000"/>
                <w:sz w:val="24"/>
                <w:szCs w:val="24"/>
              </w:rPr>
              <w:br/>
            </w:r>
            <w:r w:rsidRPr="00F81E5E">
              <w:rPr>
                <w:rFonts w:ascii="Arial" w:hAnsi="Arial" w:cs="Arial"/>
                <w:color w:val="000000"/>
                <w:sz w:val="24"/>
                <w:szCs w:val="24"/>
                <w:shd w:val="clear" w:color="auto" w:fill="FFFFFF"/>
                <w:rtl/>
              </w:rPr>
              <w:t>כאן גם אתה איתי וכאן כל אלף ידידי</w:t>
            </w:r>
            <w:r w:rsidRPr="00F81E5E">
              <w:rPr>
                <w:rStyle w:val="apple-converted-space"/>
                <w:rFonts w:ascii="Arial" w:hAnsi="Arial" w:cs="Arial"/>
                <w:color w:val="000000"/>
                <w:sz w:val="24"/>
                <w:szCs w:val="24"/>
                <w:shd w:val="clear" w:color="auto" w:fill="FFFFFF"/>
              </w:rPr>
              <w:t> </w:t>
            </w:r>
            <w:r w:rsidRPr="00F81E5E">
              <w:rPr>
                <w:rFonts w:ascii="Arial" w:hAnsi="Arial" w:cs="Arial"/>
                <w:color w:val="000000"/>
                <w:sz w:val="24"/>
                <w:szCs w:val="24"/>
              </w:rPr>
              <w:br/>
            </w:r>
            <w:r w:rsidRPr="00F81E5E">
              <w:rPr>
                <w:rFonts w:ascii="Arial" w:hAnsi="Arial" w:cs="Arial"/>
                <w:color w:val="000000"/>
                <w:sz w:val="24"/>
                <w:szCs w:val="24"/>
                <w:shd w:val="clear" w:color="auto" w:fill="FFFFFF"/>
                <w:rtl/>
              </w:rPr>
              <w:t>ואחרי שנים אלפיים סוף לנדודי</w:t>
            </w:r>
            <w:r w:rsidRPr="00F81E5E">
              <w:rPr>
                <w:rFonts w:ascii="Arial" w:hAnsi="Arial" w:cs="Arial"/>
                <w:color w:val="000000"/>
                <w:sz w:val="24"/>
                <w:szCs w:val="24"/>
                <w:shd w:val="clear" w:color="auto" w:fill="FFFFFF"/>
              </w:rPr>
              <w:t>.</w:t>
            </w:r>
            <w:r w:rsidRPr="00F81E5E">
              <w:rPr>
                <w:rStyle w:val="apple-converted-space"/>
                <w:rFonts w:ascii="Arial" w:hAnsi="Arial" w:cs="Arial"/>
                <w:color w:val="000000"/>
                <w:sz w:val="24"/>
                <w:szCs w:val="24"/>
                <w:shd w:val="clear" w:color="auto" w:fill="FFFFFF"/>
              </w:rPr>
              <w:t> </w:t>
            </w:r>
            <w:r w:rsidRPr="00F81E5E">
              <w:rPr>
                <w:rFonts w:ascii="Arial" w:hAnsi="Arial" w:cs="Arial"/>
                <w:color w:val="000000"/>
                <w:sz w:val="24"/>
                <w:szCs w:val="24"/>
              </w:rPr>
              <w:br/>
            </w:r>
            <w:r w:rsidRPr="00F81E5E">
              <w:rPr>
                <w:rFonts w:ascii="Arial" w:hAnsi="Arial" w:cs="Arial"/>
                <w:color w:val="000000"/>
                <w:sz w:val="24"/>
                <w:szCs w:val="24"/>
              </w:rPr>
              <w:br/>
            </w:r>
            <w:r w:rsidRPr="00F81E5E">
              <w:rPr>
                <w:rFonts w:ascii="Arial" w:hAnsi="Arial" w:cs="Arial"/>
                <w:color w:val="000000"/>
                <w:sz w:val="24"/>
                <w:szCs w:val="24"/>
                <w:shd w:val="clear" w:color="auto" w:fill="FFFFFF"/>
                <w:rtl/>
              </w:rPr>
              <w:t>כאן את כל שירי אני ניגנתי</w:t>
            </w:r>
            <w:r w:rsidRPr="00F81E5E">
              <w:rPr>
                <w:rStyle w:val="apple-converted-space"/>
                <w:rFonts w:ascii="Arial" w:hAnsi="Arial" w:cs="Arial"/>
                <w:color w:val="000000"/>
                <w:sz w:val="24"/>
                <w:szCs w:val="24"/>
                <w:shd w:val="clear" w:color="auto" w:fill="FFFFFF"/>
              </w:rPr>
              <w:t> </w:t>
            </w:r>
            <w:r w:rsidRPr="00F81E5E">
              <w:rPr>
                <w:rFonts w:ascii="Arial" w:hAnsi="Arial" w:cs="Arial"/>
                <w:color w:val="000000"/>
                <w:sz w:val="24"/>
                <w:szCs w:val="24"/>
              </w:rPr>
              <w:br/>
            </w:r>
            <w:r w:rsidRPr="00F81E5E">
              <w:rPr>
                <w:rFonts w:ascii="Arial" w:hAnsi="Arial" w:cs="Arial"/>
                <w:color w:val="000000"/>
                <w:sz w:val="24"/>
                <w:szCs w:val="24"/>
                <w:shd w:val="clear" w:color="auto" w:fill="FFFFFF"/>
                <w:rtl/>
              </w:rPr>
              <w:t>והלכתי במסע לילי</w:t>
            </w:r>
            <w:r w:rsidRPr="00F81E5E">
              <w:rPr>
                <w:rStyle w:val="apple-converted-space"/>
                <w:rFonts w:ascii="Arial" w:hAnsi="Arial" w:cs="Arial"/>
                <w:color w:val="000000"/>
                <w:sz w:val="24"/>
                <w:szCs w:val="24"/>
                <w:shd w:val="clear" w:color="auto" w:fill="FFFFFF"/>
              </w:rPr>
              <w:t> </w:t>
            </w:r>
            <w:r w:rsidRPr="00F81E5E">
              <w:rPr>
                <w:rFonts w:ascii="Arial" w:hAnsi="Arial" w:cs="Arial"/>
                <w:color w:val="000000"/>
                <w:sz w:val="24"/>
                <w:szCs w:val="24"/>
              </w:rPr>
              <w:br/>
            </w:r>
            <w:r w:rsidRPr="00F81E5E">
              <w:rPr>
                <w:rFonts w:ascii="Arial" w:hAnsi="Arial" w:cs="Arial"/>
                <w:color w:val="000000"/>
                <w:sz w:val="24"/>
                <w:szCs w:val="24"/>
                <w:shd w:val="clear" w:color="auto" w:fill="FFFFFF"/>
                <w:rtl/>
              </w:rPr>
              <w:t>כאן בנעורי אני הגנתי</w:t>
            </w:r>
            <w:r w:rsidRPr="00F81E5E">
              <w:rPr>
                <w:rStyle w:val="apple-converted-space"/>
                <w:rFonts w:ascii="Arial" w:hAnsi="Arial" w:cs="Arial"/>
                <w:color w:val="000000"/>
                <w:sz w:val="24"/>
                <w:szCs w:val="24"/>
                <w:shd w:val="clear" w:color="auto" w:fill="FFFFFF"/>
              </w:rPr>
              <w:t> </w:t>
            </w:r>
            <w:r w:rsidRPr="00F81E5E">
              <w:rPr>
                <w:rFonts w:ascii="Arial" w:hAnsi="Arial" w:cs="Arial"/>
                <w:color w:val="000000"/>
                <w:sz w:val="24"/>
                <w:szCs w:val="24"/>
              </w:rPr>
              <w:br/>
            </w:r>
            <w:r w:rsidRPr="00F81E5E">
              <w:rPr>
                <w:rFonts w:ascii="Arial" w:hAnsi="Arial" w:cs="Arial"/>
                <w:color w:val="000000"/>
                <w:sz w:val="24"/>
                <w:szCs w:val="24"/>
                <w:shd w:val="clear" w:color="auto" w:fill="FFFFFF"/>
                <w:rtl/>
              </w:rPr>
              <w:t>על חלקת האלוהים שלי</w:t>
            </w:r>
            <w:r w:rsidRPr="00F81E5E">
              <w:rPr>
                <w:rFonts w:ascii="Arial" w:hAnsi="Arial" w:cs="Arial"/>
                <w:color w:val="000000"/>
                <w:sz w:val="24"/>
                <w:szCs w:val="24"/>
                <w:shd w:val="clear" w:color="auto" w:fill="FFFFFF"/>
              </w:rPr>
              <w:t>.</w:t>
            </w:r>
            <w:r w:rsidRPr="00F81E5E">
              <w:rPr>
                <w:rStyle w:val="apple-converted-space"/>
                <w:rFonts w:ascii="Arial" w:hAnsi="Arial" w:cs="Arial"/>
                <w:color w:val="000000"/>
                <w:sz w:val="24"/>
                <w:szCs w:val="24"/>
                <w:shd w:val="clear" w:color="auto" w:fill="FFFFFF"/>
              </w:rPr>
              <w:t> </w:t>
            </w:r>
            <w:r w:rsidRPr="00F81E5E">
              <w:rPr>
                <w:rFonts w:ascii="Arial" w:hAnsi="Arial" w:cs="Arial"/>
                <w:color w:val="000000"/>
                <w:sz w:val="24"/>
                <w:szCs w:val="24"/>
              </w:rPr>
              <w:br/>
            </w:r>
            <w:r w:rsidRPr="00F81E5E">
              <w:rPr>
                <w:rFonts w:ascii="Arial" w:hAnsi="Arial" w:cs="Arial"/>
                <w:color w:val="000000"/>
                <w:sz w:val="24"/>
                <w:szCs w:val="24"/>
              </w:rPr>
              <w:br/>
            </w:r>
            <w:r w:rsidRPr="00F81E5E">
              <w:rPr>
                <w:rFonts w:ascii="Arial" w:hAnsi="Arial" w:cs="Arial"/>
                <w:color w:val="000000"/>
                <w:sz w:val="24"/>
                <w:szCs w:val="24"/>
                <w:shd w:val="clear" w:color="auto" w:fill="FFFFFF"/>
                <w:rtl/>
              </w:rPr>
              <w:t>כאן נולדתי</w:t>
            </w:r>
            <w:r w:rsidRPr="00F81E5E">
              <w:rPr>
                <w:rFonts w:ascii="Arial" w:hAnsi="Arial" w:cs="Arial"/>
                <w:color w:val="000000"/>
                <w:sz w:val="24"/>
                <w:szCs w:val="24"/>
                <w:shd w:val="clear" w:color="auto" w:fill="FFFFFF"/>
              </w:rPr>
              <w:t>...</w:t>
            </w:r>
            <w:r w:rsidRPr="00F81E5E">
              <w:rPr>
                <w:rStyle w:val="apple-converted-space"/>
                <w:rFonts w:ascii="Arial" w:hAnsi="Arial" w:cs="Arial"/>
                <w:color w:val="000000"/>
                <w:sz w:val="24"/>
                <w:szCs w:val="24"/>
                <w:shd w:val="clear" w:color="auto" w:fill="FFFFFF"/>
              </w:rPr>
              <w:t> </w:t>
            </w:r>
          </w:p>
          <w:p w:rsidR="008575D0" w:rsidRDefault="008575D0" w:rsidP="00F81E5E">
            <w:pPr>
              <w:rPr>
                <w:rFonts w:ascii="Arial" w:hAnsi="Arial" w:cs="Arial"/>
                <w:b/>
                <w:bCs/>
                <w:color w:val="000000"/>
                <w:sz w:val="24"/>
                <w:szCs w:val="24"/>
                <w:shd w:val="clear" w:color="auto" w:fill="FFFFFF"/>
                <w:rtl/>
              </w:rPr>
            </w:pPr>
          </w:p>
          <w:p w:rsidR="008575D0" w:rsidRDefault="008575D0" w:rsidP="00F81E5E">
            <w:pPr>
              <w:rPr>
                <w:rFonts w:ascii="Arial" w:hAnsi="Arial" w:cs="Arial"/>
                <w:b/>
                <w:bCs/>
                <w:color w:val="000000"/>
                <w:sz w:val="24"/>
                <w:szCs w:val="24"/>
                <w:shd w:val="clear" w:color="auto" w:fill="FFFFFF"/>
                <w:rtl/>
              </w:rPr>
            </w:pPr>
            <w:r w:rsidRPr="00F81E5E">
              <w:rPr>
                <w:rFonts w:ascii="Arial" w:hAnsi="Arial" w:cs="Arial"/>
                <w:color w:val="000000"/>
                <w:sz w:val="24"/>
                <w:szCs w:val="24"/>
                <w:shd w:val="clear" w:color="auto" w:fill="FFFFFF"/>
                <w:rtl/>
              </w:rPr>
              <w:t>כאן את שולחני אני ערכתי</w:t>
            </w:r>
            <w:r w:rsidRPr="00F81E5E">
              <w:rPr>
                <w:rStyle w:val="apple-converted-space"/>
                <w:rFonts w:ascii="Arial" w:hAnsi="Arial" w:cs="Arial"/>
                <w:color w:val="000000"/>
                <w:sz w:val="24"/>
                <w:szCs w:val="24"/>
                <w:shd w:val="clear" w:color="auto" w:fill="FFFFFF"/>
              </w:rPr>
              <w:t> </w:t>
            </w:r>
            <w:r w:rsidRPr="00F81E5E">
              <w:rPr>
                <w:rFonts w:ascii="Arial" w:hAnsi="Arial" w:cs="Arial"/>
                <w:color w:val="000000"/>
                <w:sz w:val="24"/>
                <w:szCs w:val="24"/>
              </w:rPr>
              <w:br/>
            </w:r>
            <w:r w:rsidRPr="00F81E5E">
              <w:rPr>
                <w:rFonts w:ascii="Arial" w:hAnsi="Arial" w:cs="Arial"/>
                <w:color w:val="000000"/>
                <w:sz w:val="24"/>
                <w:szCs w:val="24"/>
                <w:shd w:val="clear" w:color="auto" w:fill="FFFFFF"/>
                <w:rtl/>
              </w:rPr>
              <w:t>פת של לחם פרח רענן</w:t>
            </w:r>
            <w:r w:rsidRPr="00F81E5E">
              <w:rPr>
                <w:rStyle w:val="apple-converted-space"/>
                <w:rFonts w:ascii="Arial" w:hAnsi="Arial" w:cs="Arial"/>
                <w:color w:val="000000"/>
                <w:sz w:val="24"/>
                <w:szCs w:val="24"/>
                <w:shd w:val="clear" w:color="auto" w:fill="FFFFFF"/>
              </w:rPr>
              <w:t> </w:t>
            </w:r>
            <w:r w:rsidRPr="00F81E5E">
              <w:rPr>
                <w:rFonts w:ascii="Arial" w:hAnsi="Arial" w:cs="Arial"/>
                <w:color w:val="000000"/>
                <w:sz w:val="24"/>
                <w:szCs w:val="24"/>
              </w:rPr>
              <w:br/>
            </w:r>
            <w:r w:rsidRPr="00F81E5E">
              <w:rPr>
                <w:rFonts w:ascii="Arial" w:hAnsi="Arial" w:cs="Arial"/>
                <w:color w:val="000000"/>
                <w:sz w:val="24"/>
                <w:szCs w:val="24"/>
                <w:shd w:val="clear" w:color="auto" w:fill="FFFFFF"/>
                <w:rtl/>
              </w:rPr>
              <w:t>דלת לשכנים אני פתחתי</w:t>
            </w:r>
            <w:r w:rsidRPr="00F81E5E">
              <w:rPr>
                <w:rStyle w:val="apple-converted-space"/>
                <w:rFonts w:ascii="Arial" w:hAnsi="Arial" w:cs="Arial"/>
                <w:color w:val="000000"/>
                <w:sz w:val="24"/>
                <w:szCs w:val="24"/>
                <w:shd w:val="clear" w:color="auto" w:fill="FFFFFF"/>
              </w:rPr>
              <w:t> </w:t>
            </w:r>
            <w:r w:rsidRPr="00F81E5E">
              <w:rPr>
                <w:rFonts w:ascii="Arial" w:hAnsi="Arial" w:cs="Arial"/>
                <w:color w:val="000000"/>
                <w:sz w:val="24"/>
                <w:szCs w:val="24"/>
              </w:rPr>
              <w:br/>
            </w:r>
            <w:r w:rsidRPr="00F81E5E">
              <w:rPr>
                <w:rFonts w:ascii="Arial" w:hAnsi="Arial" w:cs="Arial"/>
                <w:color w:val="000000"/>
                <w:sz w:val="24"/>
                <w:szCs w:val="24"/>
                <w:shd w:val="clear" w:color="auto" w:fill="FFFFFF"/>
                <w:rtl/>
              </w:rPr>
              <w:t>ומי שבא נאמר לו "אהלן</w:t>
            </w:r>
            <w:r w:rsidRPr="00F81E5E">
              <w:rPr>
                <w:rFonts w:ascii="Arial" w:hAnsi="Arial" w:cs="Arial"/>
                <w:color w:val="000000"/>
                <w:sz w:val="24"/>
                <w:szCs w:val="24"/>
                <w:shd w:val="clear" w:color="auto" w:fill="FFFFFF"/>
              </w:rPr>
              <w:t>".</w:t>
            </w:r>
            <w:r w:rsidRPr="00F81E5E">
              <w:rPr>
                <w:rStyle w:val="apple-converted-space"/>
                <w:rFonts w:ascii="Arial" w:hAnsi="Arial" w:cs="Arial"/>
                <w:color w:val="000000"/>
                <w:sz w:val="24"/>
                <w:szCs w:val="24"/>
                <w:shd w:val="clear" w:color="auto" w:fill="FFFFFF"/>
              </w:rPr>
              <w:t> </w:t>
            </w:r>
            <w:r w:rsidRPr="00F81E5E">
              <w:rPr>
                <w:rFonts w:ascii="Arial" w:hAnsi="Arial" w:cs="Arial"/>
                <w:color w:val="000000"/>
                <w:sz w:val="24"/>
                <w:szCs w:val="24"/>
              </w:rPr>
              <w:br/>
            </w:r>
            <w:r w:rsidRPr="00F81E5E">
              <w:rPr>
                <w:rFonts w:ascii="Arial" w:hAnsi="Arial" w:cs="Arial"/>
                <w:color w:val="000000"/>
                <w:sz w:val="24"/>
                <w:szCs w:val="24"/>
              </w:rPr>
              <w:br/>
            </w:r>
            <w:r w:rsidRPr="00F81E5E">
              <w:rPr>
                <w:rFonts w:ascii="Arial" w:hAnsi="Arial" w:cs="Arial"/>
                <w:color w:val="000000"/>
                <w:sz w:val="24"/>
                <w:szCs w:val="24"/>
                <w:shd w:val="clear" w:color="auto" w:fill="FFFFFF"/>
                <w:rtl/>
              </w:rPr>
              <w:t>כאן נולדתי</w:t>
            </w:r>
            <w:r w:rsidRPr="00F81E5E">
              <w:rPr>
                <w:rFonts w:ascii="Arial" w:hAnsi="Arial" w:cs="Arial"/>
                <w:color w:val="000000"/>
                <w:sz w:val="24"/>
                <w:szCs w:val="24"/>
                <w:shd w:val="clear" w:color="auto" w:fill="FFFFFF"/>
              </w:rPr>
              <w:t>...</w:t>
            </w:r>
          </w:p>
          <w:p w:rsidR="008575D0" w:rsidRDefault="008575D0" w:rsidP="00F81E5E">
            <w:pPr>
              <w:rPr>
                <w:rFonts w:ascii="Arial" w:hAnsi="Arial" w:cs="Arial"/>
                <w:b/>
                <w:bCs/>
                <w:color w:val="000000"/>
                <w:sz w:val="24"/>
                <w:szCs w:val="24"/>
                <w:shd w:val="clear" w:color="auto" w:fill="FFFFFF"/>
                <w:rtl/>
              </w:rPr>
            </w:pPr>
          </w:p>
          <w:p w:rsidR="008575D0" w:rsidRDefault="008575D0" w:rsidP="00F81E5E">
            <w:pPr>
              <w:rPr>
                <w:rFonts w:ascii="Arial" w:hAnsi="Arial" w:cs="Arial"/>
                <w:b/>
                <w:bCs/>
                <w:color w:val="000000"/>
                <w:sz w:val="24"/>
                <w:szCs w:val="24"/>
                <w:shd w:val="clear" w:color="auto" w:fill="FFFFFF"/>
                <w:rtl/>
              </w:rPr>
            </w:pPr>
          </w:p>
          <w:p w:rsidR="008575D0" w:rsidRDefault="008575D0" w:rsidP="00F81E5E">
            <w:pPr>
              <w:rPr>
                <w:rFonts w:ascii="Arial" w:hAnsi="Arial" w:cs="Arial"/>
                <w:b/>
                <w:bCs/>
                <w:color w:val="000000"/>
                <w:sz w:val="24"/>
                <w:szCs w:val="24"/>
                <w:shd w:val="clear" w:color="auto" w:fill="FFFFFF"/>
                <w:rtl/>
              </w:rPr>
            </w:pPr>
          </w:p>
          <w:p w:rsidR="008575D0" w:rsidRDefault="008575D0" w:rsidP="00F81E5E">
            <w:pPr>
              <w:rPr>
                <w:rFonts w:ascii="Arial" w:hAnsi="Arial" w:cs="Arial"/>
                <w:b/>
                <w:bCs/>
                <w:color w:val="000000"/>
                <w:sz w:val="24"/>
                <w:szCs w:val="24"/>
                <w:shd w:val="clear" w:color="auto" w:fill="FFFFFF"/>
                <w:rtl/>
              </w:rPr>
            </w:pPr>
            <w:r>
              <w:rPr>
                <w:rFonts w:ascii="Arial" w:hAnsi="Arial" w:cs="Arial" w:hint="cs"/>
                <w:b/>
                <w:bCs/>
                <w:color w:val="000000"/>
                <w:sz w:val="24"/>
                <w:szCs w:val="24"/>
                <w:shd w:val="clear" w:color="auto" w:fill="FFFFFF"/>
                <w:rtl/>
              </w:rPr>
              <w:t>-------</w:t>
            </w:r>
          </w:p>
          <w:p w:rsidR="008575D0" w:rsidRDefault="008575D0" w:rsidP="00F81E5E">
            <w:pPr>
              <w:rPr>
                <w:rFonts w:ascii="Arial" w:hAnsi="Arial" w:cs="Arial"/>
                <w:b/>
                <w:bCs/>
                <w:color w:val="000000"/>
                <w:sz w:val="24"/>
                <w:szCs w:val="24"/>
                <w:shd w:val="clear" w:color="auto" w:fill="FFFFFF"/>
                <w:rtl/>
              </w:rPr>
            </w:pPr>
          </w:p>
          <w:p w:rsidR="008575D0" w:rsidRPr="008575D0" w:rsidRDefault="008575D0" w:rsidP="008575D0">
            <w:pPr>
              <w:rPr>
                <w:sz w:val="24"/>
                <w:szCs w:val="24"/>
                <w:rtl/>
              </w:rPr>
            </w:pPr>
            <w:r w:rsidRPr="008575D0">
              <w:rPr>
                <w:rFonts w:hint="cs"/>
                <w:sz w:val="24"/>
                <w:szCs w:val="24"/>
                <w:rtl/>
              </w:rPr>
              <w:t>עוזי חיטמן כתב שיר זה לאורנה ומשה דץ. הם זכו עם השיר במקום השלישי באירוויזיון.</w:t>
            </w:r>
          </w:p>
          <w:p w:rsidR="008575D0" w:rsidRDefault="008575D0" w:rsidP="00F81E5E">
            <w:pPr>
              <w:rPr>
                <w:rFonts w:ascii="Arial" w:hAnsi="Arial" w:cs="Arial"/>
                <w:b/>
                <w:bCs/>
                <w:color w:val="000000"/>
                <w:sz w:val="24"/>
                <w:szCs w:val="24"/>
                <w:shd w:val="clear" w:color="auto" w:fill="FFFFFF"/>
                <w:rtl/>
              </w:rPr>
            </w:pPr>
          </w:p>
          <w:p w:rsidR="008575D0" w:rsidRDefault="008575D0" w:rsidP="00F81E5E">
            <w:pPr>
              <w:rPr>
                <w:rFonts w:ascii="Arial" w:hAnsi="Arial" w:cs="Arial"/>
                <w:b/>
                <w:bCs/>
                <w:color w:val="000000"/>
                <w:sz w:val="24"/>
                <w:szCs w:val="24"/>
                <w:shd w:val="clear" w:color="auto" w:fill="FFFFFF"/>
                <w:rtl/>
              </w:rPr>
            </w:pPr>
          </w:p>
          <w:p w:rsidR="008575D0" w:rsidRDefault="008575D0" w:rsidP="00F81E5E">
            <w:pPr>
              <w:rPr>
                <w:rFonts w:ascii="Arial" w:hAnsi="Arial" w:cs="Arial"/>
                <w:b/>
                <w:bCs/>
                <w:color w:val="000000"/>
                <w:sz w:val="24"/>
                <w:szCs w:val="24"/>
                <w:shd w:val="clear" w:color="auto" w:fill="FFFFFF"/>
                <w:rtl/>
              </w:rPr>
            </w:pPr>
          </w:p>
          <w:p w:rsidR="008575D0" w:rsidRDefault="008575D0" w:rsidP="00F81E5E">
            <w:pPr>
              <w:rPr>
                <w:rFonts w:ascii="Arial" w:hAnsi="Arial" w:cs="Arial"/>
                <w:b/>
                <w:bCs/>
                <w:color w:val="000000"/>
                <w:sz w:val="24"/>
                <w:szCs w:val="24"/>
                <w:shd w:val="clear" w:color="auto" w:fill="FFFFFF"/>
                <w:rtl/>
              </w:rPr>
            </w:pPr>
          </w:p>
          <w:p w:rsidR="008575D0" w:rsidRDefault="008575D0" w:rsidP="008575D0">
            <w:pPr>
              <w:rPr>
                <w:rFonts w:ascii="Arial" w:hAnsi="Arial" w:cs="Arial"/>
                <w:b/>
                <w:bCs/>
                <w:color w:val="000000"/>
                <w:sz w:val="24"/>
                <w:szCs w:val="24"/>
                <w:shd w:val="clear" w:color="auto" w:fill="FFFFFF"/>
                <w:rtl/>
              </w:rPr>
            </w:pPr>
          </w:p>
          <w:p w:rsidR="008575D0" w:rsidRDefault="008575D0" w:rsidP="00F81E5E">
            <w:pPr>
              <w:rPr>
                <w:rFonts w:ascii="Arial" w:hAnsi="Arial" w:cs="Arial"/>
                <w:b/>
                <w:bCs/>
                <w:color w:val="000000"/>
                <w:sz w:val="24"/>
                <w:szCs w:val="24"/>
                <w:shd w:val="clear" w:color="auto" w:fill="FFFFFF"/>
                <w:rtl/>
              </w:rPr>
            </w:pPr>
          </w:p>
          <w:p w:rsidR="008575D0" w:rsidRDefault="008575D0" w:rsidP="00F81E5E">
            <w:pPr>
              <w:rPr>
                <w:rFonts w:ascii="Arial" w:hAnsi="Arial" w:cs="Arial"/>
                <w:b/>
                <w:bCs/>
                <w:color w:val="000000"/>
                <w:sz w:val="24"/>
                <w:szCs w:val="24"/>
                <w:shd w:val="clear" w:color="auto" w:fill="FFFFFF"/>
                <w:rtl/>
              </w:rPr>
            </w:pPr>
          </w:p>
          <w:p w:rsidR="008575D0" w:rsidRDefault="008575D0" w:rsidP="00F81E5E">
            <w:pPr>
              <w:rPr>
                <w:rFonts w:ascii="Arial" w:hAnsi="Arial" w:cs="Arial"/>
                <w:b/>
                <w:bCs/>
                <w:color w:val="000000"/>
                <w:sz w:val="24"/>
                <w:szCs w:val="24"/>
                <w:shd w:val="clear" w:color="auto" w:fill="FFFFFF"/>
                <w:rtl/>
              </w:rPr>
            </w:pPr>
          </w:p>
          <w:p w:rsidR="008575D0" w:rsidRDefault="008575D0" w:rsidP="00F81E5E">
            <w:pPr>
              <w:rPr>
                <w:rFonts w:ascii="Arial" w:hAnsi="Arial" w:cs="Arial"/>
                <w:b/>
                <w:bCs/>
                <w:color w:val="000000"/>
                <w:sz w:val="24"/>
                <w:szCs w:val="24"/>
                <w:shd w:val="clear" w:color="auto" w:fill="FFFFFF"/>
                <w:rtl/>
              </w:rPr>
            </w:pPr>
          </w:p>
          <w:p w:rsidR="008575D0" w:rsidRDefault="008575D0" w:rsidP="00F81E5E">
            <w:pPr>
              <w:rPr>
                <w:rFonts w:ascii="Arial" w:hAnsi="Arial" w:cs="Arial"/>
                <w:b/>
                <w:bCs/>
                <w:color w:val="000000"/>
                <w:sz w:val="24"/>
                <w:szCs w:val="24"/>
                <w:shd w:val="clear" w:color="auto" w:fill="FFFFFF"/>
                <w:rtl/>
              </w:rPr>
            </w:pPr>
          </w:p>
          <w:p w:rsidR="008575D0" w:rsidRDefault="008575D0" w:rsidP="00F81E5E">
            <w:pPr>
              <w:rPr>
                <w:rFonts w:ascii="Arial" w:hAnsi="Arial" w:cs="Arial"/>
                <w:b/>
                <w:bCs/>
                <w:color w:val="000000"/>
                <w:sz w:val="24"/>
                <w:szCs w:val="24"/>
                <w:shd w:val="clear" w:color="auto" w:fill="FFFFFF"/>
                <w:rtl/>
              </w:rPr>
            </w:pPr>
          </w:p>
          <w:p w:rsidR="008575D0" w:rsidRDefault="008575D0" w:rsidP="00F81E5E">
            <w:pPr>
              <w:rPr>
                <w:rFonts w:ascii="Arial" w:hAnsi="Arial" w:cs="Arial"/>
                <w:b/>
                <w:bCs/>
                <w:color w:val="000000"/>
                <w:sz w:val="24"/>
                <w:szCs w:val="24"/>
                <w:shd w:val="clear" w:color="auto" w:fill="FFFFFF"/>
                <w:rtl/>
              </w:rPr>
            </w:pPr>
          </w:p>
          <w:p w:rsidR="008575D0" w:rsidRDefault="008575D0" w:rsidP="00F81E5E">
            <w:pPr>
              <w:rPr>
                <w:rFonts w:ascii="Arial" w:hAnsi="Arial" w:cs="Arial"/>
                <w:b/>
                <w:bCs/>
                <w:color w:val="000000"/>
                <w:sz w:val="24"/>
                <w:szCs w:val="24"/>
                <w:shd w:val="clear" w:color="auto" w:fill="FFFFFF"/>
                <w:rtl/>
              </w:rPr>
            </w:pPr>
          </w:p>
        </w:tc>
        <w:tc>
          <w:tcPr>
            <w:tcW w:w="4261" w:type="dxa"/>
          </w:tcPr>
          <w:p w:rsidR="008575D0" w:rsidRPr="008575D0" w:rsidRDefault="008575D0" w:rsidP="00F81E5E">
            <w:pPr>
              <w:rPr>
                <w:rFonts w:ascii="Arial" w:hAnsi="Arial" w:cs="Arial"/>
                <w:b/>
                <w:bCs/>
                <w:color w:val="000000"/>
                <w:sz w:val="28"/>
                <w:szCs w:val="28"/>
                <w:shd w:val="clear" w:color="auto" w:fill="FFFFFF"/>
                <w:rtl/>
              </w:rPr>
            </w:pPr>
            <w:r w:rsidRPr="008575D0">
              <w:rPr>
                <w:rFonts w:ascii="Arial" w:hAnsi="Arial" w:cs="Arial" w:hint="cs"/>
                <w:b/>
                <w:bCs/>
                <w:color w:val="000000"/>
                <w:sz w:val="28"/>
                <w:szCs w:val="28"/>
                <w:shd w:val="clear" w:color="auto" w:fill="FFFFFF"/>
                <w:rtl/>
              </w:rPr>
              <w:lastRenderedPageBreak/>
              <w:t>נולדתי לשלום</w:t>
            </w:r>
          </w:p>
          <w:p w:rsidR="008575D0" w:rsidRPr="008575D0" w:rsidRDefault="008575D0" w:rsidP="00F81E5E">
            <w:pPr>
              <w:rPr>
                <w:rFonts w:ascii="Arial" w:hAnsi="Arial" w:cs="Arial"/>
                <w:color w:val="000000"/>
                <w:sz w:val="24"/>
                <w:szCs w:val="24"/>
                <w:shd w:val="clear" w:color="auto" w:fill="FFFFFF"/>
                <w:rtl/>
              </w:rPr>
            </w:pPr>
          </w:p>
          <w:p w:rsidR="008575D0" w:rsidRDefault="008575D0" w:rsidP="00F81E5E">
            <w:pPr>
              <w:rPr>
                <w:rFonts w:ascii="Arial" w:hAnsi="Arial" w:cs="Arial"/>
                <w:b/>
                <w:bCs/>
                <w:color w:val="000000"/>
                <w:sz w:val="24"/>
                <w:szCs w:val="24"/>
                <w:shd w:val="clear" w:color="auto" w:fill="FFFFFF"/>
                <w:rtl/>
              </w:rPr>
            </w:pPr>
            <w:r w:rsidRPr="008575D0">
              <w:rPr>
                <w:rFonts w:ascii="Arial" w:hAnsi="Arial" w:cs="Arial"/>
                <w:color w:val="000000"/>
                <w:sz w:val="24"/>
                <w:szCs w:val="24"/>
                <w:shd w:val="clear" w:color="auto" w:fill="FFFFFF"/>
                <w:rtl/>
              </w:rPr>
              <w:t>אני נולדתי אל המנגינות</w:t>
            </w:r>
            <w:r w:rsidRPr="008575D0">
              <w:rPr>
                <w:rStyle w:val="apple-converted-space"/>
                <w:rFonts w:ascii="Arial" w:hAnsi="Arial" w:cs="Arial"/>
                <w:color w:val="000000"/>
                <w:sz w:val="24"/>
                <w:szCs w:val="24"/>
                <w:shd w:val="clear" w:color="auto" w:fill="FFFFFF"/>
              </w:rPr>
              <w:t> </w:t>
            </w:r>
            <w:r w:rsidRPr="008575D0">
              <w:rPr>
                <w:rFonts w:ascii="Arial" w:hAnsi="Arial" w:cs="Arial"/>
                <w:color w:val="000000"/>
                <w:sz w:val="24"/>
                <w:szCs w:val="24"/>
              </w:rPr>
              <w:br/>
            </w:r>
            <w:r w:rsidRPr="008575D0">
              <w:rPr>
                <w:rFonts w:ascii="Arial" w:hAnsi="Arial" w:cs="Arial"/>
                <w:color w:val="000000"/>
                <w:sz w:val="24"/>
                <w:szCs w:val="24"/>
                <w:shd w:val="clear" w:color="auto" w:fill="FFFFFF"/>
                <w:rtl/>
              </w:rPr>
              <w:t>ואל השירים של כל המדינות</w:t>
            </w:r>
            <w:r w:rsidRPr="008575D0">
              <w:rPr>
                <w:rStyle w:val="apple-converted-space"/>
                <w:rFonts w:ascii="Arial" w:hAnsi="Arial" w:cs="Arial"/>
                <w:color w:val="000000"/>
                <w:sz w:val="24"/>
                <w:szCs w:val="24"/>
                <w:shd w:val="clear" w:color="auto" w:fill="FFFFFF"/>
              </w:rPr>
              <w:t> </w:t>
            </w:r>
            <w:r w:rsidRPr="008575D0">
              <w:rPr>
                <w:rFonts w:ascii="Arial" w:hAnsi="Arial" w:cs="Arial"/>
                <w:color w:val="000000"/>
                <w:sz w:val="24"/>
                <w:szCs w:val="24"/>
              </w:rPr>
              <w:br/>
            </w:r>
            <w:r w:rsidRPr="008575D0">
              <w:rPr>
                <w:rFonts w:ascii="Arial" w:hAnsi="Arial" w:cs="Arial"/>
                <w:color w:val="000000"/>
                <w:sz w:val="24"/>
                <w:szCs w:val="24"/>
                <w:shd w:val="clear" w:color="auto" w:fill="FFFFFF"/>
                <w:rtl/>
              </w:rPr>
              <w:t>נולדתי ללשון וגם למקום</w:t>
            </w:r>
            <w:r w:rsidRPr="008575D0">
              <w:rPr>
                <w:rStyle w:val="apple-converted-space"/>
                <w:rFonts w:ascii="Arial" w:hAnsi="Arial" w:cs="Arial"/>
                <w:color w:val="000000"/>
                <w:sz w:val="24"/>
                <w:szCs w:val="24"/>
                <w:shd w:val="clear" w:color="auto" w:fill="FFFFFF"/>
              </w:rPr>
              <w:t> </w:t>
            </w:r>
            <w:r w:rsidRPr="008575D0">
              <w:rPr>
                <w:rFonts w:ascii="Arial" w:hAnsi="Arial" w:cs="Arial"/>
                <w:color w:val="000000"/>
                <w:sz w:val="24"/>
                <w:szCs w:val="24"/>
              </w:rPr>
              <w:br/>
            </w:r>
            <w:r w:rsidRPr="008575D0">
              <w:rPr>
                <w:rFonts w:ascii="Arial" w:hAnsi="Arial" w:cs="Arial"/>
                <w:color w:val="000000"/>
                <w:sz w:val="24"/>
                <w:szCs w:val="24"/>
                <w:shd w:val="clear" w:color="auto" w:fill="FFFFFF"/>
                <w:rtl/>
              </w:rPr>
              <w:t>למעט להמון שיושיט יד לשלום</w:t>
            </w:r>
            <w:r w:rsidRPr="008575D0">
              <w:rPr>
                <w:rFonts w:ascii="Arial" w:hAnsi="Arial" w:cs="Arial"/>
                <w:color w:val="000000"/>
                <w:sz w:val="24"/>
                <w:szCs w:val="24"/>
                <w:shd w:val="clear" w:color="auto" w:fill="FFFFFF"/>
              </w:rPr>
              <w:t>.</w:t>
            </w:r>
            <w:r w:rsidRPr="008575D0">
              <w:rPr>
                <w:rStyle w:val="apple-converted-space"/>
                <w:rFonts w:ascii="Arial" w:hAnsi="Arial" w:cs="Arial"/>
                <w:color w:val="000000"/>
                <w:sz w:val="24"/>
                <w:szCs w:val="24"/>
                <w:shd w:val="clear" w:color="auto" w:fill="FFFFFF"/>
              </w:rPr>
              <w:t> </w:t>
            </w:r>
            <w:r w:rsidRPr="008575D0">
              <w:rPr>
                <w:rFonts w:ascii="Arial" w:hAnsi="Arial" w:cs="Arial"/>
                <w:color w:val="000000"/>
                <w:sz w:val="24"/>
                <w:szCs w:val="24"/>
              </w:rPr>
              <w:br/>
            </w:r>
            <w:r w:rsidRPr="008575D0">
              <w:rPr>
                <w:rFonts w:ascii="Arial" w:hAnsi="Arial" w:cs="Arial"/>
                <w:color w:val="000000"/>
                <w:sz w:val="24"/>
                <w:szCs w:val="24"/>
              </w:rPr>
              <w:br/>
            </w:r>
            <w:r w:rsidRPr="008575D0">
              <w:rPr>
                <w:rFonts w:ascii="Arial" w:hAnsi="Arial" w:cs="Arial"/>
                <w:color w:val="000000"/>
                <w:sz w:val="24"/>
                <w:szCs w:val="24"/>
                <w:shd w:val="clear" w:color="auto" w:fill="FFFFFF"/>
                <w:rtl/>
              </w:rPr>
              <w:t>אני נולדתי לשלום שרק יגיע</w:t>
            </w:r>
            <w:r w:rsidRPr="008575D0">
              <w:rPr>
                <w:rStyle w:val="apple-converted-space"/>
                <w:rFonts w:ascii="Arial" w:hAnsi="Arial" w:cs="Arial"/>
                <w:color w:val="000000"/>
                <w:sz w:val="24"/>
                <w:szCs w:val="24"/>
                <w:shd w:val="clear" w:color="auto" w:fill="FFFFFF"/>
              </w:rPr>
              <w:t> </w:t>
            </w:r>
            <w:r w:rsidRPr="008575D0">
              <w:rPr>
                <w:rFonts w:ascii="Arial" w:hAnsi="Arial" w:cs="Arial"/>
                <w:color w:val="000000"/>
                <w:sz w:val="24"/>
                <w:szCs w:val="24"/>
              </w:rPr>
              <w:br/>
            </w:r>
            <w:r w:rsidRPr="008575D0">
              <w:rPr>
                <w:rFonts w:ascii="Arial" w:hAnsi="Arial" w:cs="Arial"/>
                <w:color w:val="000000"/>
                <w:sz w:val="24"/>
                <w:szCs w:val="24"/>
                <w:shd w:val="clear" w:color="auto" w:fill="FFFFFF"/>
                <w:rtl/>
              </w:rPr>
              <w:t>אני נולדתי לשלום שרק יבוא</w:t>
            </w:r>
            <w:r w:rsidRPr="008575D0">
              <w:rPr>
                <w:rStyle w:val="apple-converted-space"/>
                <w:rFonts w:ascii="Arial" w:hAnsi="Arial" w:cs="Arial"/>
                <w:color w:val="000000"/>
                <w:sz w:val="24"/>
                <w:szCs w:val="24"/>
                <w:shd w:val="clear" w:color="auto" w:fill="FFFFFF"/>
              </w:rPr>
              <w:t> </w:t>
            </w:r>
            <w:r w:rsidRPr="008575D0">
              <w:rPr>
                <w:rFonts w:ascii="Arial" w:hAnsi="Arial" w:cs="Arial"/>
                <w:color w:val="000000"/>
                <w:sz w:val="24"/>
                <w:szCs w:val="24"/>
              </w:rPr>
              <w:br/>
            </w:r>
            <w:r w:rsidRPr="008575D0">
              <w:rPr>
                <w:rFonts w:ascii="Arial" w:hAnsi="Arial" w:cs="Arial"/>
                <w:color w:val="000000"/>
                <w:sz w:val="24"/>
                <w:szCs w:val="24"/>
                <w:shd w:val="clear" w:color="auto" w:fill="FFFFFF"/>
                <w:rtl/>
              </w:rPr>
              <w:t>אני נולדתי לשלום שרק יופיע</w:t>
            </w:r>
            <w:r w:rsidRPr="008575D0">
              <w:rPr>
                <w:rStyle w:val="apple-converted-space"/>
                <w:rFonts w:ascii="Arial" w:hAnsi="Arial" w:cs="Arial"/>
                <w:color w:val="000000"/>
                <w:sz w:val="24"/>
                <w:szCs w:val="24"/>
                <w:shd w:val="clear" w:color="auto" w:fill="FFFFFF"/>
              </w:rPr>
              <w:t> </w:t>
            </w:r>
            <w:r w:rsidRPr="008575D0">
              <w:rPr>
                <w:rFonts w:ascii="Arial" w:hAnsi="Arial" w:cs="Arial"/>
                <w:color w:val="000000"/>
                <w:sz w:val="24"/>
                <w:szCs w:val="24"/>
              </w:rPr>
              <w:br/>
            </w:r>
            <w:r w:rsidRPr="008575D0">
              <w:rPr>
                <w:rFonts w:ascii="Arial" w:hAnsi="Arial" w:cs="Arial"/>
                <w:color w:val="000000"/>
                <w:sz w:val="24"/>
                <w:szCs w:val="24"/>
                <w:shd w:val="clear" w:color="auto" w:fill="FFFFFF"/>
                <w:rtl/>
              </w:rPr>
              <w:t>אני רוצה אני רוצה להיות כבר בו</w:t>
            </w:r>
            <w:r w:rsidRPr="008575D0">
              <w:rPr>
                <w:rFonts w:ascii="Arial" w:hAnsi="Arial" w:cs="Arial"/>
                <w:color w:val="000000"/>
                <w:sz w:val="24"/>
                <w:szCs w:val="24"/>
                <w:shd w:val="clear" w:color="auto" w:fill="FFFFFF"/>
              </w:rPr>
              <w:t>.</w:t>
            </w:r>
            <w:r w:rsidRPr="008575D0">
              <w:rPr>
                <w:rStyle w:val="apple-converted-space"/>
                <w:rFonts w:ascii="Arial" w:hAnsi="Arial" w:cs="Arial"/>
                <w:color w:val="000000"/>
                <w:sz w:val="24"/>
                <w:szCs w:val="24"/>
                <w:shd w:val="clear" w:color="auto" w:fill="FFFFFF"/>
              </w:rPr>
              <w:t> </w:t>
            </w:r>
            <w:r w:rsidRPr="008575D0">
              <w:rPr>
                <w:rFonts w:ascii="Arial" w:hAnsi="Arial" w:cs="Arial"/>
                <w:color w:val="000000"/>
                <w:sz w:val="24"/>
                <w:szCs w:val="24"/>
              </w:rPr>
              <w:br/>
            </w:r>
            <w:r w:rsidRPr="008575D0">
              <w:rPr>
                <w:rFonts w:ascii="Arial" w:hAnsi="Arial" w:cs="Arial"/>
                <w:color w:val="000000"/>
                <w:sz w:val="24"/>
                <w:szCs w:val="24"/>
              </w:rPr>
              <w:br/>
            </w:r>
            <w:r w:rsidRPr="008575D0">
              <w:rPr>
                <w:rFonts w:ascii="Arial" w:hAnsi="Arial" w:cs="Arial"/>
                <w:color w:val="000000"/>
                <w:sz w:val="24"/>
                <w:szCs w:val="24"/>
                <w:shd w:val="clear" w:color="auto" w:fill="FFFFFF"/>
                <w:rtl/>
              </w:rPr>
              <w:t>אני נולדתי אל החלום</w:t>
            </w:r>
            <w:r w:rsidRPr="008575D0">
              <w:rPr>
                <w:rStyle w:val="apple-converted-space"/>
                <w:rFonts w:ascii="Arial" w:hAnsi="Arial" w:cs="Arial"/>
                <w:color w:val="000000"/>
                <w:sz w:val="24"/>
                <w:szCs w:val="24"/>
                <w:shd w:val="clear" w:color="auto" w:fill="FFFFFF"/>
              </w:rPr>
              <w:t> </w:t>
            </w:r>
            <w:r w:rsidRPr="008575D0">
              <w:rPr>
                <w:rFonts w:ascii="Arial" w:hAnsi="Arial" w:cs="Arial"/>
                <w:color w:val="000000"/>
                <w:sz w:val="24"/>
                <w:szCs w:val="24"/>
              </w:rPr>
              <w:br/>
            </w:r>
            <w:r w:rsidRPr="008575D0">
              <w:rPr>
                <w:rFonts w:ascii="Arial" w:hAnsi="Arial" w:cs="Arial"/>
                <w:color w:val="000000"/>
                <w:sz w:val="24"/>
                <w:szCs w:val="24"/>
                <w:shd w:val="clear" w:color="auto" w:fill="FFFFFF"/>
                <w:rtl/>
              </w:rPr>
              <w:t>ובו אני רואה שיבוא השלום</w:t>
            </w:r>
            <w:r w:rsidRPr="008575D0">
              <w:rPr>
                <w:rStyle w:val="apple-converted-space"/>
                <w:rFonts w:ascii="Arial" w:hAnsi="Arial" w:cs="Arial"/>
                <w:color w:val="000000"/>
                <w:sz w:val="24"/>
                <w:szCs w:val="24"/>
                <w:shd w:val="clear" w:color="auto" w:fill="FFFFFF"/>
              </w:rPr>
              <w:t> </w:t>
            </w:r>
            <w:r w:rsidRPr="008575D0">
              <w:rPr>
                <w:rFonts w:ascii="Arial" w:hAnsi="Arial" w:cs="Arial"/>
                <w:color w:val="000000"/>
                <w:sz w:val="24"/>
                <w:szCs w:val="24"/>
              </w:rPr>
              <w:br/>
            </w:r>
            <w:r w:rsidRPr="008575D0">
              <w:rPr>
                <w:rFonts w:ascii="Arial" w:hAnsi="Arial" w:cs="Arial"/>
                <w:color w:val="000000"/>
                <w:sz w:val="24"/>
                <w:szCs w:val="24"/>
                <w:shd w:val="clear" w:color="auto" w:fill="FFFFFF"/>
                <w:rtl/>
              </w:rPr>
              <w:t>נולדתי לרצון ולאמונה</w:t>
            </w:r>
            <w:r w:rsidRPr="008575D0">
              <w:rPr>
                <w:rStyle w:val="apple-converted-space"/>
                <w:rFonts w:ascii="Arial" w:hAnsi="Arial" w:cs="Arial"/>
                <w:color w:val="000000"/>
                <w:sz w:val="24"/>
                <w:szCs w:val="24"/>
                <w:shd w:val="clear" w:color="auto" w:fill="FFFFFF"/>
              </w:rPr>
              <w:t> </w:t>
            </w:r>
            <w:r w:rsidRPr="008575D0">
              <w:rPr>
                <w:rFonts w:ascii="Arial" w:hAnsi="Arial" w:cs="Arial"/>
                <w:color w:val="000000"/>
                <w:sz w:val="24"/>
                <w:szCs w:val="24"/>
              </w:rPr>
              <w:br/>
            </w:r>
            <w:r w:rsidRPr="008575D0">
              <w:rPr>
                <w:rFonts w:ascii="Arial" w:hAnsi="Arial" w:cs="Arial"/>
                <w:color w:val="000000"/>
                <w:sz w:val="24"/>
                <w:szCs w:val="24"/>
                <w:shd w:val="clear" w:color="auto" w:fill="FFFFFF"/>
                <w:rtl/>
              </w:rPr>
              <w:t>שהנה הוא יבוא אחרי שלושים שנה</w:t>
            </w:r>
            <w:r w:rsidRPr="008575D0">
              <w:rPr>
                <w:rFonts w:ascii="Arial" w:hAnsi="Arial" w:cs="Arial"/>
                <w:color w:val="000000"/>
                <w:sz w:val="24"/>
                <w:szCs w:val="24"/>
                <w:shd w:val="clear" w:color="auto" w:fill="FFFFFF"/>
              </w:rPr>
              <w:t>.</w:t>
            </w:r>
            <w:r w:rsidRPr="008575D0">
              <w:rPr>
                <w:rStyle w:val="apple-converted-space"/>
                <w:rFonts w:ascii="Arial" w:hAnsi="Arial" w:cs="Arial"/>
                <w:color w:val="000000"/>
                <w:sz w:val="24"/>
                <w:szCs w:val="24"/>
                <w:shd w:val="clear" w:color="auto" w:fill="FFFFFF"/>
              </w:rPr>
              <w:t> </w:t>
            </w:r>
            <w:r w:rsidRPr="008575D0">
              <w:rPr>
                <w:rFonts w:ascii="Arial" w:hAnsi="Arial" w:cs="Arial"/>
                <w:color w:val="000000"/>
                <w:sz w:val="24"/>
                <w:szCs w:val="24"/>
              </w:rPr>
              <w:br/>
            </w:r>
            <w:r w:rsidRPr="008575D0">
              <w:rPr>
                <w:rFonts w:ascii="Arial" w:hAnsi="Arial" w:cs="Arial"/>
                <w:color w:val="000000"/>
                <w:sz w:val="24"/>
                <w:szCs w:val="24"/>
              </w:rPr>
              <w:br/>
            </w:r>
            <w:r w:rsidRPr="008575D0">
              <w:rPr>
                <w:rFonts w:ascii="Arial" w:hAnsi="Arial" w:cs="Arial"/>
                <w:color w:val="000000"/>
                <w:sz w:val="24"/>
                <w:szCs w:val="24"/>
                <w:shd w:val="clear" w:color="auto" w:fill="FFFFFF"/>
                <w:rtl/>
              </w:rPr>
              <w:t>אני נולדתי לשלום שרק יגיע</w:t>
            </w:r>
            <w:r w:rsidRPr="008575D0">
              <w:rPr>
                <w:rFonts w:ascii="Arial" w:hAnsi="Arial" w:cs="Arial"/>
                <w:color w:val="000000"/>
                <w:sz w:val="24"/>
                <w:szCs w:val="24"/>
                <w:shd w:val="clear" w:color="auto" w:fill="FFFFFF"/>
              </w:rPr>
              <w:t>...</w:t>
            </w:r>
            <w:r w:rsidRPr="008575D0">
              <w:rPr>
                <w:rStyle w:val="apple-converted-space"/>
                <w:rFonts w:ascii="Arial" w:hAnsi="Arial" w:cs="Arial"/>
                <w:color w:val="000000"/>
                <w:sz w:val="24"/>
                <w:szCs w:val="24"/>
                <w:shd w:val="clear" w:color="auto" w:fill="FFFFFF"/>
              </w:rPr>
              <w:t> </w:t>
            </w:r>
            <w:r w:rsidRPr="008575D0">
              <w:rPr>
                <w:rFonts w:ascii="Arial" w:hAnsi="Arial" w:cs="Arial"/>
                <w:color w:val="000000"/>
                <w:sz w:val="24"/>
                <w:szCs w:val="24"/>
              </w:rPr>
              <w:br/>
            </w:r>
            <w:r w:rsidRPr="008575D0">
              <w:rPr>
                <w:rFonts w:ascii="Arial" w:hAnsi="Arial" w:cs="Arial"/>
                <w:color w:val="000000"/>
                <w:sz w:val="24"/>
                <w:szCs w:val="24"/>
              </w:rPr>
              <w:br/>
            </w:r>
            <w:r w:rsidRPr="008575D0">
              <w:rPr>
                <w:rFonts w:ascii="Arial" w:hAnsi="Arial" w:cs="Arial"/>
                <w:color w:val="000000"/>
                <w:sz w:val="24"/>
                <w:szCs w:val="24"/>
                <w:shd w:val="clear" w:color="auto" w:fill="FFFFFF"/>
                <w:rtl/>
              </w:rPr>
              <w:t>נולדתי לאומה ולה שנים אלפיים</w:t>
            </w:r>
            <w:r w:rsidRPr="008575D0">
              <w:rPr>
                <w:rStyle w:val="apple-converted-space"/>
                <w:rFonts w:ascii="Arial" w:hAnsi="Arial" w:cs="Arial"/>
                <w:color w:val="000000"/>
                <w:sz w:val="24"/>
                <w:szCs w:val="24"/>
                <w:shd w:val="clear" w:color="auto" w:fill="FFFFFF"/>
              </w:rPr>
              <w:t> </w:t>
            </w:r>
            <w:r w:rsidRPr="008575D0">
              <w:rPr>
                <w:rFonts w:ascii="Arial" w:hAnsi="Arial" w:cs="Arial"/>
                <w:color w:val="000000"/>
                <w:sz w:val="24"/>
                <w:szCs w:val="24"/>
              </w:rPr>
              <w:br/>
            </w:r>
            <w:r w:rsidRPr="008575D0">
              <w:rPr>
                <w:rFonts w:ascii="Arial" w:hAnsi="Arial" w:cs="Arial"/>
                <w:color w:val="000000"/>
                <w:sz w:val="24"/>
                <w:szCs w:val="24"/>
                <w:shd w:val="clear" w:color="auto" w:fill="FFFFFF"/>
                <w:rtl/>
              </w:rPr>
              <w:t>שמורה לה אדמה ולה חלקת שמיים</w:t>
            </w:r>
            <w:r w:rsidRPr="008575D0">
              <w:rPr>
                <w:rStyle w:val="apple-converted-space"/>
                <w:rFonts w:ascii="Arial" w:hAnsi="Arial" w:cs="Arial"/>
                <w:color w:val="000000"/>
                <w:sz w:val="24"/>
                <w:szCs w:val="24"/>
                <w:shd w:val="clear" w:color="auto" w:fill="FFFFFF"/>
              </w:rPr>
              <w:t> </w:t>
            </w:r>
            <w:r w:rsidRPr="008575D0">
              <w:rPr>
                <w:rFonts w:ascii="Arial" w:hAnsi="Arial" w:cs="Arial"/>
                <w:color w:val="000000"/>
                <w:sz w:val="24"/>
                <w:szCs w:val="24"/>
              </w:rPr>
              <w:br/>
            </w:r>
            <w:r w:rsidRPr="008575D0">
              <w:rPr>
                <w:rFonts w:ascii="Arial" w:hAnsi="Arial" w:cs="Arial"/>
                <w:color w:val="000000"/>
                <w:sz w:val="24"/>
                <w:szCs w:val="24"/>
                <w:shd w:val="clear" w:color="auto" w:fill="FFFFFF"/>
                <w:rtl/>
              </w:rPr>
              <w:t>והיא רואה צופה הנה עולה היום</w:t>
            </w:r>
            <w:r w:rsidRPr="008575D0">
              <w:rPr>
                <w:rStyle w:val="apple-converted-space"/>
                <w:rFonts w:ascii="Arial" w:hAnsi="Arial" w:cs="Arial"/>
                <w:color w:val="000000"/>
                <w:sz w:val="24"/>
                <w:szCs w:val="24"/>
                <w:shd w:val="clear" w:color="auto" w:fill="FFFFFF"/>
              </w:rPr>
              <w:t> </w:t>
            </w:r>
            <w:r w:rsidRPr="008575D0">
              <w:rPr>
                <w:rFonts w:ascii="Arial" w:hAnsi="Arial" w:cs="Arial"/>
                <w:color w:val="000000"/>
                <w:sz w:val="24"/>
                <w:szCs w:val="24"/>
              </w:rPr>
              <w:br/>
            </w:r>
            <w:r w:rsidRPr="008575D0">
              <w:rPr>
                <w:rFonts w:ascii="Arial" w:hAnsi="Arial" w:cs="Arial"/>
                <w:color w:val="000000"/>
                <w:sz w:val="24"/>
                <w:szCs w:val="24"/>
                <w:shd w:val="clear" w:color="auto" w:fill="FFFFFF"/>
                <w:rtl/>
              </w:rPr>
              <w:t>והשעה יפה זוהי שעת שלום</w:t>
            </w:r>
            <w:r w:rsidRPr="008575D0">
              <w:rPr>
                <w:rFonts w:ascii="Arial" w:hAnsi="Arial" w:cs="Arial"/>
                <w:color w:val="000000"/>
                <w:sz w:val="24"/>
                <w:szCs w:val="24"/>
                <w:shd w:val="clear" w:color="auto" w:fill="FFFFFF"/>
              </w:rPr>
              <w:t>.</w:t>
            </w:r>
            <w:r w:rsidRPr="008575D0">
              <w:rPr>
                <w:rStyle w:val="apple-converted-space"/>
                <w:rFonts w:ascii="Arial" w:hAnsi="Arial" w:cs="Arial"/>
                <w:color w:val="000000"/>
                <w:sz w:val="24"/>
                <w:szCs w:val="24"/>
                <w:shd w:val="clear" w:color="auto" w:fill="FFFFFF"/>
              </w:rPr>
              <w:t> </w:t>
            </w:r>
            <w:r w:rsidRPr="008575D0">
              <w:rPr>
                <w:rFonts w:ascii="Arial" w:hAnsi="Arial" w:cs="Arial"/>
                <w:color w:val="000000"/>
                <w:sz w:val="24"/>
                <w:szCs w:val="24"/>
              </w:rPr>
              <w:br/>
            </w:r>
            <w:r w:rsidRPr="008575D0">
              <w:rPr>
                <w:rFonts w:ascii="Arial" w:hAnsi="Arial" w:cs="Arial"/>
                <w:color w:val="000000"/>
                <w:sz w:val="24"/>
                <w:szCs w:val="24"/>
              </w:rPr>
              <w:br/>
            </w:r>
            <w:r w:rsidRPr="008575D0">
              <w:rPr>
                <w:rFonts w:ascii="Arial" w:hAnsi="Arial" w:cs="Arial"/>
                <w:color w:val="000000"/>
                <w:sz w:val="24"/>
                <w:szCs w:val="24"/>
                <w:shd w:val="clear" w:color="auto" w:fill="FFFFFF"/>
                <w:rtl/>
              </w:rPr>
              <w:t>אני נולדתי לשלום שרק יגיע</w:t>
            </w:r>
            <w:r w:rsidRPr="008575D0">
              <w:rPr>
                <w:rFonts w:ascii="Arial" w:hAnsi="Arial" w:cs="Arial"/>
                <w:color w:val="000000"/>
                <w:sz w:val="24"/>
                <w:szCs w:val="24"/>
                <w:shd w:val="clear" w:color="auto" w:fill="FFFFFF"/>
              </w:rPr>
              <w:t>...</w:t>
            </w:r>
          </w:p>
          <w:p w:rsidR="008575D0" w:rsidRDefault="008575D0" w:rsidP="00F81E5E">
            <w:pPr>
              <w:rPr>
                <w:rFonts w:ascii="Arial" w:hAnsi="Arial" w:cs="Arial"/>
                <w:b/>
                <w:bCs/>
                <w:color w:val="000000"/>
                <w:sz w:val="24"/>
                <w:szCs w:val="24"/>
                <w:shd w:val="clear" w:color="auto" w:fill="FFFFFF"/>
                <w:rtl/>
              </w:rPr>
            </w:pPr>
          </w:p>
          <w:p w:rsidR="008575D0" w:rsidRDefault="008575D0" w:rsidP="00F81E5E">
            <w:pPr>
              <w:rPr>
                <w:rFonts w:ascii="Arial" w:hAnsi="Arial" w:cs="Arial"/>
                <w:b/>
                <w:bCs/>
                <w:color w:val="000000"/>
                <w:sz w:val="24"/>
                <w:szCs w:val="24"/>
                <w:shd w:val="clear" w:color="auto" w:fill="FFFFFF"/>
                <w:rtl/>
              </w:rPr>
            </w:pPr>
          </w:p>
          <w:p w:rsidR="008575D0" w:rsidRDefault="008575D0" w:rsidP="00F81E5E">
            <w:pPr>
              <w:rPr>
                <w:rFonts w:ascii="Arial" w:hAnsi="Arial" w:cs="Arial"/>
                <w:b/>
                <w:bCs/>
                <w:color w:val="000000"/>
                <w:sz w:val="24"/>
                <w:szCs w:val="24"/>
                <w:shd w:val="clear" w:color="auto" w:fill="FFFFFF"/>
                <w:rtl/>
              </w:rPr>
            </w:pPr>
          </w:p>
          <w:p w:rsidR="008575D0" w:rsidRDefault="008575D0" w:rsidP="00F81E5E">
            <w:pPr>
              <w:rPr>
                <w:rFonts w:ascii="Arial" w:hAnsi="Arial" w:cs="Arial"/>
                <w:b/>
                <w:bCs/>
                <w:color w:val="000000"/>
                <w:sz w:val="24"/>
                <w:szCs w:val="24"/>
                <w:shd w:val="clear" w:color="auto" w:fill="FFFFFF"/>
                <w:rtl/>
              </w:rPr>
            </w:pPr>
          </w:p>
          <w:p w:rsidR="008575D0" w:rsidRDefault="008575D0" w:rsidP="00F81E5E">
            <w:pPr>
              <w:rPr>
                <w:rFonts w:ascii="Arial" w:hAnsi="Arial" w:cs="Arial"/>
                <w:b/>
                <w:bCs/>
                <w:color w:val="000000"/>
                <w:sz w:val="24"/>
                <w:szCs w:val="24"/>
                <w:shd w:val="clear" w:color="auto" w:fill="FFFFFF"/>
                <w:rtl/>
              </w:rPr>
            </w:pPr>
          </w:p>
          <w:p w:rsidR="008575D0" w:rsidRDefault="008575D0" w:rsidP="00F81E5E">
            <w:pPr>
              <w:rPr>
                <w:rFonts w:ascii="Arial" w:hAnsi="Arial" w:cs="Arial"/>
                <w:b/>
                <w:bCs/>
                <w:color w:val="000000"/>
                <w:sz w:val="24"/>
                <w:szCs w:val="24"/>
                <w:shd w:val="clear" w:color="auto" w:fill="FFFFFF"/>
                <w:rtl/>
              </w:rPr>
            </w:pPr>
          </w:p>
          <w:p w:rsidR="008575D0" w:rsidRDefault="008575D0" w:rsidP="00F81E5E">
            <w:pPr>
              <w:rPr>
                <w:rFonts w:ascii="Arial" w:hAnsi="Arial" w:cs="Arial"/>
                <w:b/>
                <w:bCs/>
                <w:color w:val="000000"/>
                <w:sz w:val="24"/>
                <w:szCs w:val="24"/>
                <w:shd w:val="clear" w:color="auto" w:fill="FFFFFF"/>
                <w:rtl/>
              </w:rPr>
            </w:pPr>
          </w:p>
          <w:p w:rsidR="008575D0" w:rsidRDefault="008575D0" w:rsidP="00F81E5E">
            <w:pPr>
              <w:rPr>
                <w:rFonts w:ascii="Arial" w:hAnsi="Arial" w:cs="Arial"/>
                <w:b/>
                <w:bCs/>
                <w:color w:val="000000"/>
                <w:sz w:val="24"/>
                <w:szCs w:val="24"/>
                <w:shd w:val="clear" w:color="auto" w:fill="FFFFFF"/>
                <w:rtl/>
              </w:rPr>
            </w:pPr>
          </w:p>
          <w:p w:rsidR="008575D0" w:rsidRDefault="008575D0" w:rsidP="00F81E5E">
            <w:pPr>
              <w:rPr>
                <w:rFonts w:ascii="Arial" w:hAnsi="Arial" w:cs="Arial"/>
                <w:b/>
                <w:bCs/>
                <w:color w:val="000000"/>
                <w:sz w:val="24"/>
                <w:szCs w:val="24"/>
                <w:shd w:val="clear" w:color="auto" w:fill="FFFFFF"/>
                <w:rtl/>
              </w:rPr>
            </w:pPr>
            <w:r>
              <w:rPr>
                <w:rFonts w:ascii="Arial" w:hAnsi="Arial" w:cs="Arial" w:hint="cs"/>
                <w:b/>
                <w:bCs/>
                <w:color w:val="000000"/>
                <w:sz w:val="24"/>
                <w:szCs w:val="24"/>
                <w:shd w:val="clear" w:color="auto" w:fill="FFFFFF"/>
                <w:rtl/>
              </w:rPr>
              <w:t>--------</w:t>
            </w:r>
          </w:p>
          <w:p w:rsidR="008575D0" w:rsidRDefault="008575D0" w:rsidP="00F81E5E">
            <w:pPr>
              <w:rPr>
                <w:rFonts w:ascii="Arial" w:hAnsi="Arial" w:cs="Arial"/>
                <w:b/>
                <w:bCs/>
                <w:color w:val="000000"/>
                <w:sz w:val="24"/>
                <w:szCs w:val="24"/>
                <w:shd w:val="clear" w:color="auto" w:fill="FFFFFF"/>
                <w:rtl/>
              </w:rPr>
            </w:pPr>
          </w:p>
          <w:p w:rsidR="008575D0" w:rsidRPr="008575D0" w:rsidRDefault="008575D0" w:rsidP="008575D0">
            <w:pPr>
              <w:rPr>
                <w:sz w:val="24"/>
                <w:szCs w:val="24"/>
                <w:rtl/>
              </w:rPr>
            </w:pPr>
            <w:r w:rsidRPr="008575D0">
              <w:rPr>
                <w:rFonts w:ascii="Arial" w:hAnsi="Arial" w:cs="Arial" w:hint="cs"/>
                <w:sz w:val="24"/>
                <w:szCs w:val="24"/>
                <w:shd w:val="clear" w:color="auto" w:fill="FFFFFF"/>
                <w:rtl/>
              </w:rPr>
              <w:t xml:space="preserve">עוזי חיטמן כתב שיר זה </w:t>
            </w:r>
            <w:r w:rsidRPr="008575D0">
              <w:rPr>
                <w:rFonts w:ascii="Arial" w:hAnsi="Arial" w:cs="Arial"/>
                <w:sz w:val="24"/>
                <w:szCs w:val="24"/>
                <w:shd w:val="clear" w:color="auto" w:fill="FFFFFF"/>
                <w:rtl/>
              </w:rPr>
              <w:t>לרגל הולדת בנו הבכור</w:t>
            </w:r>
            <w:r>
              <w:rPr>
                <w:rFonts w:ascii="Arial" w:hAnsi="Arial" w:cs="Arial" w:hint="cs"/>
                <w:sz w:val="24"/>
                <w:szCs w:val="24"/>
                <w:shd w:val="clear" w:color="auto" w:fill="FFFFFF"/>
                <w:rtl/>
              </w:rPr>
              <w:t>,</w:t>
            </w:r>
            <w:r w:rsidRPr="008575D0">
              <w:rPr>
                <w:rFonts w:ascii="Arial" w:hAnsi="Arial" w:cs="Arial"/>
                <w:sz w:val="24"/>
                <w:szCs w:val="24"/>
                <w:shd w:val="clear" w:color="auto" w:fill="FFFFFF"/>
                <w:rtl/>
              </w:rPr>
              <w:t xml:space="preserve"> בתקופה של מהלכי</w:t>
            </w:r>
            <w:r w:rsidRPr="008575D0">
              <w:rPr>
                <w:rStyle w:val="apple-converted-space"/>
                <w:rFonts w:ascii="Arial" w:hAnsi="Arial" w:cs="Arial"/>
                <w:sz w:val="24"/>
                <w:szCs w:val="24"/>
                <w:shd w:val="clear" w:color="auto" w:fill="FFFFFF"/>
              </w:rPr>
              <w:t> </w:t>
            </w:r>
            <w:hyperlink r:id="rId7" w:tooltip="הסכם השלום עם מצרים" w:history="1">
              <w:r w:rsidRPr="008575D0">
                <w:rPr>
                  <w:rStyle w:val="Hyperlink"/>
                  <w:rFonts w:ascii="Arial" w:hAnsi="Arial" w:cs="Arial"/>
                  <w:color w:val="auto"/>
                  <w:sz w:val="24"/>
                  <w:szCs w:val="24"/>
                  <w:u w:val="none"/>
                  <w:shd w:val="clear" w:color="auto" w:fill="FFFFFF"/>
                  <w:rtl/>
                </w:rPr>
                <w:t>השלום עם מצרים</w:t>
              </w:r>
            </w:hyperlink>
            <w:r w:rsidRPr="008575D0">
              <w:rPr>
                <w:rStyle w:val="apple-converted-space"/>
                <w:rFonts w:ascii="Arial" w:hAnsi="Arial" w:cs="Arial" w:hint="cs"/>
                <w:sz w:val="24"/>
                <w:szCs w:val="24"/>
                <w:shd w:val="clear" w:color="auto" w:fill="FFFFFF"/>
                <w:rtl/>
              </w:rPr>
              <w:t>.</w:t>
            </w:r>
          </w:p>
          <w:p w:rsidR="008575D0" w:rsidRDefault="008575D0" w:rsidP="00F81E5E">
            <w:pPr>
              <w:rPr>
                <w:rFonts w:ascii="Arial" w:hAnsi="Arial" w:cs="Arial"/>
                <w:b/>
                <w:bCs/>
                <w:color w:val="000000"/>
                <w:sz w:val="24"/>
                <w:szCs w:val="24"/>
                <w:shd w:val="clear" w:color="auto" w:fill="FFFFFF"/>
                <w:rtl/>
              </w:rPr>
            </w:pPr>
          </w:p>
          <w:p w:rsidR="008575D0" w:rsidRDefault="008575D0" w:rsidP="00F81E5E">
            <w:pPr>
              <w:rPr>
                <w:rFonts w:ascii="Arial" w:hAnsi="Arial" w:cs="Arial"/>
                <w:b/>
                <w:bCs/>
                <w:color w:val="000000"/>
                <w:sz w:val="24"/>
                <w:szCs w:val="24"/>
                <w:shd w:val="clear" w:color="auto" w:fill="FFFFFF"/>
                <w:rtl/>
              </w:rPr>
            </w:pPr>
          </w:p>
        </w:tc>
      </w:tr>
      <w:tr w:rsidR="008575D0" w:rsidTr="008575D0">
        <w:tc>
          <w:tcPr>
            <w:tcW w:w="4261" w:type="dxa"/>
          </w:tcPr>
          <w:p w:rsidR="008575D0" w:rsidRDefault="008575D0" w:rsidP="00F95DF3">
            <w:pPr>
              <w:rPr>
                <w:rFonts w:ascii="Arial" w:hAnsi="Arial" w:cs="Arial"/>
                <w:b/>
                <w:bCs/>
                <w:color w:val="000000"/>
                <w:sz w:val="28"/>
                <w:szCs w:val="28"/>
                <w:shd w:val="clear" w:color="auto" w:fill="FFFFFF"/>
                <w:rtl/>
              </w:rPr>
            </w:pPr>
            <w:r>
              <w:rPr>
                <w:rFonts w:ascii="Arial" w:hAnsi="Arial" w:cs="Arial" w:hint="cs"/>
                <w:b/>
                <w:bCs/>
                <w:color w:val="000000"/>
                <w:sz w:val="28"/>
                <w:szCs w:val="28"/>
                <w:shd w:val="clear" w:color="auto" w:fill="FFFFFF"/>
                <w:rtl/>
              </w:rPr>
              <w:lastRenderedPageBreak/>
              <w:t>תודה</w:t>
            </w:r>
          </w:p>
          <w:p w:rsidR="008575D0" w:rsidRPr="00F81E5E" w:rsidRDefault="008575D0" w:rsidP="00F95DF3">
            <w:pPr>
              <w:rPr>
                <w:rFonts w:ascii="Arial" w:hAnsi="Arial" w:cs="Arial"/>
                <w:b/>
                <w:bCs/>
                <w:color w:val="000000"/>
                <w:sz w:val="24"/>
                <w:szCs w:val="24"/>
                <w:shd w:val="clear" w:color="auto" w:fill="FFFFFF"/>
                <w:rtl/>
              </w:rPr>
            </w:pPr>
          </w:p>
          <w:p w:rsidR="008575D0" w:rsidRPr="008575D0" w:rsidRDefault="008575D0" w:rsidP="00F95DF3">
            <w:pPr>
              <w:rPr>
                <w:rFonts w:ascii="Arial" w:hAnsi="Arial" w:cs="Arial"/>
                <w:b/>
                <w:bCs/>
                <w:color w:val="000000"/>
                <w:sz w:val="32"/>
                <w:szCs w:val="32"/>
                <w:shd w:val="clear" w:color="auto" w:fill="FFFFFF"/>
                <w:rtl/>
              </w:rPr>
            </w:pPr>
            <w:r w:rsidRPr="008575D0">
              <w:rPr>
                <w:rFonts w:ascii="Arial" w:hAnsi="Arial" w:cs="Arial"/>
                <w:color w:val="000000"/>
                <w:sz w:val="24"/>
                <w:szCs w:val="24"/>
                <w:shd w:val="clear" w:color="auto" w:fill="FFFFFF"/>
                <w:rtl/>
              </w:rPr>
              <w:t>תודה על כל מה שבראת</w:t>
            </w:r>
            <w:r w:rsidRPr="008575D0">
              <w:rPr>
                <w:rStyle w:val="apple-converted-space"/>
                <w:rFonts w:ascii="Arial" w:hAnsi="Arial" w:cs="Arial"/>
                <w:color w:val="000000"/>
                <w:sz w:val="24"/>
                <w:szCs w:val="24"/>
                <w:shd w:val="clear" w:color="auto" w:fill="FFFFFF"/>
              </w:rPr>
              <w:t> </w:t>
            </w:r>
            <w:r w:rsidRPr="008575D0">
              <w:rPr>
                <w:rFonts w:ascii="Arial" w:hAnsi="Arial" w:cs="Arial"/>
                <w:color w:val="000000"/>
                <w:sz w:val="24"/>
                <w:szCs w:val="24"/>
              </w:rPr>
              <w:br/>
            </w:r>
            <w:r w:rsidRPr="008575D0">
              <w:rPr>
                <w:rFonts w:ascii="Arial" w:hAnsi="Arial" w:cs="Arial"/>
                <w:color w:val="000000"/>
                <w:sz w:val="24"/>
                <w:szCs w:val="24"/>
                <w:shd w:val="clear" w:color="auto" w:fill="FFFFFF"/>
                <w:rtl/>
              </w:rPr>
              <w:t>תודה על מה שלי נתת</w:t>
            </w:r>
            <w:r w:rsidRPr="008575D0">
              <w:rPr>
                <w:rStyle w:val="apple-converted-space"/>
                <w:rFonts w:ascii="Arial" w:hAnsi="Arial" w:cs="Arial"/>
                <w:color w:val="000000"/>
                <w:sz w:val="24"/>
                <w:szCs w:val="24"/>
                <w:shd w:val="clear" w:color="auto" w:fill="FFFFFF"/>
              </w:rPr>
              <w:t> </w:t>
            </w:r>
            <w:r w:rsidRPr="008575D0">
              <w:rPr>
                <w:rFonts w:ascii="Arial" w:hAnsi="Arial" w:cs="Arial"/>
                <w:color w:val="000000"/>
                <w:sz w:val="24"/>
                <w:szCs w:val="24"/>
              </w:rPr>
              <w:br/>
            </w:r>
            <w:r w:rsidRPr="008575D0">
              <w:rPr>
                <w:rFonts w:ascii="Arial" w:hAnsi="Arial" w:cs="Arial"/>
                <w:color w:val="000000"/>
                <w:sz w:val="24"/>
                <w:szCs w:val="24"/>
                <w:shd w:val="clear" w:color="auto" w:fill="FFFFFF"/>
                <w:rtl/>
              </w:rPr>
              <w:t>על אור עיניים</w:t>
            </w:r>
            <w:r w:rsidRPr="008575D0">
              <w:rPr>
                <w:rStyle w:val="apple-converted-space"/>
                <w:rFonts w:ascii="Arial" w:hAnsi="Arial" w:cs="Arial"/>
                <w:color w:val="000000"/>
                <w:sz w:val="24"/>
                <w:szCs w:val="24"/>
                <w:shd w:val="clear" w:color="auto" w:fill="FFFFFF"/>
              </w:rPr>
              <w:t> </w:t>
            </w:r>
            <w:r w:rsidRPr="008575D0">
              <w:rPr>
                <w:rFonts w:ascii="Arial" w:hAnsi="Arial" w:cs="Arial"/>
                <w:color w:val="000000"/>
                <w:sz w:val="24"/>
                <w:szCs w:val="24"/>
              </w:rPr>
              <w:br/>
            </w:r>
            <w:r w:rsidRPr="008575D0">
              <w:rPr>
                <w:rFonts w:ascii="Arial" w:hAnsi="Arial" w:cs="Arial"/>
                <w:color w:val="000000"/>
                <w:sz w:val="24"/>
                <w:szCs w:val="24"/>
                <w:shd w:val="clear" w:color="auto" w:fill="FFFFFF"/>
                <w:rtl/>
              </w:rPr>
              <w:t>חבר או שניים</w:t>
            </w:r>
            <w:r w:rsidRPr="008575D0">
              <w:rPr>
                <w:rStyle w:val="apple-converted-space"/>
                <w:rFonts w:ascii="Arial" w:hAnsi="Arial" w:cs="Arial"/>
                <w:color w:val="000000"/>
                <w:sz w:val="24"/>
                <w:szCs w:val="24"/>
                <w:shd w:val="clear" w:color="auto" w:fill="FFFFFF"/>
              </w:rPr>
              <w:t> </w:t>
            </w:r>
            <w:r w:rsidRPr="008575D0">
              <w:rPr>
                <w:rFonts w:ascii="Arial" w:hAnsi="Arial" w:cs="Arial"/>
                <w:color w:val="000000"/>
                <w:sz w:val="24"/>
                <w:szCs w:val="24"/>
              </w:rPr>
              <w:br/>
            </w:r>
            <w:r w:rsidRPr="008575D0">
              <w:rPr>
                <w:rFonts w:ascii="Arial" w:hAnsi="Arial" w:cs="Arial"/>
                <w:color w:val="000000"/>
                <w:sz w:val="24"/>
                <w:szCs w:val="24"/>
                <w:shd w:val="clear" w:color="auto" w:fill="FFFFFF"/>
                <w:rtl/>
              </w:rPr>
              <w:t>על מה שיש לי בעולם</w:t>
            </w:r>
            <w:r w:rsidRPr="008575D0">
              <w:rPr>
                <w:rStyle w:val="apple-converted-space"/>
                <w:rFonts w:ascii="Arial" w:hAnsi="Arial" w:cs="Arial"/>
                <w:color w:val="000000"/>
                <w:sz w:val="24"/>
                <w:szCs w:val="24"/>
                <w:shd w:val="clear" w:color="auto" w:fill="FFFFFF"/>
              </w:rPr>
              <w:t> </w:t>
            </w:r>
            <w:r w:rsidRPr="008575D0">
              <w:rPr>
                <w:rFonts w:ascii="Arial" w:hAnsi="Arial" w:cs="Arial"/>
                <w:color w:val="000000"/>
                <w:sz w:val="24"/>
                <w:szCs w:val="24"/>
              </w:rPr>
              <w:br/>
            </w:r>
            <w:r w:rsidRPr="008575D0">
              <w:rPr>
                <w:rFonts w:ascii="Arial" w:hAnsi="Arial" w:cs="Arial"/>
                <w:color w:val="000000"/>
                <w:sz w:val="24"/>
                <w:szCs w:val="24"/>
                <w:shd w:val="clear" w:color="auto" w:fill="FFFFFF"/>
                <w:rtl/>
              </w:rPr>
              <w:t>על שיר קולח</w:t>
            </w:r>
            <w:r w:rsidRPr="008575D0">
              <w:rPr>
                <w:rStyle w:val="apple-converted-space"/>
                <w:rFonts w:ascii="Arial" w:hAnsi="Arial" w:cs="Arial"/>
                <w:color w:val="000000"/>
                <w:sz w:val="24"/>
                <w:szCs w:val="24"/>
                <w:shd w:val="clear" w:color="auto" w:fill="FFFFFF"/>
              </w:rPr>
              <w:t> </w:t>
            </w:r>
            <w:r w:rsidRPr="008575D0">
              <w:rPr>
                <w:rFonts w:ascii="Arial" w:hAnsi="Arial" w:cs="Arial"/>
                <w:color w:val="000000"/>
                <w:sz w:val="24"/>
                <w:szCs w:val="24"/>
              </w:rPr>
              <w:br/>
            </w:r>
            <w:r w:rsidRPr="008575D0">
              <w:rPr>
                <w:rFonts w:ascii="Arial" w:hAnsi="Arial" w:cs="Arial"/>
                <w:color w:val="000000"/>
                <w:sz w:val="24"/>
                <w:szCs w:val="24"/>
                <w:shd w:val="clear" w:color="auto" w:fill="FFFFFF"/>
                <w:rtl/>
              </w:rPr>
              <w:t>ולב סולח</w:t>
            </w:r>
            <w:r w:rsidRPr="008575D0">
              <w:rPr>
                <w:rStyle w:val="apple-converted-space"/>
                <w:rFonts w:ascii="Arial" w:hAnsi="Arial" w:cs="Arial"/>
                <w:color w:val="000000"/>
                <w:sz w:val="24"/>
                <w:szCs w:val="24"/>
                <w:shd w:val="clear" w:color="auto" w:fill="FFFFFF"/>
              </w:rPr>
              <w:t> </w:t>
            </w:r>
            <w:r w:rsidRPr="008575D0">
              <w:rPr>
                <w:rFonts w:ascii="Arial" w:hAnsi="Arial" w:cs="Arial"/>
                <w:color w:val="000000"/>
                <w:sz w:val="24"/>
                <w:szCs w:val="24"/>
              </w:rPr>
              <w:br/>
            </w:r>
            <w:r w:rsidRPr="008575D0">
              <w:rPr>
                <w:rFonts w:ascii="Arial" w:hAnsi="Arial" w:cs="Arial"/>
                <w:color w:val="000000"/>
                <w:sz w:val="24"/>
                <w:szCs w:val="24"/>
                <w:shd w:val="clear" w:color="auto" w:fill="FFFFFF"/>
                <w:rtl/>
              </w:rPr>
              <w:t>שבזכותם אני קיים</w:t>
            </w:r>
            <w:r w:rsidRPr="008575D0">
              <w:rPr>
                <w:rStyle w:val="apple-converted-space"/>
                <w:rFonts w:ascii="Arial" w:hAnsi="Arial" w:cs="Arial"/>
                <w:color w:val="000000"/>
                <w:sz w:val="24"/>
                <w:szCs w:val="24"/>
                <w:shd w:val="clear" w:color="auto" w:fill="FFFFFF"/>
              </w:rPr>
              <w:t> </w:t>
            </w:r>
            <w:r w:rsidRPr="008575D0">
              <w:rPr>
                <w:rFonts w:ascii="Arial" w:hAnsi="Arial" w:cs="Arial"/>
                <w:color w:val="000000"/>
                <w:sz w:val="24"/>
                <w:szCs w:val="24"/>
              </w:rPr>
              <w:br/>
            </w:r>
            <w:r w:rsidRPr="008575D0">
              <w:rPr>
                <w:rFonts w:ascii="Arial" w:hAnsi="Arial" w:cs="Arial"/>
                <w:color w:val="000000"/>
                <w:sz w:val="24"/>
                <w:szCs w:val="24"/>
              </w:rPr>
              <w:br/>
            </w:r>
            <w:r w:rsidRPr="008575D0">
              <w:rPr>
                <w:rFonts w:ascii="Arial" w:hAnsi="Arial" w:cs="Arial"/>
                <w:color w:val="000000"/>
                <w:sz w:val="24"/>
                <w:szCs w:val="24"/>
                <w:shd w:val="clear" w:color="auto" w:fill="FFFFFF"/>
                <w:rtl/>
              </w:rPr>
              <w:t>תודה על כל מה שבראת</w:t>
            </w:r>
            <w:r w:rsidRPr="008575D0">
              <w:rPr>
                <w:rStyle w:val="apple-converted-space"/>
                <w:rFonts w:ascii="Arial" w:hAnsi="Arial" w:cs="Arial"/>
                <w:color w:val="000000"/>
                <w:sz w:val="24"/>
                <w:szCs w:val="24"/>
                <w:shd w:val="clear" w:color="auto" w:fill="FFFFFF"/>
              </w:rPr>
              <w:t> </w:t>
            </w:r>
            <w:r w:rsidRPr="008575D0">
              <w:rPr>
                <w:rFonts w:ascii="Arial" w:hAnsi="Arial" w:cs="Arial"/>
                <w:color w:val="000000"/>
                <w:sz w:val="24"/>
                <w:szCs w:val="24"/>
              </w:rPr>
              <w:br/>
            </w:r>
            <w:r w:rsidRPr="008575D0">
              <w:rPr>
                <w:rFonts w:ascii="Arial" w:hAnsi="Arial" w:cs="Arial"/>
                <w:color w:val="000000"/>
                <w:sz w:val="24"/>
                <w:szCs w:val="24"/>
                <w:shd w:val="clear" w:color="auto" w:fill="FFFFFF"/>
                <w:rtl/>
              </w:rPr>
              <w:t>תודה על מה שלי נתת</w:t>
            </w:r>
            <w:r w:rsidRPr="008575D0">
              <w:rPr>
                <w:rStyle w:val="apple-converted-space"/>
                <w:rFonts w:ascii="Arial" w:hAnsi="Arial" w:cs="Arial"/>
                <w:color w:val="000000"/>
                <w:sz w:val="24"/>
                <w:szCs w:val="24"/>
                <w:shd w:val="clear" w:color="auto" w:fill="FFFFFF"/>
              </w:rPr>
              <w:t> </w:t>
            </w:r>
            <w:r w:rsidRPr="008575D0">
              <w:rPr>
                <w:rFonts w:ascii="Arial" w:hAnsi="Arial" w:cs="Arial"/>
                <w:color w:val="000000"/>
                <w:sz w:val="24"/>
                <w:szCs w:val="24"/>
              </w:rPr>
              <w:br/>
            </w:r>
            <w:r w:rsidRPr="008575D0">
              <w:rPr>
                <w:rFonts w:ascii="Arial" w:hAnsi="Arial" w:cs="Arial"/>
                <w:color w:val="000000"/>
                <w:sz w:val="24"/>
                <w:szCs w:val="24"/>
                <w:shd w:val="clear" w:color="auto" w:fill="FFFFFF"/>
                <w:rtl/>
              </w:rPr>
              <w:t>על צחוק של ילד</w:t>
            </w:r>
            <w:r w:rsidRPr="008575D0">
              <w:rPr>
                <w:rStyle w:val="apple-converted-space"/>
                <w:rFonts w:ascii="Arial" w:hAnsi="Arial" w:cs="Arial"/>
                <w:color w:val="000000"/>
                <w:sz w:val="24"/>
                <w:szCs w:val="24"/>
                <w:shd w:val="clear" w:color="auto" w:fill="FFFFFF"/>
              </w:rPr>
              <w:t> </w:t>
            </w:r>
            <w:r w:rsidRPr="008575D0">
              <w:rPr>
                <w:rFonts w:ascii="Arial" w:hAnsi="Arial" w:cs="Arial"/>
                <w:color w:val="000000"/>
                <w:sz w:val="24"/>
                <w:szCs w:val="24"/>
              </w:rPr>
              <w:br/>
            </w:r>
            <w:r w:rsidRPr="008575D0">
              <w:rPr>
                <w:rFonts w:ascii="Arial" w:hAnsi="Arial" w:cs="Arial"/>
                <w:color w:val="000000"/>
                <w:sz w:val="24"/>
                <w:szCs w:val="24"/>
                <w:shd w:val="clear" w:color="auto" w:fill="FFFFFF"/>
                <w:rtl/>
              </w:rPr>
              <w:t>ושמי התכלת</w:t>
            </w:r>
            <w:r w:rsidRPr="008575D0">
              <w:rPr>
                <w:rStyle w:val="apple-converted-space"/>
                <w:rFonts w:ascii="Arial" w:hAnsi="Arial" w:cs="Arial"/>
                <w:color w:val="000000"/>
                <w:sz w:val="24"/>
                <w:szCs w:val="24"/>
                <w:shd w:val="clear" w:color="auto" w:fill="FFFFFF"/>
              </w:rPr>
              <w:t> </w:t>
            </w:r>
            <w:r w:rsidRPr="008575D0">
              <w:rPr>
                <w:rFonts w:ascii="Arial" w:hAnsi="Arial" w:cs="Arial"/>
                <w:color w:val="000000"/>
                <w:sz w:val="24"/>
                <w:szCs w:val="24"/>
              </w:rPr>
              <w:br/>
            </w:r>
            <w:r w:rsidRPr="008575D0">
              <w:rPr>
                <w:rFonts w:ascii="Arial" w:hAnsi="Arial" w:cs="Arial"/>
                <w:color w:val="000000"/>
                <w:sz w:val="24"/>
                <w:szCs w:val="24"/>
                <w:shd w:val="clear" w:color="auto" w:fill="FFFFFF"/>
                <w:rtl/>
              </w:rPr>
              <w:t>על אדמה ובית חם</w:t>
            </w:r>
            <w:r w:rsidRPr="008575D0">
              <w:rPr>
                <w:rStyle w:val="apple-converted-space"/>
                <w:rFonts w:ascii="Arial" w:hAnsi="Arial" w:cs="Arial"/>
                <w:color w:val="000000"/>
                <w:sz w:val="24"/>
                <w:szCs w:val="24"/>
                <w:shd w:val="clear" w:color="auto" w:fill="FFFFFF"/>
              </w:rPr>
              <w:t> </w:t>
            </w:r>
            <w:r w:rsidRPr="008575D0">
              <w:rPr>
                <w:rFonts w:ascii="Arial" w:hAnsi="Arial" w:cs="Arial"/>
                <w:color w:val="000000"/>
                <w:sz w:val="24"/>
                <w:szCs w:val="24"/>
              </w:rPr>
              <w:br/>
            </w:r>
            <w:r w:rsidRPr="008575D0">
              <w:rPr>
                <w:rFonts w:ascii="Arial" w:hAnsi="Arial" w:cs="Arial"/>
                <w:color w:val="000000"/>
                <w:sz w:val="24"/>
                <w:szCs w:val="24"/>
                <w:shd w:val="clear" w:color="auto" w:fill="FFFFFF"/>
                <w:rtl/>
              </w:rPr>
              <w:t>פינה לשבת</w:t>
            </w:r>
            <w:r w:rsidRPr="008575D0">
              <w:rPr>
                <w:rStyle w:val="apple-converted-space"/>
                <w:rFonts w:ascii="Arial" w:hAnsi="Arial" w:cs="Arial"/>
                <w:color w:val="000000"/>
                <w:sz w:val="24"/>
                <w:szCs w:val="24"/>
                <w:shd w:val="clear" w:color="auto" w:fill="FFFFFF"/>
              </w:rPr>
              <w:t> </w:t>
            </w:r>
            <w:r w:rsidRPr="008575D0">
              <w:rPr>
                <w:rFonts w:ascii="Arial" w:hAnsi="Arial" w:cs="Arial"/>
                <w:color w:val="000000"/>
                <w:sz w:val="24"/>
                <w:szCs w:val="24"/>
              </w:rPr>
              <w:br/>
            </w:r>
            <w:r w:rsidRPr="008575D0">
              <w:rPr>
                <w:rFonts w:ascii="Arial" w:hAnsi="Arial" w:cs="Arial"/>
                <w:color w:val="000000"/>
                <w:sz w:val="24"/>
                <w:szCs w:val="24"/>
                <w:shd w:val="clear" w:color="auto" w:fill="FFFFFF"/>
                <w:rtl/>
              </w:rPr>
              <w:t>אישה אוהבת</w:t>
            </w:r>
            <w:r w:rsidRPr="008575D0">
              <w:rPr>
                <w:rStyle w:val="apple-converted-space"/>
                <w:rFonts w:ascii="Arial" w:hAnsi="Arial" w:cs="Arial"/>
                <w:color w:val="000000"/>
                <w:sz w:val="24"/>
                <w:szCs w:val="24"/>
                <w:shd w:val="clear" w:color="auto" w:fill="FFFFFF"/>
              </w:rPr>
              <w:t> </w:t>
            </w:r>
            <w:r w:rsidRPr="008575D0">
              <w:rPr>
                <w:rFonts w:ascii="Arial" w:hAnsi="Arial" w:cs="Arial"/>
                <w:color w:val="000000"/>
                <w:sz w:val="24"/>
                <w:szCs w:val="24"/>
              </w:rPr>
              <w:br/>
            </w:r>
            <w:r w:rsidRPr="008575D0">
              <w:rPr>
                <w:rFonts w:ascii="Arial" w:hAnsi="Arial" w:cs="Arial"/>
                <w:color w:val="000000"/>
                <w:sz w:val="24"/>
                <w:szCs w:val="24"/>
                <w:shd w:val="clear" w:color="auto" w:fill="FFFFFF"/>
                <w:rtl/>
              </w:rPr>
              <w:t>שבזכותם אני קיים</w:t>
            </w:r>
            <w:r w:rsidRPr="008575D0">
              <w:rPr>
                <w:rStyle w:val="apple-converted-space"/>
                <w:rFonts w:ascii="Arial" w:hAnsi="Arial" w:cs="Arial"/>
                <w:color w:val="000000"/>
                <w:sz w:val="24"/>
                <w:szCs w:val="24"/>
                <w:shd w:val="clear" w:color="auto" w:fill="FFFFFF"/>
              </w:rPr>
              <w:t> </w:t>
            </w:r>
            <w:r w:rsidRPr="008575D0">
              <w:rPr>
                <w:rFonts w:ascii="Arial" w:hAnsi="Arial" w:cs="Arial"/>
                <w:color w:val="000000"/>
                <w:sz w:val="24"/>
                <w:szCs w:val="24"/>
              </w:rPr>
              <w:br/>
            </w:r>
            <w:r w:rsidRPr="008575D0">
              <w:rPr>
                <w:rFonts w:ascii="Arial" w:hAnsi="Arial" w:cs="Arial"/>
                <w:color w:val="000000"/>
                <w:sz w:val="24"/>
                <w:szCs w:val="24"/>
              </w:rPr>
              <w:br/>
            </w:r>
            <w:r w:rsidRPr="008575D0">
              <w:rPr>
                <w:rFonts w:ascii="Arial" w:hAnsi="Arial" w:cs="Arial"/>
                <w:color w:val="000000"/>
                <w:sz w:val="24"/>
                <w:szCs w:val="24"/>
                <w:shd w:val="clear" w:color="auto" w:fill="FFFFFF"/>
                <w:rtl/>
              </w:rPr>
              <w:t>תודה על כל מה שבראת</w:t>
            </w:r>
            <w:r w:rsidRPr="008575D0">
              <w:rPr>
                <w:rStyle w:val="apple-converted-space"/>
                <w:rFonts w:ascii="Arial" w:hAnsi="Arial" w:cs="Arial"/>
                <w:color w:val="000000"/>
                <w:sz w:val="24"/>
                <w:szCs w:val="24"/>
                <w:shd w:val="clear" w:color="auto" w:fill="FFFFFF"/>
              </w:rPr>
              <w:t> </w:t>
            </w:r>
            <w:r w:rsidRPr="008575D0">
              <w:rPr>
                <w:rFonts w:ascii="Arial" w:hAnsi="Arial" w:cs="Arial"/>
                <w:color w:val="000000"/>
                <w:sz w:val="24"/>
                <w:szCs w:val="24"/>
              </w:rPr>
              <w:br/>
            </w:r>
            <w:r w:rsidRPr="008575D0">
              <w:rPr>
                <w:rFonts w:ascii="Arial" w:hAnsi="Arial" w:cs="Arial"/>
                <w:color w:val="000000"/>
                <w:sz w:val="24"/>
                <w:szCs w:val="24"/>
                <w:shd w:val="clear" w:color="auto" w:fill="FFFFFF"/>
                <w:rtl/>
              </w:rPr>
              <w:t>תודה על מה שלי נתת</w:t>
            </w:r>
            <w:r w:rsidRPr="008575D0">
              <w:rPr>
                <w:rStyle w:val="apple-converted-space"/>
                <w:rFonts w:ascii="Arial" w:hAnsi="Arial" w:cs="Arial"/>
                <w:color w:val="000000"/>
                <w:sz w:val="24"/>
                <w:szCs w:val="24"/>
                <w:shd w:val="clear" w:color="auto" w:fill="FFFFFF"/>
              </w:rPr>
              <w:t> </w:t>
            </w:r>
            <w:r w:rsidRPr="008575D0">
              <w:rPr>
                <w:rFonts w:ascii="Arial" w:hAnsi="Arial" w:cs="Arial"/>
                <w:color w:val="000000"/>
                <w:sz w:val="24"/>
                <w:szCs w:val="24"/>
              </w:rPr>
              <w:br/>
            </w:r>
            <w:r w:rsidRPr="008575D0">
              <w:rPr>
                <w:rFonts w:ascii="Arial" w:hAnsi="Arial" w:cs="Arial"/>
                <w:color w:val="000000"/>
                <w:sz w:val="24"/>
                <w:szCs w:val="24"/>
                <w:shd w:val="clear" w:color="auto" w:fill="FFFFFF"/>
                <w:rtl/>
              </w:rPr>
              <w:t>על יום של אושר</w:t>
            </w:r>
            <w:r w:rsidRPr="008575D0">
              <w:rPr>
                <w:rStyle w:val="apple-converted-space"/>
                <w:rFonts w:ascii="Arial" w:hAnsi="Arial" w:cs="Arial"/>
                <w:color w:val="000000"/>
                <w:sz w:val="24"/>
                <w:szCs w:val="24"/>
                <w:shd w:val="clear" w:color="auto" w:fill="FFFFFF"/>
              </w:rPr>
              <w:t> </w:t>
            </w:r>
            <w:r w:rsidRPr="008575D0">
              <w:rPr>
                <w:rFonts w:ascii="Arial" w:hAnsi="Arial" w:cs="Arial"/>
                <w:color w:val="000000"/>
                <w:sz w:val="24"/>
                <w:szCs w:val="24"/>
              </w:rPr>
              <w:br/>
            </w:r>
            <w:r w:rsidRPr="008575D0">
              <w:rPr>
                <w:rFonts w:ascii="Arial" w:hAnsi="Arial" w:cs="Arial"/>
                <w:color w:val="000000"/>
                <w:sz w:val="24"/>
                <w:szCs w:val="24"/>
                <w:shd w:val="clear" w:color="auto" w:fill="FFFFFF"/>
                <w:rtl/>
              </w:rPr>
              <w:t>תמימות ויושר</w:t>
            </w:r>
            <w:r w:rsidRPr="008575D0">
              <w:rPr>
                <w:rStyle w:val="apple-converted-space"/>
                <w:rFonts w:ascii="Arial" w:hAnsi="Arial" w:cs="Arial"/>
                <w:color w:val="000000"/>
                <w:sz w:val="24"/>
                <w:szCs w:val="24"/>
                <w:shd w:val="clear" w:color="auto" w:fill="FFFFFF"/>
              </w:rPr>
              <w:t> </w:t>
            </w:r>
            <w:r w:rsidRPr="008575D0">
              <w:rPr>
                <w:rFonts w:ascii="Arial" w:hAnsi="Arial" w:cs="Arial"/>
                <w:color w:val="000000"/>
                <w:sz w:val="24"/>
                <w:szCs w:val="24"/>
              </w:rPr>
              <w:br/>
            </w:r>
            <w:r w:rsidRPr="008575D0">
              <w:rPr>
                <w:rFonts w:ascii="Arial" w:hAnsi="Arial" w:cs="Arial"/>
                <w:color w:val="000000"/>
                <w:sz w:val="24"/>
                <w:szCs w:val="24"/>
                <w:shd w:val="clear" w:color="auto" w:fill="FFFFFF"/>
                <w:rtl/>
              </w:rPr>
              <w:t>על יום עצוב שנעלם</w:t>
            </w:r>
            <w:r w:rsidRPr="008575D0">
              <w:rPr>
                <w:rStyle w:val="apple-converted-space"/>
                <w:rFonts w:ascii="Arial" w:hAnsi="Arial" w:cs="Arial"/>
                <w:color w:val="000000"/>
                <w:sz w:val="24"/>
                <w:szCs w:val="24"/>
                <w:shd w:val="clear" w:color="auto" w:fill="FFFFFF"/>
              </w:rPr>
              <w:t> </w:t>
            </w:r>
            <w:r w:rsidRPr="008575D0">
              <w:rPr>
                <w:rFonts w:ascii="Arial" w:hAnsi="Arial" w:cs="Arial"/>
                <w:color w:val="000000"/>
                <w:sz w:val="24"/>
                <w:szCs w:val="24"/>
              </w:rPr>
              <w:br/>
            </w:r>
            <w:r w:rsidRPr="008575D0">
              <w:rPr>
                <w:rFonts w:ascii="Arial" w:hAnsi="Arial" w:cs="Arial"/>
                <w:color w:val="000000"/>
                <w:sz w:val="24"/>
                <w:szCs w:val="24"/>
                <w:shd w:val="clear" w:color="auto" w:fill="FFFFFF"/>
                <w:rtl/>
              </w:rPr>
              <w:t>תשואות אלפיים</w:t>
            </w:r>
            <w:r w:rsidRPr="008575D0">
              <w:rPr>
                <w:rStyle w:val="apple-converted-space"/>
                <w:rFonts w:ascii="Arial" w:hAnsi="Arial" w:cs="Arial"/>
                <w:color w:val="000000"/>
                <w:sz w:val="24"/>
                <w:szCs w:val="24"/>
                <w:shd w:val="clear" w:color="auto" w:fill="FFFFFF"/>
              </w:rPr>
              <w:t> </w:t>
            </w:r>
            <w:r w:rsidRPr="008575D0">
              <w:rPr>
                <w:rFonts w:ascii="Arial" w:hAnsi="Arial" w:cs="Arial"/>
                <w:color w:val="000000"/>
                <w:sz w:val="24"/>
                <w:szCs w:val="24"/>
              </w:rPr>
              <w:br/>
            </w:r>
            <w:r w:rsidRPr="008575D0">
              <w:rPr>
                <w:rFonts w:ascii="Arial" w:hAnsi="Arial" w:cs="Arial"/>
                <w:color w:val="000000"/>
                <w:sz w:val="24"/>
                <w:szCs w:val="24"/>
                <w:shd w:val="clear" w:color="auto" w:fill="FFFFFF"/>
                <w:rtl/>
              </w:rPr>
              <w:t>וכפיים</w:t>
            </w:r>
            <w:r w:rsidRPr="008575D0">
              <w:rPr>
                <w:rStyle w:val="apple-converted-space"/>
                <w:rFonts w:ascii="Arial" w:hAnsi="Arial" w:cs="Arial"/>
                <w:color w:val="000000"/>
                <w:sz w:val="24"/>
                <w:szCs w:val="24"/>
                <w:shd w:val="clear" w:color="auto" w:fill="FFFFFF"/>
              </w:rPr>
              <w:t> </w:t>
            </w:r>
            <w:r w:rsidRPr="008575D0">
              <w:rPr>
                <w:rFonts w:ascii="Arial" w:hAnsi="Arial" w:cs="Arial"/>
                <w:color w:val="000000"/>
                <w:sz w:val="24"/>
                <w:szCs w:val="24"/>
              </w:rPr>
              <w:br/>
            </w:r>
            <w:r w:rsidRPr="008575D0">
              <w:rPr>
                <w:rFonts w:ascii="Arial" w:hAnsi="Arial" w:cs="Arial"/>
                <w:color w:val="000000"/>
                <w:sz w:val="24"/>
                <w:szCs w:val="24"/>
                <w:shd w:val="clear" w:color="auto" w:fill="FFFFFF"/>
                <w:rtl/>
              </w:rPr>
              <w:t>שבזכותם אני קיים</w:t>
            </w:r>
            <w:r w:rsidRPr="008575D0">
              <w:rPr>
                <w:rFonts w:ascii="Arial" w:hAnsi="Arial" w:cs="Arial"/>
                <w:color w:val="000000"/>
                <w:sz w:val="24"/>
                <w:szCs w:val="24"/>
                <w:shd w:val="clear" w:color="auto" w:fill="FFFFFF"/>
              </w:rPr>
              <w:t>.</w:t>
            </w:r>
          </w:p>
          <w:p w:rsidR="008575D0" w:rsidRDefault="008575D0" w:rsidP="00F95DF3">
            <w:pPr>
              <w:rPr>
                <w:rFonts w:ascii="Arial" w:hAnsi="Arial" w:cs="Arial"/>
                <w:b/>
                <w:bCs/>
                <w:color w:val="000000"/>
                <w:sz w:val="24"/>
                <w:szCs w:val="24"/>
                <w:shd w:val="clear" w:color="auto" w:fill="FFFFFF"/>
                <w:rtl/>
              </w:rPr>
            </w:pPr>
          </w:p>
          <w:p w:rsidR="008575D0" w:rsidRDefault="008575D0" w:rsidP="00F95DF3">
            <w:pPr>
              <w:rPr>
                <w:rFonts w:ascii="Arial" w:hAnsi="Arial" w:cs="Arial"/>
                <w:b/>
                <w:bCs/>
                <w:color w:val="000000"/>
                <w:sz w:val="24"/>
                <w:szCs w:val="24"/>
                <w:shd w:val="clear" w:color="auto" w:fill="FFFFFF"/>
                <w:rtl/>
              </w:rPr>
            </w:pPr>
          </w:p>
          <w:p w:rsidR="008575D0" w:rsidRDefault="008575D0" w:rsidP="00F95DF3">
            <w:pPr>
              <w:rPr>
                <w:rFonts w:ascii="Arial" w:hAnsi="Arial" w:cs="Arial"/>
                <w:b/>
                <w:bCs/>
                <w:color w:val="000000"/>
                <w:sz w:val="24"/>
                <w:szCs w:val="24"/>
                <w:shd w:val="clear" w:color="auto" w:fill="FFFFFF"/>
                <w:rtl/>
              </w:rPr>
            </w:pPr>
          </w:p>
          <w:p w:rsidR="008575D0" w:rsidRDefault="008575D0" w:rsidP="00F95DF3">
            <w:pPr>
              <w:rPr>
                <w:rFonts w:ascii="Arial" w:hAnsi="Arial" w:cs="Arial"/>
                <w:b/>
                <w:bCs/>
                <w:color w:val="000000"/>
                <w:sz w:val="24"/>
                <w:szCs w:val="24"/>
                <w:shd w:val="clear" w:color="auto" w:fill="FFFFFF"/>
                <w:rtl/>
              </w:rPr>
            </w:pPr>
          </w:p>
          <w:p w:rsidR="008575D0" w:rsidRDefault="008575D0" w:rsidP="00F95DF3">
            <w:pPr>
              <w:rPr>
                <w:rFonts w:ascii="Arial" w:hAnsi="Arial" w:cs="Arial"/>
                <w:b/>
                <w:bCs/>
                <w:color w:val="000000"/>
                <w:sz w:val="24"/>
                <w:szCs w:val="24"/>
                <w:shd w:val="clear" w:color="auto" w:fill="FFFFFF"/>
                <w:rtl/>
              </w:rPr>
            </w:pPr>
          </w:p>
          <w:p w:rsidR="008575D0" w:rsidRDefault="008575D0" w:rsidP="00F95DF3">
            <w:pPr>
              <w:rPr>
                <w:rFonts w:ascii="Arial" w:hAnsi="Arial" w:cs="Arial"/>
                <w:b/>
                <w:bCs/>
                <w:color w:val="000000"/>
                <w:sz w:val="24"/>
                <w:szCs w:val="24"/>
                <w:shd w:val="clear" w:color="auto" w:fill="FFFFFF"/>
                <w:rtl/>
              </w:rPr>
            </w:pPr>
          </w:p>
          <w:p w:rsidR="008575D0" w:rsidRDefault="008575D0" w:rsidP="00F95DF3">
            <w:pPr>
              <w:rPr>
                <w:rFonts w:ascii="Arial" w:hAnsi="Arial" w:cs="Arial"/>
                <w:b/>
                <w:bCs/>
                <w:color w:val="000000"/>
                <w:sz w:val="24"/>
                <w:szCs w:val="24"/>
                <w:shd w:val="clear" w:color="auto" w:fill="FFFFFF"/>
                <w:rtl/>
              </w:rPr>
            </w:pPr>
          </w:p>
          <w:p w:rsidR="008575D0" w:rsidRDefault="008575D0" w:rsidP="00F95DF3">
            <w:pPr>
              <w:rPr>
                <w:rFonts w:ascii="Arial" w:hAnsi="Arial" w:cs="Arial"/>
                <w:b/>
                <w:bCs/>
                <w:color w:val="000000"/>
                <w:sz w:val="24"/>
                <w:szCs w:val="24"/>
                <w:shd w:val="clear" w:color="auto" w:fill="FFFFFF"/>
                <w:rtl/>
              </w:rPr>
            </w:pPr>
          </w:p>
          <w:p w:rsidR="008575D0" w:rsidRDefault="008575D0" w:rsidP="00F95DF3">
            <w:pPr>
              <w:rPr>
                <w:rFonts w:ascii="Arial" w:hAnsi="Arial" w:cs="Arial"/>
                <w:b/>
                <w:bCs/>
                <w:color w:val="000000"/>
                <w:sz w:val="24"/>
                <w:szCs w:val="24"/>
                <w:shd w:val="clear" w:color="auto" w:fill="FFFFFF"/>
                <w:rtl/>
              </w:rPr>
            </w:pPr>
          </w:p>
          <w:p w:rsidR="008575D0" w:rsidRDefault="008575D0" w:rsidP="00F95DF3">
            <w:pPr>
              <w:rPr>
                <w:rFonts w:ascii="Arial" w:hAnsi="Arial" w:cs="Arial"/>
                <w:b/>
                <w:bCs/>
                <w:color w:val="000000"/>
                <w:sz w:val="24"/>
                <w:szCs w:val="24"/>
                <w:shd w:val="clear" w:color="auto" w:fill="FFFFFF"/>
                <w:rtl/>
              </w:rPr>
            </w:pPr>
          </w:p>
          <w:p w:rsidR="008575D0" w:rsidRDefault="008575D0" w:rsidP="00F95DF3">
            <w:pPr>
              <w:rPr>
                <w:rFonts w:ascii="Arial" w:hAnsi="Arial" w:cs="Arial"/>
                <w:b/>
                <w:bCs/>
                <w:color w:val="000000"/>
                <w:sz w:val="24"/>
                <w:szCs w:val="24"/>
                <w:shd w:val="clear" w:color="auto" w:fill="FFFFFF"/>
                <w:rtl/>
              </w:rPr>
            </w:pPr>
          </w:p>
          <w:p w:rsidR="008575D0" w:rsidRDefault="008575D0" w:rsidP="00F95DF3">
            <w:pPr>
              <w:rPr>
                <w:rFonts w:ascii="Arial" w:hAnsi="Arial" w:cs="Arial"/>
                <w:b/>
                <w:bCs/>
                <w:color w:val="000000"/>
                <w:sz w:val="24"/>
                <w:szCs w:val="24"/>
                <w:shd w:val="clear" w:color="auto" w:fill="FFFFFF"/>
                <w:rtl/>
              </w:rPr>
            </w:pPr>
          </w:p>
        </w:tc>
        <w:tc>
          <w:tcPr>
            <w:tcW w:w="4261" w:type="dxa"/>
          </w:tcPr>
          <w:p w:rsidR="008575D0" w:rsidRDefault="008575D0" w:rsidP="008575D0">
            <w:pPr>
              <w:rPr>
                <w:rFonts w:ascii="Arial" w:hAnsi="Arial" w:cs="Arial"/>
                <w:b/>
                <w:bCs/>
                <w:color w:val="000000"/>
                <w:sz w:val="28"/>
                <w:szCs w:val="28"/>
                <w:shd w:val="clear" w:color="auto" w:fill="FFFFFF"/>
                <w:rtl/>
              </w:rPr>
            </w:pPr>
            <w:r>
              <w:rPr>
                <w:rFonts w:ascii="Arial" w:hAnsi="Arial" w:cs="Arial" w:hint="cs"/>
                <w:b/>
                <w:bCs/>
                <w:color w:val="000000"/>
                <w:sz w:val="28"/>
                <w:szCs w:val="28"/>
                <w:shd w:val="clear" w:color="auto" w:fill="FFFFFF"/>
                <w:rtl/>
              </w:rPr>
              <w:t>אדון שוקו</w:t>
            </w:r>
          </w:p>
          <w:p w:rsidR="008575D0" w:rsidRDefault="008575D0" w:rsidP="008575D0">
            <w:pPr>
              <w:rPr>
                <w:rFonts w:ascii="Arial" w:hAnsi="Arial" w:cs="Arial"/>
                <w:b/>
                <w:bCs/>
                <w:color w:val="000000"/>
                <w:sz w:val="24"/>
                <w:szCs w:val="24"/>
                <w:shd w:val="clear" w:color="auto" w:fill="FFFFFF"/>
                <w:rtl/>
              </w:rPr>
            </w:pPr>
          </w:p>
          <w:p w:rsidR="008575D0" w:rsidRDefault="008575D0" w:rsidP="008575D0">
            <w:pPr>
              <w:rPr>
                <w:rtl/>
              </w:rPr>
            </w:pPr>
            <w:r w:rsidRPr="008575D0">
              <w:rPr>
                <w:rFonts w:ascii="Arial" w:hAnsi="Arial" w:cs="Arial"/>
                <w:color w:val="000000"/>
                <w:sz w:val="24"/>
                <w:szCs w:val="24"/>
                <w:shd w:val="clear" w:color="auto" w:fill="FFFFFF"/>
                <w:rtl/>
              </w:rPr>
              <w:t>אדון שוקו הולך לבקר</w:t>
            </w:r>
            <w:r w:rsidRPr="008575D0">
              <w:rPr>
                <w:rStyle w:val="apple-converted-space"/>
                <w:rFonts w:ascii="Arial" w:hAnsi="Arial" w:cs="Arial"/>
                <w:color w:val="000000"/>
                <w:sz w:val="24"/>
                <w:szCs w:val="24"/>
                <w:shd w:val="clear" w:color="auto" w:fill="FFFFFF"/>
              </w:rPr>
              <w:t> </w:t>
            </w:r>
            <w:r w:rsidRPr="008575D0">
              <w:rPr>
                <w:rFonts w:ascii="Arial" w:hAnsi="Arial" w:cs="Arial"/>
                <w:color w:val="000000"/>
                <w:sz w:val="24"/>
                <w:szCs w:val="24"/>
              </w:rPr>
              <w:br/>
            </w:r>
            <w:r w:rsidRPr="008575D0">
              <w:rPr>
                <w:rFonts w:ascii="Arial" w:hAnsi="Arial" w:cs="Arial"/>
                <w:color w:val="000000"/>
                <w:sz w:val="24"/>
                <w:szCs w:val="24"/>
                <w:shd w:val="clear" w:color="auto" w:fill="FFFFFF"/>
                <w:rtl/>
              </w:rPr>
              <w:t>חבר שלו, אדון שוקו אחר</w:t>
            </w:r>
            <w:r w:rsidRPr="008575D0">
              <w:rPr>
                <w:rFonts w:ascii="Arial" w:hAnsi="Arial" w:cs="Arial"/>
                <w:color w:val="000000"/>
                <w:sz w:val="24"/>
                <w:szCs w:val="24"/>
                <w:shd w:val="clear" w:color="auto" w:fill="FFFFFF"/>
              </w:rPr>
              <w:t>.</w:t>
            </w:r>
            <w:r w:rsidRPr="008575D0">
              <w:rPr>
                <w:rStyle w:val="apple-converted-space"/>
                <w:rFonts w:ascii="Arial" w:hAnsi="Arial" w:cs="Arial"/>
                <w:color w:val="000000"/>
                <w:sz w:val="24"/>
                <w:szCs w:val="24"/>
                <w:shd w:val="clear" w:color="auto" w:fill="FFFFFF"/>
              </w:rPr>
              <w:t> </w:t>
            </w:r>
            <w:r w:rsidRPr="008575D0">
              <w:rPr>
                <w:rFonts w:ascii="Arial" w:hAnsi="Arial" w:cs="Arial"/>
                <w:color w:val="000000"/>
                <w:sz w:val="24"/>
                <w:szCs w:val="24"/>
              </w:rPr>
              <w:br/>
            </w:r>
            <w:r w:rsidRPr="008575D0">
              <w:rPr>
                <w:rFonts w:ascii="Arial" w:hAnsi="Arial" w:cs="Arial"/>
                <w:color w:val="000000"/>
                <w:sz w:val="24"/>
                <w:szCs w:val="24"/>
                <w:shd w:val="clear" w:color="auto" w:fill="FFFFFF"/>
                <w:rtl/>
              </w:rPr>
              <w:t>הוא מצחצח נעליו, מסרק שערו</w:t>
            </w:r>
            <w:r w:rsidRPr="008575D0">
              <w:rPr>
                <w:rFonts w:ascii="Arial" w:hAnsi="Arial" w:cs="Arial"/>
                <w:color w:val="000000"/>
                <w:sz w:val="24"/>
                <w:szCs w:val="24"/>
                <w:shd w:val="clear" w:color="auto" w:fill="FFFFFF"/>
              </w:rPr>
              <w:t>,</w:t>
            </w:r>
            <w:r w:rsidRPr="008575D0">
              <w:rPr>
                <w:rStyle w:val="apple-converted-space"/>
                <w:rFonts w:ascii="Arial" w:hAnsi="Arial" w:cs="Arial"/>
                <w:color w:val="000000"/>
                <w:sz w:val="24"/>
                <w:szCs w:val="24"/>
                <w:shd w:val="clear" w:color="auto" w:fill="FFFFFF"/>
              </w:rPr>
              <w:t> </w:t>
            </w:r>
            <w:r w:rsidRPr="008575D0">
              <w:rPr>
                <w:rFonts w:ascii="Arial" w:hAnsi="Arial" w:cs="Arial"/>
                <w:color w:val="000000"/>
                <w:sz w:val="24"/>
                <w:szCs w:val="24"/>
              </w:rPr>
              <w:br/>
            </w:r>
            <w:r w:rsidRPr="008575D0">
              <w:rPr>
                <w:rFonts w:ascii="Arial" w:hAnsi="Arial" w:cs="Arial"/>
                <w:color w:val="000000"/>
                <w:sz w:val="24"/>
                <w:szCs w:val="24"/>
                <w:shd w:val="clear" w:color="auto" w:fill="FFFFFF"/>
                <w:rtl/>
              </w:rPr>
              <w:t>והולך עם מקל ומגבעת</w:t>
            </w:r>
            <w:r w:rsidRPr="008575D0">
              <w:rPr>
                <w:rFonts w:ascii="Arial" w:hAnsi="Arial" w:cs="Arial"/>
                <w:color w:val="000000"/>
                <w:sz w:val="24"/>
                <w:szCs w:val="24"/>
                <w:shd w:val="clear" w:color="auto" w:fill="FFFFFF"/>
              </w:rPr>
              <w:t>.</w:t>
            </w:r>
            <w:r w:rsidRPr="008575D0">
              <w:rPr>
                <w:rStyle w:val="apple-converted-space"/>
                <w:rFonts w:ascii="Arial" w:hAnsi="Arial" w:cs="Arial"/>
                <w:color w:val="000000"/>
                <w:sz w:val="24"/>
                <w:szCs w:val="24"/>
                <w:shd w:val="clear" w:color="auto" w:fill="FFFFFF"/>
              </w:rPr>
              <w:t> </w:t>
            </w:r>
            <w:r w:rsidRPr="008575D0">
              <w:rPr>
                <w:rFonts w:ascii="Arial" w:hAnsi="Arial" w:cs="Arial"/>
                <w:color w:val="000000"/>
                <w:sz w:val="24"/>
                <w:szCs w:val="24"/>
              </w:rPr>
              <w:br/>
            </w:r>
            <w:r w:rsidRPr="008575D0">
              <w:rPr>
                <w:rFonts w:ascii="Arial" w:hAnsi="Arial" w:cs="Arial"/>
                <w:color w:val="000000"/>
                <w:sz w:val="24"/>
                <w:szCs w:val="24"/>
              </w:rPr>
              <w:br/>
            </w:r>
            <w:r w:rsidRPr="008575D0">
              <w:rPr>
                <w:rFonts w:ascii="Arial" w:hAnsi="Arial" w:cs="Arial"/>
                <w:color w:val="000000"/>
                <w:sz w:val="24"/>
                <w:szCs w:val="24"/>
                <w:shd w:val="clear" w:color="auto" w:fill="FFFFFF"/>
                <w:rtl/>
              </w:rPr>
              <w:t>בוקר. רוח קלה</w:t>
            </w:r>
            <w:r w:rsidRPr="008575D0">
              <w:rPr>
                <w:rFonts w:ascii="Arial" w:hAnsi="Arial" w:cs="Arial"/>
                <w:color w:val="000000"/>
                <w:sz w:val="24"/>
                <w:szCs w:val="24"/>
                <w:shd w:val="clear" w:color="auto" w:fill="FFFFFF"/>
              </w:rPr>
              <w:t>.</w:t>
            </w:r>
            <w:r w:rsidRPr="008575D0">
              <w:rPr>
                <w:rStyle w:val="apple-converted-space"/>
                <w:rFonts w:ascii="Arial" w:hAnsi="Arial" w:cs="Arial"/>
                <w:color w:val="000000"/>
                <w:sz w:val="24"/>
                <w:szCs w:val="24"/>
                <w:shd w:val="clear" w:color="auto" w:fill="FFFFFF"/>
              </w:rPr>
              <w:t> </w:t>
            </w:r>
            <w:r w:rsidRPr="008575D0">
              <w:rPr>
                <w:rFonts w:ascii="Arial" w:hAnsi="Arial" w:cs="Arial"/>
                <w:color w:val="000000"/>
                <w:sz w:val="24"/>
                <w:szCs w:val="24"/>
              </w:rPr>
              <w:br/>
            </w:r>
            <w:r w:rsidRPr="008575D0">
              <w:rPr>
                <w:rFonts w:ascii="Arial" w:hAnsi="Arial" w:cs="Arial"/>
                <w:color w:val="000000"/>
                <w:sz w:val="24"/>
                <w:szCs w:val="24"/>
                <w:shd w:val="clear" w:color="auto" w:fill="FFFFFF"/>
                <w:rtl/>
              </w:rPr>
              <w:t>והנה</w:t>
            </w:r>
            <w:r w:rsidRPr="008575D0">
              <w:rPr>
                <w:rFonts w:ascii="Arial" w:hAnsi="Arial" w:cs="Arial"/>
                <w:color w:val="000000"/>
                <w:sz w:val="24"/>
                <w:szCs w:val="24"/>
                <w:shd w:val="clear" w:color="auto" w:fill="FFFFFF"/>
              </w:rPr>
              <w:t xml:space="preserve"> -</w:t>
            </w:r>
            <w:r w:rsidRPr="008575D0">
              <w:rPr>
                <w:rStyle w:val="apple-converted-space"/>
                <w:rFonts w:ascii="Arial" w:hAnsi="Arial" w:cs="Arial"/>
                <w:color w:val="000000"/>
                <w:sz w:val="24"/>
                <w:szCs w:val="24"/>
                <w:shd w:val="clear" w:color="auto" w:fill="FFFFFF"/>
              </w:rPr>
              <w:t> </w:t>
            </w:r>
            <w:r w:rsidRPr="008575D0">
              <w:rPr>
                <w:rFonts w:ascii="Arial" w:hAnsi="Arial" w:cs="Arial"/>
                <w:color w:val="000000"/>
                <w:sz w:val="24"/>
                <w:szCs w:val="24"/>
              </w:rPr>
              <w:br/>
            </w:r>
            <w:r w:rsidRPr="008575D0">
              <w:rPr>
                <w:rFonts w:ascii="Arial" w:hAnsi="Arial" w:cs="Arial"/>
                <w:color w:val="000000"/>
                <w:sz w:val="24"/>
                <w:szCs w:val="24"/>
                <w:shd w:val="clear" w:color="auto" w:fill="FFFFFF"/>
                <w:rtl/>
              </w:rPr>
              <w:t>בית ירוק, דלת אדומה</w:t>
            </w:r>
            <w:r w:rsidRPr="008575D0">
              <w:rPr>
                <w:rFonts w:ascii="Arial" w:hAnsi="Arial" w:cs="Arial"/>
                <w:color w:val="000000"/>
                <w:sz w:val="24"/>
                <w:szCs w:val="24"/>
                <w:shd w:val="clear" w:color="auto" w:fill="FFFFFF"/>
              </w:rPr>
              <w:t>,</w:t>
            </w:r>
            <w:r w:rsidRPr="008575D0">
              <w:rPr>
                <w:rStyle w:val="apple-converted-space"/>
                <w:rFonts w:ascii="Arial" w:hAnsi="Arial" w:cs="Arial"/>
                <w:color w:val="000000"/>
                <w:sz w:val="24"/>
                <w:szCs w:val="24"/>
                <w:shd w:val="clear" w:color="auto" w:fill="FFFFFF"/>
              </w:rPr>
              <w:t> </w:t>
            </w:r>
            <w:r w:rsidRPr="008575D0">
              <w:rPr>
                <w:rFonts w:ascii="Arial" w:hAnsi="Arial" w:cs="Arial"/>
                <w:color w:val="000000"/>
                <w:sz w:val="24"/>
                <w:szCs w:val="24"/>
              </w:rPr>
              <w:br/>
            </w:r>
            <w:r w:rsidRPr="008575D0">
              <w:rPr>
                <w:rFonts w:ascii="Arial" w:hAnsi="Arial" w:cs="Arial"/>
                <w:color w:val="000000"/>
                <w:sz w:val="24"/>
                <w:szCs w:val="24"/>
                <w:shd w:val="clear" w:color="auto" w:fill="FFFFFF"/>
                <w:rtl/>
              </w:rPr>
              <w:t xml:space="preserve">גלין </w:t>
            </w:r>
            <w:proofErr w:type="spellStart"/>
            <w:r w:rsidRPr="008575D0">
              <w:rPr>
                <w:rFonts w:ascii="Arial" w:hAnsi="Arial" w:cs="Arial"/>
                <w:color w:val="000000"/>
                <w:sz w:val="24"/>
                <w:szCs w:val="24"/>
                <w:shd w:val="clear" w:color="auto" w:fill="FFFFFF"/>
                <w:rtl/>
              </w:rPr>
              <w:t>גלין</w:t>
            </w:r>
            <w:proofErr w:type="spellEnd"/>
            <w:r w:rsidRPr="008575D0">
              <w:rPr>
                <w:rFonts w:ascii="Arial" w:hAnsi="Arial" w:cs="Arial"/>
                <w:color w:val="000000"/>
                <w:sz w:val="24"/>
                <w:szCs w:val="24"/>
                <w:shd w:val="clear" w:color="auto" w:fill="FFFFFF"/>
                <w:rtl/>
              </w:rPr>
              <w:t>, גלין בפעמון</w:t>
            </w:r>
            <w:r w:rsidRPr="008575D0">
              <w:rPr>
                <w:rFonts w:ascii="Arial" w:hAnsi="Arial" w:cs="Arial"/>
                <w:color w:val="000000"/>
                <w:sz w:val="24"/>
                <w:szCs w:val="24"/>
                <w:shd w:val="clear" w:color="auto" w:fill="FFFFFF"/>
              </w:rPr>
              <w:t>.</w:t>
            </w:r>
            <w:r w:rsidRPr="008575D0">
              <w:rPr>
                <w:rStyle w:val="apple-converted-space"/>
                <w:rFonts w:ascii="Arial" w:hAnsi="Arial" w:cs="Arial"/>
                <w:color w:val="000000"/>
                <w:sz w:val="24"/>
                <w:szCs w:val="24"/>
                <w:shd w:val="clear" w:color="auto" w:fill="FFFFFF"/>
              </w:rPr>
              <w:t> </w:t>
            </w:r>
            <w:r w:rsidRPr="008575D0">
              <w:rPr>
                <w:rFonts w:ascii="Arial" w:hAnsi="Arial" w:cs="Arial"/>
                <w:color w:val="000000"/>
                <w:sz w:val="24"/>
                <w:szCs w:val="24"/>
              </w:rPr>
              <w:br/>
            </w:r>
            <w:r w:rsidRPr="008575D0">
              <w:rPr>
                <w:rFonts w:ascii="Arial" w:hAnsi="Arial" w:cs="Arial"/>
                <w:color w:val="000000"/>
                <w:sz w:val="24"/>
                <w:szCs w:val="24"/>
              </w:rPr>
              <w:br/>
            </w:r>
            <w:r w:rsidRPr="008575D0">
              <w:rPr>
                <w:rFonts w:ascii="Arial" w:hAnsi="Arial" w:cs="Arial"/>
                <w:color w:val="000000"/>
                <w:sz w:val="24"/>
                <w:szCs w:val="24"/>
                <w:shd w:val="clear" w:color="auto" w:fill="FFFFFF"/>
              </w:rPr>
              <w:t>"</w:t>
            </w:r>
            <w:r w:rsidRPr="008575D0">
              <w:rPr>
                <w:rFonts w:ascii="Arial" w:hAnsi="Arial" w:cs="Arial"/>
                <w:color w:val="000000"/>
                <w:sz w:val="24"/>
                <w:szCs w:val="24"/>
                <w:shd w:val="clear" w:color="auto" w:fill="FFFFFF"/>
                <w:rtl/>
              </w:rPr>
              <w:t>בוקר טוב, אדון שוקו</w:t>
            </w:r>
            <w:r w:rsidRPr="008575D0">
              <w:rPr>
                <w:rFonts w:ascii="Arial" w:hAnsi="Arial" w:cs="Arial"/>
                <w:color w:val="000000"/>
                <w:sz w:val="24"/>
                <w:szCs w:val="24"/>
                <w:shd w:val="clear" w:color="auto" w:fill="FFFFFF"/>
              </w:rPr>
              <w:t>."</w:t>
            </w:r>
            <w:r w:rsidRPr="008575D0">
              <w:rPr>
                <w:rStyle w:val="apple-converted-space"/>
                <w:rFonts w:ascii="Arial" w:hAnsi="Arial" w:cs="Arial"/>
                <w:color w:val="000000"/>
                <w:sz w:val="24"/>
                <w:szCs w:val="24"/>
                <w:shd w:val="clear" w:color="auto" w:fill="FFFFFF"/>
              </w:rPr>
              <w:t> </w:t>
            </w:r>
            <w:r w:rsidRPr="008575D0">
              <w:rPr>
                <w:rFonts w:ascii="Arial" w:hAnsi="Arial" w:cs="Arial"/>
                <w:color w:val="000000"/>
                <w:sz w:val="24"/>
                <w:szCs w:val="24"/>
              </w:rPr>
              <w:br/>
            </w:r>
            <w:r w:rsidRPr="008575D0">
              <w:rPr>
                <w:rFonts w:ascii="Arial" w:hAnsi="Arial" w:cs="Arial"/>
                <w:color w:val="000000"/>
                <w:sz w:val="24"/>
                <w:szCs w:val="24"/>
                <w:shd w:val="clear" w:color="auto" w:fill="FFFFFF"/>
              </w:rPr>
              <w:t>"</w:t>
            </w:r>
            <w:r w:rsidRPr="008575D0">
              <w:rPr>
                <w:rFonts w:ascii="Arial" w:hAnsi="Arial" w:cs="Arial"/>
                <w:color w:val="000000"/>
                <w:sz w:val="24"/>
                <w:szCs w:val="24"/>
                <w:shd w:val="clear" w:color="auto" w:fill="FFFFFF"/>
                <w:rtl/>
              </w:rPr>
              <w:t>בוקר טוב, אדון שוקו</w:t>
            </w:r>
            <w:r w:rsidRPr="008575D0">
              <w:rPr>
                <w:rFonts w:ascii="Arial" w:hAnsi="Arial" w:cs="Arial"/>
                <w:color w:val="000000"/>
                <w:sz w:val="24"/>
                <w:szCs w:val="24"/>
                <w:shd w:val="clear" w:color="auto" w:fill="FFFFFF"/>
              </w:rPr>
              <w:t>."</w:t>
            </w:r>
            <w:r w:rsidRPr="008575D0">
              <w:rPr>
                <w:rStyle w:val="apple-converted-space"/>
                <w:rFonts w:ascii="Arial" w:hAnsi="Arial" w:cs="Arial"/>
                <w:color w:val="000000"/>
                <w:sz w:val="24"/>
                <w:szCs w:val="24"/>
                <w:shd w:val="clear" w:color="auto" w:fill="FFFFFF"/>
              </w:rPr>
              <w:t> </w:t>
            </w:r>
            <w:r w:rsidRPr="008575D0">
              <w:rPr>
                <w:rFonts w:ascii="Arial" w:hAnsi="Arial" w:cs="Arial"/>
                <w:color w:val="000000"/>
                <w:sz w:val="24"/>
                <w:szCs w:val="24"/>
              </w:rPr>
              <w:br/>
            </w:r>
            <w:r w:rsidRPr="008575D0">
              <w:rPr>
                <w:rFonts w:ascii="Arial" w:hAnsi="Arial" w:cs="Arial"/>
                <w:color w:val="000000"/>
                <w:sz w:val="24"/>
                <w:szCs w:val="24"/>
                <w:shd w:val="clear" w:color="auto" w:fill="FFFFFF"/>
              </w:rPr>
              <w:t>"</w:t>
            </w:r>
            <w:r w:rsidRPr="008575D0">
              <w:rPr>
                <w:rFonts w:ascii="Arial" w:hAnsi="Arial" w:cs="Arial"/>
                <w:color w:val="000000"/>
                <w:sz w:val="24"/>
                <w:szCs w:val="24"/>
                <w:shd w:val="clear" w:color="auto" w:fill="FFFFFF"/>
                <w:rtl/>
              </w:rPr>
              <w:t>מה נעשה</w:t>
            </w:r>
            <w:r w:rsidRPr="008575D0">
              <w:rPr>
                <w:rFonts w:ascii="Arial" w:hAnsi="Arial" w:cs="Arial"/>
                <w:color w:val="000000"/>
                <w:sz w:val="24"/>
                <w:szCs w:val="24"/>
                <w:shd w:val="clear" w:color="auto" w:fill="FFFFFF"/>
              </w:rPr>
              <w:t>?"</w:t>
            </w:r>
            <w:r w:rsidRPr="008575D0">
              <w:rPr>
                <w:rStyle w:val="apple-converted-space"/>
                <w:rFonts w:ascii="Arial" w:hAnsi="Arial" w:cs="Arial"/>
                <w:color w:val="000000"/>
                <w:sz w:val="24"/>
                <w:szCs w:val="24"/>
                <w:shd w:val="clear" w:color="auto" w:fill="FFFFFF"/>
              </w:rPr>
              <w:t> </w:t>
            </w:r>
            <w:r w:rsidRPr="008575D0">
              <w:rPr>
                <w:rFonts w:ascii="Arial" w:hAnsi="Arial" w:cs="Arial"/>
                <w:color w:val="000000"/>
                <w:sz w:val="24"/>
                <w:szCs w:val="24"/>
              </w:rPr>
              <w:br/>
            </w:r>
            <w:r w:rsidRPr="008575D0">
              <w:rPr>
                <w:rFonts w:ascii="Arial" w:hAnsi="Arial" w:cs="Arial"/>
                <w:color w:val="000000"/>
                <w:sz w:val="24"/>
                <w:szCs w:val="24"/>
                <w:shd w:val="clear" w:color="auto" w:fill="FFFFFF"/>
              </w:rPr>
              <w:t>"</w:t>
            </w:r>
            <w:r w:rsidRPr="008575D0">
              <w:rPr>
                <w:rFonts w:ascii="Arial" w:hAnsi="Arial" w:cs="Arial"/>
                <w:color w:val="000000"/>
                <w:sz w:val="24"/>
                <w:szCs w:val="24"/>
                <w:shd w:val="clear" w:color="auto" w:fill="FFFFFF"/>
                <w:rtl/>
              </w:rPr>
              <w:t>אולי נלך לבקר</w:t>
            </w:r>
            <w:r>
              <w:rPr>
                <w:rStyle w:val="apple-converted-space"/>
              </w:rPr>
              <w:t xml:space="preserve"> </w:t>
            </w:r>
            <w:r w:rsidRPr="008575D0">
              <w:rPr>
                <w:rFonts w:ascii="Arial" w:hAnsi="Arial" w:cs="Arial"/>
                <w:color w:val="000000"/>
                <w:sz w:val="24"/>
                <w:szCs w:val="24"/>
                <w:shd w:val="clear" w:color="auto" w:fill="FFFFFF"/>
                <w:rtl/>
              </w:rPr>
              <w:t>חבר שלנו</w:t>
            </w:r>
            <w:r w:rsidRPr="008575D0">
              <w:rPr>
                <w:rFonts w:ascii="Arial" w:hAnsi="Arial" w:cs="Arial"/>
                <w:color w:val="000000"/>
                <w:sz w:val="24"/>
                <w:szCs w:val="24"/>
                <w:shd w:val="clear" w:color="auto" w:fill="FFFFFF"/>
              </w:rPr>
              <w:t>,</w:t>
            </w:r>
            <w:r w:rsidRPr="008575D0">
              <w:rPr>
                <w:rStyle w:val="apple-converted-space"/>
                <w:rFonts w:ascii="Arial" w:hAnsi="Arial" w:cs="Arial"/>
                <w:color w:val="000000"/>
                <w:sz w:val="24"/>
                <w:szCs w:val="24"/>
                <w:shd w:val="clear" w:color="auto" w:fill="FFFFFF"/>
              </w:rPr>
              <w:t> </w:t>
            </w:r>
            <w:r w:rsidRPr="008575D0">
              <w:rPr>
                <w:rFonts w:ascii="Arial" w:hAnsi="Arial" w:cs="Arial"/>
                <w:color w:val="000000"/>
                <w:sz w:val="24"/>
                <w:szCs w:val="24"/>
              </w:rPr>
              <w:br/>
            </w:r>
            <w:r w:rsidRPr="008575D0">
              <w:rPr>
                <w:rFonts w:ascii="Arial" w:hAnsi="Arial" w:cs="Arial"/>
                <w:color w:val="000000"/>
                <w:sz w:val="24"/>
                <w:szCs w:val="24"/>
                <w:shd w:val="clear" w:color="auto" w:fill="FFFFFF"/>
                <w:rtl/>
              </w:rPr>
              <w:t>אדון שוקו אחר</w:t>
            </w:r>
            <w:r w:rsidRPr="008575D0">
              <w:rPr>
                <w:rFonts w:ascii="Arial" w:hAnsi="Arial" w:cs="Arial"/>
                <w:color w:val="000000"/>
                <w:sz w:val="24"/>
                <w:szCs w:val="24"/>
                <w:shd w:val="clear" w:color="auto" w:fill="FFFFFF"/>
              </w:rPr>
              <w:t>."</w:t>
            </w:r>
            <w:r w:rsidRPr="008575D0">
              <w:rPr>
                <w:rStyle w:val="apple-converted-space"/>
                <w:rFonts w:ascii="Arial" w:hAnsi="Arial" w:cs="Arial"/>
                <w:color w:val="000000"/>
                <w:sz w:val="24"/>
                <w:szCs w:val="24"/>
                <w:shd w:val="clear" w:color="auto" w:fill="FFFFFF"/>
              </w:rPr>
              <w:t> </w:t>
            </w:r>
            <w:r w:rsidRPr="008575D0">
              <w:rPr>
                <w:rFonts w:ascii="Arial" w:hAnsi="Arial" w:cs="Arial"/>
                <w:color w:val="000000"/>
                <w:sz w:val="24"/>
                <w:szCs w:val="24"/>
              </w:rPr>
              <w:br/>
            </w:r>
            <w:r w:rsidRPr="008575D0">
              <w:rPr>
                <w:rFonts w:ascii="Arial" w:hAnsi="Arial" w:cs="Arial"/>
                <w:color w:val="000000"/>
                <w:sz w:val="24"/>
                <w:szCs w:val="24"/>
              </w:rPr>
              <w:br/>
            </w:r>
            <w:r w:rsidRPr="008575D0">
              <w:rPr>
                <w:rFonts w:ascii="Arial" w:hAnsi="Arial" w:cs="Arial"/>
                <w:color w:val="000000"/>
                <w:sz w:val="24"/>
                <w:szCs w:val="24"/>
                <w:shd w:val="clear" w:color="auto" w:fill="FFFFFF"/>
                <w:rtl/>
              </w:rPr>
              <w:t>שוקו, שוקו</w:t>
            </w:r>
            <w:r w:rsidRPr="008575D0">
              <w:rPr>
                <w:rStyle w:val="apple-converted-space"/>
                <w:rFonts w:ascii="Arial" w:hAnsi="Arial" w:cs="Arial"/>
                <w:color w:val="000000"/>
                <w:sz w:val="24"/>
                <w:szCs w:val="24"/>
                <w:shd w:val="clear" w:color="auto" w:fill="FFFFFF"/>
              </w:rPr>
              <w:t> </w:t>
            </w:r>
            <w:r w:rsidRPr="008575D0">
              <w:rPr>
                <w:rFonts w:ascii="Arial" w:hAnsi="Arial" w:cs="Arial"/>
                <w:color w:val="000000"/>
                <w:sz w:val="24"/>
                <w:szCs w:val="24"/>
              </w:rPr>
              <w:br/>
            </w:r>
            <w:r w:rsidRPr="008575D0">
              <w:rPr>
                <w:rFonts w:ascii="Arial" w:hAnsi="Arial" w:cs="Arial"/>
                <w:color w:val="000000"/>
                <w:sz w:val="24"/>
                <w:szCs w:val="24"/>
              </w:rPr>
              <w:br/>
            </w:r>
            <w:r w:rsidRPr="008575D0">
              <w:rPr>
                <w:rFonts w:ascii="Arial" w:hAnsi="Arial" w:cs="Arial"/>
                <w:color w:val="000000"/>
                <w:sz w:val="24"/>
                <w:szCs w:val="24"/>
                <w:shd w:val="clear" w:color="auto" w:fill="FFFFFF"/>
                <w:rtl/>
              </w:rPr>
              <w:t>שני אדונים שוקולדים ברחובות צועדים, הולכים</w:t>
            </w:r>
            <w:r w:rsidRPr="008575D0">
              <w:rPr>
                <w:rFonts w:ascii="Arial" w:hAnsi="Arial" w:cs="Arial"/>
                <w:color w:val="000000"/>
                <w:sz w:val="24"/>
                <w:szCs w:val="24"/>
                <w:shd w:val="clear" w:color="auto" w:fill="FFFFFF"/>
              </w:rPr>
              <w:t>,</w:t>
            </w:r>
            <w:r w:rsidRPr="008575D0">
              <w:rPr>
                <w:rStyle w:val="apple-converted-space"/>
                <w:rFonts w:ascii="Arial" w:hAnsi="Arial" w:cs="Arial"/>
                <w:color w:val="000000"/>
                <w:sz w:val="24"/>
                <w:szCs w:val="24"/>
                <w:shd w:val="clear" w:color="auto" w:fill="FFFFFF"/>
              </w:rPr>
              <w:t> </w:t>
            </w:r>
            <w:r w:rsidRPr="008575D0">
              <w:rPr>
                <w:rFonts w:ascii="Arial" w:hAnsi="Arial" w:cs="Arial"/>
                <w:color w:val="000000"/>
                <w:sz w:val="24"/>
                <w:szCs w:val="24"/>
              </w:rPr>
              <w:br/>
            </w:r>
            <w:r w:rsidRPr="008575D0">
              <w:rPr>
                <w:rFonts w:ascii="Arial" w:hAnsi="Arial" w:cs="Arial"/>
                <w:color w:val="000000"/>
                <w:sz w:val="24"/>
                <w:szCs w:val="24"/>
                <w:shd w:val="clear" w:color="auto" w:fill="FFFFFF"/>
                <w:rtl/>
              </w:rPr>
              <w:t>זה עם זה מדברים</w:t>
            </w:r>
            <w:r w:rsidRPr="008575D0">
              <w:rPr>
                <w:rFonts w:ascii="Arial" w:hAnsi="Arial" w:cs="Arial"/>
                <w:color w:val="000000"/>
                <w:sz w:val="24"/>
                <w:szCs w:val="24"/>
                <w:shd w:val="clear" w:color="auto" w:fill="FFFFFF"/>
              </w:rPr>
              <w:t>.</w:t>
            </w:r>
            <w:r w:rsidRPr="008575D0">
              <w:rPr>
                <w:rStyle w:val="apple-converted-space"/>
                <w:rFonts w:ascii="Arial" w:hAnsi="Arial" w:cs="Arial"/>
                <w:color w:val="000000"/>
                <w:sz w:val="24"/>
                <w:szCs w:val="24"/>
                <w:shd w:val="clear" w:color="auto" w:fill="FFFFFF"/>
              </w:rPr>
              <w:t> </w:t>
            </w:r>
            <w:r w:rsidRPr="008575D0">
              <w:rPr>
                <w:rFonts w:ascii="Arial" w:hAnsi="Arial" w:cs="Arial"/>
                <w:color w:val="000000"/>
                <w:sz w:val="24"/>
                <w:szCs w:val="24"/>
              </w:rPr>
              <w:br/>
            </w:r>
            <w:r w:rsidRPr="008575D0">
              <w:rPr>
                <w:rFonts w:ascii="Arial" w:hAnsi="Arial" w:cs="Arial"/>
                <w:color w:val="000000"/>
                <w:sz w:val="24"/>
                <w:szCs w:val="24"/>
                <w:shd w:val="clear" w:color="auto" w:fill="FFFFFF"/>
                <w:rtl/>
              </w:rPr>
              <w:t>בוקר. רוח קלה</w:t>
            </w:r>
            <w:r w:rsidRPr="008575D0">
              <w:rPr>
                <w:rFonts w:ascii="Arial" w:hAnsi="Arial" w:cs="Arial"/>
                <w:color w:val="000000"/>
                <w:sz w:val="24"/>
                <w:szCs w:val="24"/>
                <w:shd w:val="clear" w:color="auto" w:fill="FFFFFF"/>
              </w:rPr>
              <w:t>.</w:t>
            </w:r>
            <w:r w:rsidRPr="008575D0">
              <w:rPr>
                <w:rStyle w:val="apple-converted-space"/>
                <w:rFonts w:ascii="Arial" w:hAnsi="Arial" w:cs="Arial"/>
                <w:color w:val="000000"/>
                <w:sz w:val="24"/>
                <w:szCs w:val="24"/>
                <w:shd w:val="clear" w:color="auto" w:fill="FFFFFF"/>
              </w:rPr>
              <w:t> </w:t>
            </w:r>
            <w:r w:rsidRPr="008575D0">
              <w:rPr>
                <w:rFonts w:ascii="Arial" w:hAnsi="Arial" w:cs="Arial"/>
                <w:color w:val="000000"/>
                <w:sz w:val="24"/>
                <w:szCs w:val="24"/>
              </w:rPr>
              <w:br/>
            </w:r>
            <w:r w:rsidRPr="008575D0">
              <w:rPr>
                <w:rFonts w:ascii="Arial" w:hAnsi="Arial" w:cs="Arial"/>
                <w:color w:val="000000"/>
                <w:sz w:val="24"/>
                <w:szCs w:val="24"/>
                <w:shd w:val="clear" w:color="auto" w:fill="FFFFFF"/>
                <w:rtl/>
              </w:rPr>
              <w:t>והנה</w:t>
            </w:r>
            <w:r w:rsidRPr="008575D0">
              <w:rPr>
                <w:rFonts w:ascii="Arial" w:hAnsi="Arial" w:cs="Arial"/>
                <w:color w:val="000000"/>
                <w:sz w:val="24"/>
                <w:szCs w:val="24"/>
                <w:shd w:val="clear" w:color="auto" w:fill="FFFFFF"/>
              </w:rPr>
              <w:t xml:space="preserve"> -</w:t>
            </w:r>
            <w:r w:rsidRPr="008575D0">
              <w:rPr>
                <w:rStyle w:val="apple-converted-space"/>
                <w:rFonts w:ascii="Arial" w:hAnsi="Arial" w:cs="Arial"/>
                <w:color w:val="000000"/>
                <w:sz w:val="24"/>
                <w:szCs w:val="24"/>
                <w:shd w:val="clear" w:color="auto" w:fill="FFFFFF"/>
              </w:rPr>
              <w:t> </w:t>
            </w:r>
            <w:r w:rsidRPr="008575D0">
              <w:rPr>
                <w:rFonts w:ascii="Arial" w:hAnsi="Arial" w:cs="Arial"/>
                <w:color w:val="000000"/>
                <w:sz w:val="24"/>
                <w:szCs w:val="24"/>
              </w:rPr>
              <w:br/>
            </w:r>
            <w:r w:rsidRPr="008575D0">
              <w:rPr>
                <w:rFonts w:ascii="Arial" w:hAnsi="Arial" w:cs="Arial"/>
                <w:color w:val="000000"/>
                <w:sz w:val="24"/>
                <w:szCs w:val="24"/>
                <w:shd w:val="clear" w:color="auto" w:fill="FFFFFF"/>
                <w:rtl/>
              </w:rPr>
              <w:t>בית צהוב, דלת ירוקה</w:t>
            </w:r>
            <w:r w:rsidRPr="008575D0">
              <w:rPr>
                <w:rFonts w:ascii="Arial" w:hAnsi="Arial" w:cs="Arial"/>
                <w:color w:val="000000"/>
                <w:sz w:val="24"/>
                <w:szCs w:val="24"/>
                <w:shd w:val="clear" w:color="auto" w:fill="FFFFFF"/>
              </w:rPr>
              <w:t>,</w:t>
            </w:r>
            <w:r w:rsidRPr="008575D0">
              <w:rPr>
                <w:rStyle w:val="apple-converted-space"/>
                <w:rFonts w:ascii="Arial" w:hAnsi="Arial" w:cs="Arial"/>
                <w:color w:val="000000"/>
                <w:sz w:val="24"/>
                <w:szCs w:val="24"/>
                <w:shd w:val="clear" w:color="auto" w:fill="FFFFFF"/>
              </w:rPr>
              <w:t> </w:t>
            </w:r>
            <w:r w:rsidRPr="008575D0">
              <w:rPr>
                <w:rFonts w:ascii="Arial" w:hAnsi="Arial" w:cs="Arial"/>
                <w:color w:val="000000"/>
                <w:sz w:val="24"/>
                <w:szCs w:val="24"/>
              </w:rPr>
              <w:br/>
            </w:r>
            <w:r w:rsidRPr="008575D0">
              <w:rPr>
                <w:rFonts w:ascii="Arial" w:hAnsi="Arial" w:cs="Arial"/>
                <w:color w:val="000000"/>
                <w:sz w:val="24"/>
                <w:szCs w:val="24"/>
                <w:shd w:val="clear" w:color="auto" w:fill="FFFFFF"/>
                <w:rtl/>
              </w:rPr>
              <w:t xml:space="preserve">גלין </w:t>
            </w:r>
            <w:proofErr w:type="spellStart"/>
            <w:r w:rsidRPr="008575D0">
              <w:rPr>
                <w:rFonts w:ascii="Arial" w:hAnsi="Arial" w:cs="Arial"/>
                <w:color w:val="000000"/>
                <w:sz w:val="24"/>
                <w:szCs w:val="24"/>
                <w:shd w:val="clear" w:color="auto" w:fill="FFFFFF"/>
                <w:rtl/>
              </w:rPr>
              <w:t>גלין</w:t>
            </w:r>
            <w:proofErr w:type="spellEnd"/>
            <w:r w:rsidRPr="008575D0">
              <w:rPr>
                <w:rFonts w:ascii="Arial" w:hAnsi="Arial" w:cs="Arial"/>
                <w:color w:val="000000"/>
                <w:sz w:val="24"/>
                <w:szCs w:val="24"/>
                <w:shd w:val="clear" w:color="auto" w:fill="FFFFFF"/>
                <w:rtl/>
              </w:rPr>
              <w:t>, גלין בפעמון</w:t>
            </w:r>
            <w:r w:rsidRPr="008575D0">
              <w:rPr>
                <w:rFonts w:ascii="Arial" w:hAnsi="Arial" w:cs="Arial"/>
                <w:color w:val="000000"/>
                <w:sz w:val="24"/>
                <w:szCs w:val="24"/>
                <w:shd w:val="clear" w:color="auto" w:fill="FFFFFF"/>
              </w:rPr>
              <w:t>.</w:t>
            </w:r>
            <w:r w:rsidRPr="008575D0">
              <w:rPr>
                <w:rStyle w:val="apple-converted-space"/>
                <w:rFonts w:ascii="Arial" w:hAnsi="Arial" w:cs="Arial"/>
                <w:color w:val="000000"/>
                <w:sz w:val="24"/>
                <w:szCs w:val="24"/>
                <w:shd w:val="clear" w:color="auto" w:fill="FFFFFF"/>
              </w:rPr>
              <w:t> </w:t>
            </w:r>
            <w:r w:rsidRPr="008575D0">
              <w:rPr>
                <w:rFonts w:ascii="Arial" w:hAnsi="Arial" w:cs="Arial"/>
                <w:color w:val="000000"/>
                <w:sz w:val="24"/>
                <w:szCs w:val="24"/>
              </w:rPr>
              <w:br/>
            </w:r>
            <w:r w:rsidRPr="008575D0">
              <w:rPr>
                <w:rFonts w:ascii="Arial" w:hAnsi="Arial" w:cs="Arial"/>
                <w:color w:val="000000"/>
                <w:sz w:val="24"/>
                <w:szCs w:val="24"/>
              </w:rPr>
              <w:br/>
            </w:r>
            <w:r w:rsidRPr="008575D0">
              <w:rPr>
                <w:rFonts w:ascii="Arial" w:hAnsi="Arial" w:cs="Arial"/>
                <w:color w:val="000000"/>
                <w:sz w:val="24"/>
                <w:szCs w:val="24"/>
                <w:shd w:val="clear" w:color="auto" w:fill="FFFFFF"/>
              </w:rPr>
              <w:t>"</w:t>
            </w:r>
            <w:r w:rsidRPr="008575D0">
              <w:rPr>
                <w:rFonts w:ascii="Arial" w:hAnsi="Arial" w:cs="Arial"/>
                <w:color w:val="000000"/>
                <w:sz w:val="24"/>
                <w:szCs w:val="24"/>
                <w:shd w:val="clear" w:color="auto" w:fill="FFFFFF"/>
                <w:rtl/>
              </w:rPr>
              <w:t>לפני צהרים טוב</w:t>
            </w:r>
            <w:r w:rsidRPr="008575D0">
              <w:rPr>
                <w:rFonts w:ascii="Arial" w:hAnsi="Arial" w:cs="Arial"/>
                <w:color w:val="000000"/>
                <w:sz w:val="24"/>
                <w:szCs w:val="24"/>
                <w:shd w:val="clear" w:color="auto" w:fill="FFFFFF"/>
              </w:rPr>
              <w:t>."</w:t>
            </w:r>
            <w:r w:rsidRPr="008575D0">
              <w:rPr>
                <w:rStyle w:val="apple-converted-space"/>
                <w:rFonts w:ascii="Arial" w:hAnsi="Arial" w:cs="Arial"/>
                <w:color w:val="000000"/>
                <w:sz w:val="24"/>
                <w:szCs w:val="24"/>
                <w:shd w:val="clear" w:color="auto" w:fill="FFFFFF"/>
              </w:rPr>
              <w:t> </w:t>
            </w:r>
            <w:r w:rsidRPr="008575D0">
              <w:rPr>
                <w:rFonts w:ascii="Arial" w:hAnsi="Arial" w:cs="Arial"/>
                <w:color w:val="000000"/>
                <w:sz w:val="24"/>
                <w:szCs w:val="24"/>
              </w:rPr>
              <w:br/>
            </w:r>
            <w:r w:rsidRPr="008575D0">
              <w:rPr>
                <w:rFonts w:ascii="Arial" w:hAnsi="Arial" w:cs="Arial"/>
                <w:color w:val="000000"/>
                <w:sz w:val="24"/>
                <w:szCs w:val="24"/>
                <w:shd w:val="clear" w:color="auto" w:fill="FFFFFF"/>
              </w:rPr>
              <w:t>"</w:t>
            </w:r>
            <w:r w:rsidRPr="008575D0">
              <w:rPr>
                <w:rFonts w:ascii="Arial" w:hAnsi="Arial" w:cs="Arial"/>
                <w:color w:val="000000"/>
                <w:sz w:val="24"/>
                <w:szCs w:val="24"/>
                <w:shd w:val="clear" w:color="auto" w:fill="FFFFFF"/>
                <w:rtl/>
              </w:rPr>
              <w:t>לפני צהרים טוב</w:t>
            </w:r>
            <w:r w:rsidRPr="008575D0">
              <w:rPr>
                <w:rFonts w:ascii="Arial" w:hAnsi="Arial" w:cs="Arial"/>
                <w:color w:val="000000"/>
                <w:sz w:val="24"/>
                <w:szCs w:val="24"/>
                <w:shd w:val="clear" w:color="auto" w:fill="FFFFFF"/>
              </w:rPr>
              <w:t>."</w:t>
            </w:r>
            <w:r w:rsidRPr="008575D0">
              <w:rPr>
                <w:rStyle w:val="apple-converted-space"/>
                <w:rFonts w:ascii="Arial" w:hAnsi="Arial" w:cs="Arial"/>
                <w:color w:val="000000"/>
                <w:sz w:val="24"/>
                <w:szCs w:val="24"/>
                <w:shd w:val="clear" w:color="auto" w:fill="FFFFFF"/>
              </w:rPr>
              <w:t> </w:t>
            </w:r>
            <w:r w:rsidRPr="008575D0">
              <w:rPr>
                <w:rFonts w:ascii="Arial" w:hAnsi="Arial" w:cs="Arial"/>
                <w:color w:val="000000"/>
                <w:sz w:val="24"/>
                <w:szCs w:val="24"/>
              </w:rPr>
              <w:br/>
            </w:r>
            <w:r w:rsidRPr="008575D0">
              <w:rPr>
                <w:rFonts w:ascii="Arial" w:hAnsi="Arial" w:cs="Arial"/>
                <w:color w:val="000000"/>
                <w:sz w:val="24"/>
                <w:szCs w:val="24"/>
                <w:shd w:val="clear" w:color="auto" w:fill="FFFFFF"/>
              </w:rPr>
              <w:t>"</w:t>
            </w:r>
            <w:r w:rsidRPr="008575D0">
              <w:rPr>
                <w:rFonts w:ascii="Arial" w:hAnsi="Arial" w:cs="Arial"/>
                <w:color w:val="000000"/>
                <w:sz w:val="24"/>
                <w:szCs w:val="24"/>
                <w:shd w:val="clear" w:color="auto" w:fill="FFFFFF"/>
                <w:rtl/>
              </w:rPr>
              <w:t>מה נעשה</w:t>
            </w:r>
            <w:r w:rsidRPr="008575D0">
              <w:rPr>
                <w:rFonts w:ascii="Arial" w:hAnsi="Arial" w:cs="Arial"/>
                <w:color w:val="000000"/>
                <w:sz w:val="24"/>
                <w:szCs w:val="24"/>
                <w:shd w:val="clear" w:color="auto" w:fill="FFFFFF"/>
              </w:rPr>
              <w:t>?"</w:t>
            </w:r>
            <w:r w:rsidRPr="008575D0">
              <w:rPr>
                <w:rStyle w:val="apple-converted-space"/>
                <w:rFonts w:ascii="Arial" w:hAnsi="Arial" w:cs="Arial"/>
                <w:color w:val="000000"/>
                <w:sz w:val="24"/>
                <w:szCs w:val="24"/>
                <w:shd w:val="clear" w:color="auto" w:fill="FFFFFF"/>
              </w:rPr>
              <w:t> </w:t>
            </w:r>
            <w:r w:rsidRPr="008575D0">
              <w:rPr>
                <w:rFonts w:ascii="Arial" w:hAnsi="Arial" w:cs="Arial"/>
                <w:color w:val="000000"/>
                <w:sz w:val="24"/>
                <w:szCs w:val="24"/>
              </w:rPr>
              <w:br/>
            </w:r>
            <w:r w:rsidRPr="008575D0">
              <w:rPr>
                <w:rFonts w:ascii="Arial" w:hAnsi="Arial" w:cs="Arial"/>
                <w:color w:val="000000"/>
                <w:sz w:val="24"/>
                <w:szCs w:val="24"/>
                <w:shd w:val="clear" w:color="auto" w:fill="FFFFFF"/>
              </w:rPr>
              <w:t>"</w:t>
            </w:r>
            <w:r w:rsidRPr="008575D0">
              <w:rPr>
                <w:rFonts w:ascii="Arial" w:hAnsi="Arial" w:cs="Arial"/>
                <w:color w:val="000000"/>
                <w:sz w:val="24"/>
                <w:szCs w:val="24"/>
                <w:shd w:val="clear" w:color="auto" w:fill="FFFFFF"/>
                <w:rtl/>
              </w:rPr>
              <w:t>אולי נלך לבקר</w:t>
            </w:r>
            <w:r>
              <w:rPr>
                <w:rStyle w:val="apple-converted-space"/>
              </w:rPr>
              <w:t xml:space="preserve"> </w:t>
            </w:r>
            <w:r w:rsidRPr="008575D0">
              <w:rPr>
                <w:rFonts w:ascii="Arial" w:hAnsi="Arial" w:cs="Arial"/>
                <w:color w:val="000000"/>
                <w:sz w:val="24"/>
                <w:szCs w:val="24"/>
                <w:shd w:val="clear" w:color="auto" w:fill="FFFFFF"/>
                <w:rtl/>
              </w:rPr>
              <w:t>חבר שלנו</w:t>
            </w:r>
            <w:r w:rsidRPr="008575D0">
              <w:rPr>
                <w:rFonts w:ascii="Arial" w:hAnsi="Arial" w:cs="Arial"/>
                <w:color w:val="000000"/>
                <w:sz w:val="24"/>
                <w:szCs w:val="24"/>
                <w:shd w:val="clear" w:color="auto" w:fill="FFFFFF"/>
              </w:rPr>
              <w:t>,</w:t>
            </w:r>
            <w:r w:rsidRPr="008575D0">
              <w:rPr>
                <w:rStyle w:val="apple-converted-space"/>
                <w:rFonts w:ascii="Arial" w:hAnsi="Arial" w:cs="Arial"/>
                <w:color w:val="000000"/>
                <w:sz w:val="24"/>
                <w:szCs w:val="24"/>
                <w:shd w:val="clear" w:color="auto" w:fill="FFFFFF"/>
              </w:rPr>
              <w:t> </w:t>
            </w:r>
            <w:r w:rsidRPr="008575D0">
              <w:rPr>
                <w:rFonts w:ascii="Arial" w:hAnsi="Arial" w:cs="Arial"/>
                <w:color w:val="000000"/>
                <w:sz w:val="24"/>
                <w:szCs w:val="24"/>
              </w:rPr>
              <w:br/>
            </w:r>
            <w:r w:rsidRPr="008575D0">
              <w:rPr>
                <w:rFonts w:ascii="Arial" w:hAnsi="Arial" w:cs="Arial"/>
                <w:color w:val="000000"/>
                <w:sz w:val="24"/>
                <w:szCs w:val="24"/>
                <w:shd w:val="clear" w:color="auto" w:fill="FFFFFF"/>
                <w:rtl/>
              </w:rPr>
              <w:t>אדון שוקו אחר</w:t>
            </w:r>
            <w:r w:rsidRPr="008575D0">
              <w:rPr>
                <w:rFonts w:ascii="Arial" w:hAnsi="Arial" w:cs="Arial"/>
                <w:color w:val="000000"/>
                <w:sz w:val="24"/>
                <w:szCs w:val="24"/>
                <w:shd w:val="clear" w:color="auto" w:fill="FFFFFF"/>
              </w:rPr>
              <w:t>."</w:t>
            </w:r>
            <w:r w:rsidRPr="008575D0">
              <w:rPr>
                <w:rStyle w:val="apple-converted-space"/>
                <w:rFonts w:ascii="Arial" w:hAnsi="Arial" w:cs="Arial"/>
                <w:color w:val="000000"/>
                <w:sz w:val="24"/>
                <w:szCs w:val="24"/>
                <w:shd w:val="clear" w:color="auto" w:fill="FFFFFF"/>
              </w:rPr>
              <w:t> </w:t>
            </w:r>
            <w:r w:rsidRPr="008575D0">
              <w:rPr>
                <w:rFonts w:ascii="Arial" w:hAnsi="Arial" w:cs="Arial"/>
                <w:color w:val="000000"/>
                <w:sz w:val="24"/>
                <w:szCs w:val="24"/>
              </w:rPr>
              <w:br/>
            </w:r>
            <w:r w:rsidRPr="008575D0">
              <w:rPr>
                <w:rFonts w:ascii="Arial" w:hAnsi="Arial" w:cs="Arial"/>
                <w:color w:val="000000"/>
                <w:sz w:val="24"/>
                <w:szCs w:val="24"/>
              </w:rPr>
              <w:br/>
            </w:r>
            <w:r w:rsidRPr="008575D0">
              <w:rPr>
                <w:rFonts w:ascii="Arial" w:hAnsi="Arial" w:cs="Arial"/>
                <w:color w:val="000000"/>
                <w:sz w:val="24"/>
                <w:szCs w:val="24"/>
                <w:shd w:val="clear" w:color="auto" w:fill="FFFFFF"/>
                <w:rtl/>
              </w:rPr>
              <w:t>שוקו, שוקו</w:t>
            </w:r>
            <w:r w:rsidRPr="008575D0">
              <w:rPr>
                <w:rStyle w:val="apple-converted-space"/>
                <w:rFonts w:ascii="Arial" w:hAnsi="Arial" w:cs="Arial"/>
                <w:color w:val="000000"/>
                <w:sz w:val="24"/>
                <w:szCs w:val="24"/>
                <w:shd w:val="clear" w:color="auto" w:fill="FFFFFF"/>
              </w:rPr>
              <w:t> </w:t>
            </w:r>
            <w:r w:rsidRPr="008575D0">
              <w:rPr>
                <w:rFonts w:ascii="Arial" w:hAnsi="Arial" w:cs="Arial"/>
                <w:color w:val="000000"/>
                <w:sz w:val="24"/>
                <w:szCs w:val="24"/>
              </w:rPr>
              <w:br/>
            </w:r>
            <w:r w:rsidRPr="008575D0">
              <w:rPr>
                <w:rFonts w:ascii="Arial" w:hAnsi="Arial" w:cs="Arial"/>
                <w:color w:val="000000"/>
                <w:sz w:val="24"/>
                <w:szCs w:val="24"/>
              </w:rPr>
              <w:br/>
            </w:r>
            <w:r w:rsidRPr="008575D0">
              <w:rPr>
                <w:rFonts w:ascii="Arial" w:hAnsi="Arial" w:cs="Arial"/>
                <w:color w:val="000000"/>
                <w:sz w:val="24"/>
                <w:szCs w:val="24"/>
                <w:shd w:val="clear" w:color="auto" w:fill="FFFFFF"/>
                <w:rtl/>
              </w:rPr>
              <w:t>שלושה אדונים שוקולדים ברחובות צועדים</w:t>
            </w:r>
            <w:r w:rsidRPr="008575D0">
              <w:rPr>
                <w:rFonts w:ascii="Arial" w:hAnsi="Arial" w:cs="Arial"/>
                <w:color w:val="000000"/>
                <w:sz w:val="24"/>
                <w:szCs w:val="24"/>
                <w:shd w:val="clear" w:color="auto" w:fill="FFFFFF"/>
              </w:rPr>
              <w:t>,</w:t>
            </w:r>
            <w:r w:rsidRPr="008575D0">
              <w:rPr>
                <w:rStyle w:val="apple-converted-space"/>
                <w:rFonts w:ascii="Arial" w:hAnsi="Arial" w:cs="Arial"/>
                <w:color w:val="000000"/>
                <w:sz w:val="24"/>
                <w:szCs w:val="24"/>
                <w:shd w:val="clear" w:color="auto" w:fill="FFFFFF"/>
              </w:rPr>
              <w:t> </w:t>
            </w:r>
            <w:r w:rsidRPr="008575D0">
              <w:rPr>
                <w:rFonts w:ascii="Arial" w:hAnsi="Arial" w:cs="Arial"/>
                <w:color w:val="000000"/>
                <w:sz w:val="24"/>
                <w:szCs w:val="24"/>
              </w:rPr>
              <w:br/>
            </w:r>
            <w:r w:rsidRPr="008575D0">
              <w:rPr>
                <w:rFonts w:ascii="Arial" w:hAnsi="Arial" w:cs="Arial"/>
                <w:color w:val="000000"/>
                <w:sz w:val="24"/>
                <w:szCs w:val="24"/>
                <w:shd w:val="clear" w:color="auto" w:fill="FFFFFF"/>
                <w:rtl/>
              </w:rPr>
              <w:t>צהריים ושמש חם</w:t>
            </w:r>
            <w:r w:rsidRPr="008575D0">
              <w:rPr>
                <w:rFonts w:ascii="Arial" w:hAnsi="Arial" w:cs="Arial"/>
                <w:color w:val="000000"/>
                <w:sz w:val="24"/>
                <w:szCs w:val="24"/>
                <w:shd w:val="clear" w:color="auto" w:fill="FFFFFF"/>
              </w:rPr>
              <w:t>.</w:t>
            </w:r>
            <w:r w:rsidRPr="008575D0">
              <w:rPr>
                <w:rStyle w:val="apple-converted-space"/>
                <w:rFonts w:ascii="Arial" w:hAnsi="Arial" w:cs="Arial"/>
                <w:color w:val="000000"/>
                <w:sz w:val="24"/>
                <w:szCs w:val="24"/>
                <w:shd w:val="clear" w:color="auto" w:fill="FFFFFF"/>
              </w:rPr>
              <w:t> </w:t>
            </w:r>
            <w:r w:rsidRPr="008575D0">
              <w:rPr>
                <w:rFonts w:ascii="Arial" w:hAnsi="Arial" w:cs="Arial"/>
                <w:color w:val="000000"/>
                <w:sz w:val="24"/>
                <w:szCs w:val="24"/>
              </w:rPr>
              <w:br/>
            </w:r>
            <w:r w:rsidRPr="008575D0">
              <w:rPr>
                <w:rFonts w:ascii="Arial" w:hAnsi="Arial" w:cs="Arial"/>
                <w:color w:val="000000"/>
                <w:sz w:val="24"/>
                <w:szCs w:val="24"/>
                <w:shd w:val="clear" w:color="auto" w:fill="FFFFFF"/>
              </w:rPr>
              <w:t>"</w:t>
            </w:r>
            <w:r w:rsidRPr="008575D0">
              <w:rPr>
                <w:rFonts w:ascii="Arial" w:hAnsi="Arial" w:cs="Arial"/>
                <w:color w:val="000000"/>
                <w:sz w:val="24"/>
                <w:szCs w:val="24"/>
                <w:shd w:val="clear" w:color="auto" w:fill="FFFFFF"/>
                <w:rtl/>
              </w:rPr>
              <w:t>אני עייף" אומר אדון שוקו</w:t>
            </w:r>
            <w:r w:rsidRPr="008575D0">
              <w:rPr>
                <w:rFonts w:ascii="Arial" w:hAnsi="Arial" w:cs="Arial"/>
                <w:color w:val="000000"/>
                <w:sz w:val="24"/>
                <w:szCs w:val="24"/>
                <w:shd w:val="clear" w:color="auto" w:fill="FFFFFF"/>
              </w:rPr>
              <w:t>.</w:t>
            </w:r>
            <w:r w:rsidRPr="008575D0">
              <w:rPr>
                <w:rStyle w:val="apple-converted-space"/>
                <w:rFonts w:ascii="Arial" w:hAnsi="Arial" w:cs="Arial"/>
                <w:color w:val="000000"/>
                <w:sz w:val="24"/>
                <w:szCs w:val="24"/>
                <w:shd w:val="clear" w:color="auto" w:fill="FFFFFF"/>
              </w:rPr>
              <w:t> </w:t>
            </w:r>
            <w:r w:rsidRPr="008575D0">
              <w:rPr>
                <w:rFonts w:ascii="Arial" w:hAnsi="Arial" w:cs="Arial"/>
                <w:color w:val="000000"/>
                <w:sz w:val="24"/>
                <w:szCs w:val="24"/>
              </w:rPr>
              <w:br/>
            </w:r>
            <w:r w:rsidRPr="008575D0">
              <w:rPr>
                <w:rFonts w:ascii="Arial" w:hAnsi="Arial" w:cs="Arial"/>
                <w:color w:val="000000"/>
                <w:sz w:val="24"/>
                <w:szCs w:val="24"/>
                <w:shd w:val="clear" w:color="auto" w:fill="FFFFFF"/>
              </w:rPr>
              <w:t>"</w:t>
            </w:r>
            <w:r w:rsidRPr="008575D0">
              <w:rPr>
                <w:rFonts w:ascii="Arial" w:hAnsi="Arial" w:cs="Arial"/>
                <w:color w:val="000000"/>
                <w:sz w:val="24"/>
                <w:szCs w:val="24"/>
                <w:shd w:val="clear" w:color="auto" w:fill="FFFFFF"/>
                <w:rtl/>
              </w:rPr>
              <w:t>אני רעב" אומר אדון שוקו</w:t>
            </w:r>
            <w:r w:rsidRPr="008575D0">
              <w:rPr>
                <w:rFonts w:ascii="Arial" w:hAnsi="Arial" w:cs="Arial"/>
                <w:color w:val="000000"/>
                <w:sz w:val="24"/>
                <w:szCs w:val="24"/>
                <w:shd w:val="clear" w:color="auto" w:fill="FFFFFF"/>
              </w:rPr>
              <w:t>.</w:t>
            </w:r>
            <w:r w:rsidRPr="008575D0">
              <w:rPr>
                <w:rStyle w:val="apple-converted-space"/>
                <w:rFonts w:ascii="Arial" w:hAnsi="Arial" w:cs="Arial"/>
                <w:color w:val="000000"/>
                <w:sz w:val="24"/>
                <w:szCs w:val="24"/>
                <w:shd w:val="clear" w:color="auto" w:fill="FFFFFF"/>
              </w:rPr>
              <w:t> </w:t>
            </w:r>
            <w:r w:rsidRPr="008575D0">
              <w:rPr>
                <w:rFonts w:ascii="Arial" w:hAnsi="Arial" w:cs="Arial"/>
                <w:color w:val="000000"/>
                <w:sz w:val="24"/>
                <w:szCs w:val="24"/>
              </w:rPr>
              <w:br/>
            </w:r>
            <w:r w:rsidRPr="008575D0">
              <w:rPr>
                <w:rFonts w:ascii="Arial" w:hAnsi="Arial" w:cs="Arial"/>
                <w:color w:val="000000"/>
                <w:sz w:val="24"/>
                <w:szCs w:val="24"/>
                <w:shd w:val="clear" w:color="auto" w:fill="FFFFFF"/>
              </w:rPr>
              <w:t>"</w:t>
            </w:r>
            <w:r w:rsidRPr="008575D0">
              <w:rPr>
                <w:rFonts w:ascii="Arial" w:hAnsi="Arial" w:cs="Arial"/>
                <w:color w:val="000000"/>
                <w:sz w:val="24"/>
                <w:szCs w:val="24"/>
                <w:shd w:val="clear" w:color="auto" w:fill="FFFFFF"/>
                <w:rtl/>
              </w:rPr>
              <w:t>אני צמא" אומר אדון שוקו</w:t>
            </w:r>
            <w:r w:rsidRPr="008575D0">
              <w:rPr>
                <w:rFonts w:ascii="Arial" w:hAnsi="Arial" w:cs="Arial"/>
                <w:color w:val="000000"/>
                <w:sz w:val="24"/>
                <w:szCs w:val="24"/>
                <w:shd w:val="clear" w:color="auto" w:fill="FFFFFF"/>
              </w:rPr>
              <w:t>.</w:t>
            </w:r>
            <w:r w:rsidRPr="008575D0">
              <w:rPr>
                <w:rStyle w:val="apple-converted-space"/>
                <w:rFonts w:ascii="Arial" w:hAnsi="Arial" w:cs="Arial"/>
                <w:color w:val="000000"/>
                <w:sz w:val="24"/>
                <w:szCs w:val="24"/>
                <w:shd w:val="clear" w:color="auto" w:fill="FFFFFF"/>
              </w:rPr>
              <w:t> </w:t>
            </w:r>
            <w:r w:rsidRPr="008575D0">
              <w:rPr>
                <w:rFonts w:ascii="Arial" w:hAnsi="Arial" w:cs="Arial"/>
                <w:color w:val="000000"/>
                <w:sz w:val="24"/>
                <w:szCs w:val="24"/>
              </w:rPr>
              <w:br/>
            </w:r>
            <w:r w:rsidRPr="008575D0">
              <w:rPr>
                <w:rFonts w:ascii="Arial" w:hAnsi="Arial" w:cs="Arial"/>
                <w:color w:val="000000"/>
                <w:sz w:val="24"/>
                <w:szCs w:val="24"/>
              </w:rPr>
              <w:br/>
            </w:r>
            <w:r w:rsidRPr="008575D0">
              <w:rPr>
                <w:rFonts w:ascii="Arial" w:hAnsi="Arial" w:cs="Arial"/>
                <w:color w:val="000000"/>
                <w:sz w:val="24"/>
                <w:szCs w:val="24"/>
                <w:shd w:val="clear" w:color="auto" w:fill="FFFFFF"/>
                <w:rtl/>
              </w:rPr>
              <w:t>שלושה אדונים שוקולדים צועדים למסעדה</w:t>
            </w:r>
            <w:r w:rsidRPr="008575D0">
              <w:rPr>
                <w:rFonts w:ascii="Arial" w:hAnsi="Arial" w:cs="Arial"/>
                <w:color w:val="000000"/>
                <w:sz w:val="24"/>
                <w:szCs w:val="24"/>
                <w:shd w:val="clear" w:color="auto" w:fill="FFFFFF"/>
              </w:rPr>
              <w:t>,</w:t>
            </w:r>
            <w:r w:rsidRPr="008575D0">
              <w:rPr>
                <w:rStyle w:val="apple-converted-space"/>
                <w:rFonts w:ascii="Arial" w:hAnsi="Arial" w:cs="Arial"/>
                <w:color w:val="000000"/>
                <w:sz w:val="24"/>
                <w:szCs w:val="24"/>
                <w:shd w:val="clear" w:color="auto" w:fill="FFFFFF"/>
              </w:rPr>
              <w:t> </w:t>
            </w:r>
            <w:r w:rsidRPr="008575D0">
              <w:rPr>
                <w:rFonts w:ascii="Arial" w:hAnsi="Arial" w:cs="Arial"/>
                <w:color w:val="000000"/>
                <w:sz w:val="24"/>
                <w:szCs w:val="24"/>
              </w:rPr>
              <w:br/>
            </w:r>
            <w:r w:rsidRPr="008575D0">
              <w:rPr>
                <w:rFonts w:ascii="Arial" w:hAnsi="Arial" w:cs="Arial"/>
                <w:color w:val="000000"/>
                <w:sz w:val="24"/>
                <w:szCs w:val="24"/>
                <w:shd w:val="clear" w:color="auto" w:fill="FFFFFF"/>
                <w:rtl/>
              </w:rPr>
              <w:t>שלושה אדונים</w:t>
            </w:r>
            <w:r w:rsidRPr="008575D0">
              <w:rPr>
                <w:rStyle w:val="apple-converted-space"/>
                <w:rFonts w:ascii="Arial" w:hAnsi="Arial" w:cs="Arial"/>
                <w:color w:val="000000"/>
                <w:sz w:val="24"/>
                <w:szCs w:val="24"/>
                <w:shd w:val="clear" w:color="auto" w:fill="FFFFFF"/>
              </w:rPr>
              <w:t> </w:t>
            </w:r>
            <w:r w:rsidRPr="008575D0">
              <w:rPr>
                <w:rFonts w:ascii="Arial" w:hAnsi="Arial" w:cs="Arial"/>
                <w:color w:val="000000"/>
                <w:sz w:val="24"/>
                <w:szCs w:val="24"/>
              </w:rPr>
              <w:br/>
            </w:r>
            <w:r w:rsidRPr="008575D0">
              <w:rPr>
                <w:rFonts w:ascii="Arial" w:hAnsi="Arial" w:cs="Arial"/>
                <w:color w:val="000000"/>
                <w:sz w:val="24"/>
                <w:szCs w:val="24"/>
                <w:shd w:val="clear" w:color="auto" w:fill="FFFFFF"/>
                <w:rtl/>
              </w:rPr>
              <w:t>יושבים סועדים סלט ומרק ופלפל ממולא</w:t>
            </w:r>
            <w:r w:rsidRPr="008575D0">
              <w:rPr>
                <w:rFonts w:ascii="Arial" w:hAnsi="Arial" w:cs="Arial"/>
                <w:color w:val="000000"/>
                <w:sz w:val="24"/>
                <w:szCs w:val="24"/>
                <w:shd w:val="clear" w:color="auto" w:fill="FFFFFF"/>
              </w:rPr>
              <w:t>.</w:t>
            </w:r>
            <w:r w:rsidRPr="008575D0">
              <w:rPr>
                <w:rStyle w:val="apple-converted-space"/>
                <w:rFonts w:ascii="Arial" w:hAnsi="Arial" w:cs="Arial"/>
                <w:color w:val="000000"/>
                <w:sz w:val="24"/>
                <w:szCs w:val="24"/>
                <w:shd w:val="clear" w:color="auto" w:fill="FFFFFF"/>
              </w:rPr>
              <w:t> </w:t>
            </w:r>
            <w:r w:rsidRPr="008575D0">
              <w:rPr>
                <w:rFonts w:ascii="Arial" w:hAnsi="Arial" w:cs="Arial"/>
                <w:color w:val="000000"/>
                <w:sz w:val="24"/>
                <w:szCs w:val="24"/>
              </w:rPr>
              <w:br/>
            </w:r>
            <w:r w:rsidRPr="008575D0">
              <w:rPr>
                <w:rFonts w:ascii="Arial" w:hAnsi="Arial" w:cs="Arial"/>
                <w:color w:val="000000"/>
                <w:sz w:val="24"/>
                <w:szCs w:val="24"/>
                <w:shd w:val="clear" w:color="auto" w:fill="FFFFFF"/>
                <w:rtl/>
              </w:rPr>
              <w:t>וכבר לא ילכו לבקר</w:t>
            </w:r>
            <w:r w:rsidRPr="008575D0">
              <w:rPr>
                <w:rStyle w:val="apple-converted-space"/>
                <w:rFonts w:ascii="Arial" w:hAnsi="Arial" w:cs="Arial"/>
                <w:color w:val="000000"/>
                <w:sz w:val="24"/>
                <w:szCs w:val="24"/>
                <w:shd w:val="clear" w:color="auto" w:fill="FFFFFF"/>
              </w:rPr>
              <w:t> </w:t>
            </w:r>
            <w:r w:rsidRPr="008575D0">
              <w:rPr>
                <w:rFonts w:ascii="Arial" w:hAnsi="Arial" w:cs="Arial"/>
                <w:color w:val="000000"/>
                <w:sz w:val="24"/>
                <w:szCs w:val="24"/>
                <w:shd w:val="clear" w:color="auto" w:fill="FFFFFF"/>
                <w:rtl/>
              </w:rPr>
              <w:t>חבר שלהם</w:t>
            </w:r>
            <w:r w:rsidRPr="008575D0">
              <w:rPr>
                <w:rFonts w:ascii="Arial" w:hAnsi="Arial" w:cs="Arial"/>
                <w:color w:val="000000"/>
                <w:sz w:val="24"/>
                <w:szCs w:val="24"/>
                <w:shd w:val="clear" w:color="auto" w:fill="FFFFFF"/>
              </w:rPr>
              <w:t>,</w:t>
            </w:r>
            <w:r w:rsidRPr="008575D0">
              <w:rPr>
                <w:rStyle w:val="apple-converted-space"/>
                <w:rFonts w:ascii="Arial" w:hAnsi="Arial" w:cs="Arial"/>
                <w:color w:val="000000"/>
                <w:sz w:val="24"/>
                <w:szCs w:val="24"/>
                <w:shd w:val="clear" w:color="auto" w:fill="FFFFFF"/>
              </w:rPr>
              <w:t> </w:t>
            </w:r>
            <w:r w:rsidRPr="008575D0">
              <w:rPr>
                <w:rFonts w:ascii="Arial" w:hAnsi="Arial" w:cs="Arial"/>
                <w:color w:val="000000"/>
                <w:sz w:val="24"/>
                <w:szCs w:val="24"/>
              </w:rPr>
              <w:br/>
            </w:r>
            <w:r w:rsidRPr="008575D0">
              <w:rPr>
                <w:rFonts w:ascii="Arial" w:hAnsi="Arial" w:cs="Arial"/>
                <w:color w:val="000000"/>
                <w:sz w:val="24"/>
                <w:szCs w:val="24"/>
                <w:shd w:val="clear" w:color="auto" w:fill="FFFFFF"/>
                <w:rtl/>
              </w:rPr>
              <w:t>אדון שוקו אחר</w:t>
            </w:r>
            <w:r w:rsidRPr="008575D0">
              <w:rPr>
                <w:rFonts w:ascii="Arial" w:hAnsi="Arial" w:cs="Arial"/>
                <w:color w:val="000000"/>
                <w:sz w:val="24"/>
                <w:szCs w:val="24"/>
                <w:shd w:val="clear" w:color="auto" w:fill="FFFFFF"/>
              </w:rPr>
              <w:t>.</w:t>
            </w:r>
            <w:r w:rsidRPr="008575D0">
              <w:rPr>
                <w:rStyle w:val="apple-converted-space"/>
                <w:rFonts w:ascii="Arial" w:hAnsi="Arial" w:cs="Arial"/>
                <w:color w:val="000000"/>
                <w:sz w:val="24"/>
                <w:szCs w:val="24"/>
                <w:shd w:val="clear" w:color="auto" w:fill="FFFFFF"/>
              </w:rPr>
              <w:t> </w:t>
            </w:r>
            <w:r w:rsidRPr="008575D0">
              <w:rPr>
                <w:rFonts w:ascii="Arial" w:hAnsi="Arial" w:cs="Arial"/>
                <w:color w:val="000000"/>
                <w:sz w:val="24"/>
                <w:szCs w:val="24"/>
              </w:rPr>
              <w:br/>
            </w:r>
            <w:r w:rsidRPr="008575D0">
              <w:rPr>
                <w:rFonts w:ascii="Arial" w:hAnsi="Arial" w:cs="Arial"/>
                <w:color w:val="000000"/>
                <w:sz w:val="24"/>
                <w:szCs w:val="24"/>
              </w:rPr>
              <w:br/>
            </w:r>
            <w:r w:rsidRPr="008575D0">
              <w:rPr>
                <w:rFonts w:ascii="Arial" w:hAnsi="Arial" w:cs="Arial"/>
                <w:color w:val="000000"/>
                <w:sz w:val="24"/>
                <w:szCs w:val="24"/>
                <w:shd w:val="clear" w:color="auto" w:fill="FFFFFF"/>
                <w:rtl/>
              </w:rPr>
              <w:lastRenderedPageBreak/>
              <w:t>שוקו, שוקו, שוקו</w:t>
            </w:r>
            <w:r w:rsidRPr="008575D0">
              <w:rPr>
                <w:rStyle w:val="apple-converted-space"/>
                <w:rFonts w:ascii="Arial" w:hAnsi="Arial" w:cs="Arial"/>
                <w:color w:val="000000"/>
                <w:sz w:val="24"/>
                <w:szCs w:val="24"/>
                <w:shd w:val="clear" w:color="auto" w:fill="FFFFFF"/>
              </w:rPr>
              <w:t> </w:t>
            </w:r>
          </w:p>
          <w:p w:rsidR="008575D0" w:rsidRPr="008575D0" w:rsidRDefault="008575D0" w:rsidP="008575D0">
            <w:pPr>
              <w:rPr>
                <w:rtl/>
              </w:rPr>
            </w:pPr>
          </w:p>
        </w:tc>
      </w:tr>
    </w:tbl>
    <w:p w:rsidR="00E57C10" w:rsidRDefault="006E29D2">
      <w:pPr>
        <w:rPr>
          <w:i/>
          <w:iCs/>
          <w:sz w:val="28"/>
          <w:szCs w:val="28"/>
          <w:rtl/>
        </w:rPr>
      </w:pPr>
      <w:r w:rsidRPr="006E29D2">
        <w:rPr>
          <w:rFonts w:hint="cs"/>
          <w:i/>
          <w:iCs/>
          <w:sz w:val="28"/>
          <w:szCs w:val="28"/>
          <w:rtl/>
        </w:rPr>
        <w:lastRenderedPageBreak/>
        <w:t>נספח 2:תעודת זהות.</w:t>
      </w:r>
    </w:p>
    <w:p w:rsidR="007673DB" w:rsidRDefault="007673DB">
      <w:pPr>
        <w:rPr>
          <w:i/>
          <w:iCs/>
          <w:sz w:val="28"/>
          <w:szCs w:val="28"/>
          <w:rtl/>
        </w:rPr>
      </w:pPr>
      <w:r>
        <w:rPr>
          <w:rFonts w:hint="cs"/>
          <w:i/>
          <w:iCs/>
          <w:sz w:val="28"/>
          <w:szCs w:val="28"/>
          <w:rtl/>
        </w:rPr>
        <w:t>בפנים</w:t>
      </w:r>
    </w:p>
    <w:tbl>
      <w:tblPr>
        <w:tblStyle w:val="a3"/>
        <w:bidiVisual/>
        <w:tblW w:w="0" w:type="auto"/>
        <w:tblLook w:val="04A0" w:firstRow="1" w:lastRow="0" w:firstColumn="1" w:lastColumn="0" w:noHBand="0" w:noVBand="1"/>
      </w:tblPr>
      <w:tblGrid>
        <w:gridCol w:w="4261"/>
        <w:gridCol w:w="4261"/>
      </w:tblGrid>
      <w:tr w:rsidR="007673DB" w:rsidTr="007673DB">
        <w:tc>
          <w:tcPr>
            <w:tcW w:w="4261" w:type="dxa"/>
          </w:tcPr>
          <w:p w:rsidR="007673DB" w:rsidRDefault="007673DB">
            <w:pPr>
              <w:rPr>
                <w:i/>
                <w:iCs/>
                <w:sz w:val="28"/>
                <w:szCs w:val="28"/>
                <w:rtl/>
              </w:rPr>
            </w:pPr>
          </w:p>
          <w:p w:rsidR="007673DB" w:rsidRDefault="00566778" w:rsidP="00566778">
            <w:pPr>
              <w:rPr>
                <w:i/>
                <w:iCs/>
                <w:sz w:val="28"/>
                <w:szCs w:val="28"/>
                <w:rtl/>
              </w:rPr>
            </w:pPr>
            <w:r>
              <w:rPr>
                <w:rFonts w:hint="cs"/>
                <w:i/>
                <w:iCs/>
                <w:sz w:val="28"/>
                <w:szCs w:val="28"/>
                <w:rtl/>
              </w:rPr>
              <w:t>-מקום הולדתו_______________</w:t>
            </w:r>
          </w:p>
          <w:p w:rsidR="00566778" w:rsidRDefault="00566778">
            <w:pPr>
              <w:rPr>
                <w:i/>
                <w:iCs/>
                <w:sz w:val="28"/>
                <w:szCs w:val="28"/>
                <w:rtl/>
              </w:rPr>
            </w:pPr>
            <w:r>
              <w:rPr>
                <w:rFonts w:hint="cs"/>
                <w:i/>
                <w:iCs/>
                <w:sz w:val="28"/>
                <w:szCs w:val="28"/>
                <w:rtl/>
              </w:rPr>
              <w:t>-שנת לידה_________________</w:t>
            </w:r>
          </w:p>
          <w:p w:rsidR="00566778" w:rsidRDefault="00566778">
            <w:pPr>
              <w:rPr>
                <w:i/>
                <w:iCs/>
                <w:sz w:val="28"/>
                <w:szCs w:val="28"/>
                <w:rtl/>
              </w:rPr>
            </w:pPr>
            <w:r>
              <w:rPr>
                <w:rFonts w:hint="cs"/>
                <w:i/>
                <w:iCs/>
                <w:sz w:val="28"/>
                <w:szCs w:val="28"/>
                <w:rtl/>
              </w:rPr>
              <w:t>-גיל פטירתו________________</w:t>
            </w:r>
          </w:p>
          <w:p w:rsidR="007673DB" w:rsidRDefault="00566778">
            <w:pPr>
              <w:rPr>
                <w:i/>
                <w:iCs/>
                <w:sz w:val="28"/>
                <w:szCs w:val="28"/>
                <w:rtl/>
              </w:rPr>
            </w:pPr>
            <w:r>
              <w:rPr>
                <w:rFonts w:hint="cs"/>
                <w:i/>
                <w:iCs/>
                <w:sz w:val="28"/>
                <w:szCs w:val="28"/>
                <w:rtl/>
              </w:rPr>
              <w:t>-על הבית בו גדל____________ ________________________</w:t>
            </w:r>
          </w:p>
          <w:p w:rsidR="007673DB" w:rsidRDefault="00566778">
            <w:pPr>
              <w:rPr>
                <w:i/>
                <w:iCs/>
                <w:sz w:val="28"/>
                <w:szCs w:val="28"/>
                <w:rtl/>
              </w:rPr>
            </w:pPr>
            <w:r>
              <w:rPr>
                <w:rFonts w:hint="cs"/>
                <w:i/>
                <w:iCs/>
                <w:sz w:val="28"/>
                <w:szCs w:val="28"/>
                <w:rtl/>
              </w:rPr>
              <w:t>________________________</w:t>
            </w:r>
          </w:p>
          <w:p w:rsidR="00566778" w:rsidRDefault="00566778">
            <w:pPr>
              <w:rPr>
                <w:i/>
                <w:iCs/>
                <w:sz w:val="28"/>
                <w:szCs w:val="28"/>
                <w:rtl/>
              </w:rPr>
            </w:pPr>
            <w:r>
              <w:rPr>
                <w:rFonts w:hint="cs"/>
                <w:i/>
                <w:iCs/>
                <w:sz w:val="28"/>
                <w:szCs w:val="28"/>
                <w:rtl/>
              </w:rPr>
              <w:t>________________________</w:t>
            </w:r>
          </w:p>
          <w:p w:rsidR="007673DB" w:rsidRDefault="00566778">
            <w:pPr>
              <w:rPr>
                <w:i/>
                <w:iCs/>
                <w:sz w:val="28"/>
                <w:szCs w:val="28"/>
                <w:rtl/>
              </w:rPr>
            </w:pPr>
            <w:r>
              <w:rPr>
                <w:rFonts w:hint="cs"/>
                <w:i/>
                <w:iCs/>
                <w:sz w:val="28"/>
                <w:szCs w:val="28"/>
                <w:rtl/>
              </w:rPr>
              <w:t>-שירות צבאי _______________</w:t>
            </w:r>
          </w:p>
          <w:p w:rsidR="00566778" w:rsidRDefault="00566778">
            <w:pPr>
              <w:rPr>
                <w:i/>
                <w:iCs/>
                <w:sz w:val="28"/>
                <w:szCs w:val="28"/>
                <w:rtl/>
              </w:rPr>
            </w:pPr>
            <w:r>
              <w:rPr>
                <w:rFonts w:hint="cs"/>
                <w:i/>
                <w:iCs/>
                <w:sz w:val="28"/>
                <w:szCs w:val="28"/>
                <w:rtl/>
              </w:rPr>
              <w:t>________________________</w:t>
            </w:r>
          </w:p>
          <w:p w:rsidR="007673DB" w:rsidRDefault="00566778">
            <w:pPr>
              <w:rPr>
                <w:i/>
                <w:iCs/>
                <w:sz w:val="28"/>
                <w:szCs w:val="28"/>
                <w:rtl/>
              </w:rPr>
            </w:pPr>
            <w:r>
              <w:rPr>
                <w:rFonts w:hint="cs"/>
                <w:i/>
                <w:iCs/>
                <w:sz w:val="28"/>
                <w:szCs w:val="28"/>
                <w:rtl/>
              </w:rPr>
              <w:t>-תחילת דרכו במוזיקה ________</w:t>
            </w:r>
          </w:p>
          <w:p w:rsidR="00566778" w:rsidRDefault="00566778">
            <w:pPr>
              <w:rPr>
                <w:i/>
                <w:iCs/>
                <w:sz w:val="28"/>
                <w:szCs w:val="28"/>
                <w:rtl/>
              </w:rPr>
            </w:pPr>
            <w:r>
              <w:rPr>
                <w:rFonts w:hint="cs"/>
                <w:i/>
                <w:iCs/>
                <w:sz w:val="28"/>
                <w:szCs w:val="28"/>
                <w:rtl/>
              </w:rPr>
              <w:t>________________________</w:t>
            </w:r>
          </w:p>
          <w:p w:rsidR="00566778" w:rsidRDefault="00566778">
            <w:pPr>
              <w:rPr>
                <w:i/>
                <w:iCs/>
                <w:sz w:val="28"/>
                <w:szCs w:val="28"/>
                <w:rtl/>
              </w:rPr>
            </w:pPr>
            <w:r>
              <w:rPr>
                <w:rFonts w:hint="cs"/>
                <w:i/>
                <w:iCs/>
                <w:sz w:val="28"/>
                <w:szCs w:val="28"/>
                <w:rtl/>
              </w:rPr>
              <w:t>________________________</w:t>
            </w:r>
          </w:p>
          <w:p w:rsidR="00566778" w:rsidRDefault="00566778">
            <w:pPr>
              <w:rPr>
                <w:i/>
                <w:iCs/>
                <w:sz w:val="28"/>
                <w:szCs w:val="28"/>
                <w:rtl/>
              </w:rPr>
            </w:pPr>
            <w:r>
              <w:rPr>
                <w:rFonts w:hint="cs"/>
                <w:i/>
                <w:iCs/>
                <w:sz w:val="28"/>
                <w:szCs w:val="28"/>
                <w:rtl/>
              </w:rPr>
              <w:t>________________________</w:t>
            </w:r>
          </w:p>
          <w:p w:rsidR="007673DB" w:rsidRDefault="007673DB">
            <w:pPr>
              <w:rPr>
                <w:i/>
                <w:iCs/>
                <w:sz w:val="28"/>
                <w:szCs w:val="28"/>
                <w:rtl/>
              </w:rPr>
            </w:pPr>
          </w:p>
        </w:tc>
        <w:tc>
          <w:tcPr>
            <w:tcW w:w="4261" w:type="dxa"/>
          </w:tcPr>
          <w:p w:rsidR="00566778" w:rsidRDefault="00566778">
            <w:pPr>
              <w:rPr>
                <w:i/>
                <w:iCs/>
                <w:sz w:val="28"/>
                <w:szCs w:val="28"/>
                <w:rtl/>
              </w:rPr>
            </w:pPr>
          </w:p>
          <w:p w:rsidR="00566778" w:rsidRDefault="00566778" w:rsidP="00566778">
            <w:pPr>
              <w:rPr>
                <w:i/>
                <w:iCs/>
                <w:sz w:val="28"/>
                <w:szCs w:val="28"/>
                <w:rtl/>
              </w:rPr>
            </w:pPr>
            <w:r>
              <w:rPr>
                <w:rFonts w:hint="cs"/>
                <w:i/>
                <w:iCs/>
                <w:sz w:val="28"/>
                <w:szCs w:val="28"/>
                <w:rtl/>
              </w:rPr>
              <w:t>-לאיזה קהל יעד כתב? ________</w:t>
            </w:r>
          </w:p>
          <w:p w:rsidR="00566778" w:rsidRDefault="00566778">
            <w:pPr>
              <w:rPr>
                <w:i/>
                <w:iCs/>
                <w:sz w:val="28"/>
                <w:szCs w:val="28"/>
                <w:rtl/>
              </w:rPr>
            </w:pPr>
            <w:r>
              <w:rPr>
                <w:rFonts w:hint="cs"/>
                <w:i/>
                <w:iCs/>
                <w:sz w:val="28"/>
                <w:szCs w:val="28"/>
                <w:rtl/>
              </w:rPr>
              <w:t>________________________</w:t>
            </w:r>
          </w:p>
          <w:p w:rsidR="00566778" w:rsidRDefault="00566778">
            <w:pPr>
              <w:rPr>
                <w:i/>
                <w:iCs/>
                <w:sz w:val="28"/>
                <w:szCs w:val="28"/>
                <w:rtl/>
              </w:rPr>
            </w:pPr>
            <w:r>
              <w:rPr>
                <w:rFonts w:hint="cs"/>
                <w:i/>
                <w:iCs/>
                <w:sz w:val="28"/>
                <w:szCs w:val="28"/>
                <w:rtl/>
              </w:rPr>
              <w:t>________________________</w:t>
            </w:r>
          </w:p>
          <w:p w:rsidR="00566778" w:rsidRDefault="00566778">
            <w:pPr>
              <w:rPr>
                <w:i/>
                <w:iCs/>
                <w:sz w:val="28"/>
                <w:szCs w:val="28"/>
                <w:rtl/>
              </w:rPr>
            </w:pPr>
            <w:r>
              <w:rPr>
                <w:rFonts w:hint="cs"/>
                <w:i/>
                <w:iCs/>
                <w:sz w:val="28"/>
                <w:szCs w:val="28"/>
                <w:rtl/>
              </w:rPr>
              <w:t>________________________</w:t>
            </w:r>
          </w:p>
          <w:p w:rsidR="00566778" w:rsidRDefault="00566778">
            <w:pPr>
              <w:rPr>
                <w:i/>
                <w:iCs/>
                <w:sz w:val="28"/>
                <w:szCs w:val="28"/>
                <w:rtl/>
              </w:rPr>
            </w:pPr>
            <w:r>
              <w:rPr>
                <w:rFonts w:hint="cs"/>
                <w:i/>
                <w:iCs/>
                <w:sz w:val="28"/>
                <w:szCs w:val="28"/>
                <w:rtl/>
              </w:rPr>
              <w:t>________________________</w:t>
            </w:r>
          </w:p>
          <w:p w:rsidR="00566778" w:rsidRDefault="00566778" w:rsidP="00566778">
            <w:pPr>
              <w:rPr>
                <w:i/>
                <w:iCs/>
                <w:sz w:val="28"/>
                <w:szCs w:val="28"/>
                <w:rtl/>
              </w:rPr>
            </w:pPr>
            <w:r>
              <w:rPr>
                <w:rFonts w:hint="cs"/>
                <w:i/>
                <w:iCs/>
                <w:sz w:val="28"/>
                <w:szCs w:val="28"/>
                <w:rtl/>
              </w:rPr>
              <w:t>-כמה שירים כתב?___________</w:t>
            </w:r>
          </w:p>
          <w:p w:rsidR="00566778" w:rsidRDefault="00566778" w:rsidP="00566778">
            <w:pPr>
              <w:rPr>
                <w:i/>
                <w:iCs/>
                <w:sz w:val="28"/>
                <w:szCs w:val="28"/>
                <w:rtl/>
              </w:rPr>
            </w:pPr>
            <w:r>
              <w:rPr>
                <w:rFonts w:hint="cs"/>
                <w:i/>
                <w:iCs/>
                <w:sz w:val="28"/>
                <w:szCs w:val="28"/>
                <w:rtl/>
              </w:rPr>
              <w:t>-פרטים חדשים שלמדתי על היוצר    עוזי חיטמן מתוך הטקסטים _____</w:t>
            </w:r>
          </w:p>
          <w:p w:rsidR="00566778" w:rsidRDefault="00566778">
            <w:pPr>
              <w:rPr>
                <w:i/>
                <w:iCs/>
                <w:sz w:val="28"/>
                <w:szCs w:val="28"/>
                <w:rtl/>
              </w:rPr>
            </w:pPr>
            <w:r>
              <w:rPr>
                <w:rFonts w:hint="cs"/>
                <w:i/>
                <w:iCs/>
                <w:sz w:val="28"/>
                <w:szCs w:val="28"/>
                <w:rtl/>
              </w:rPr>
              <w:t>________________________</w:t>
            </w:r>
          </w:p>
          <w:p w:rsidR="00566778" w:rsidRDefault="00566778">
            <w:pPr>
              <w:rPr>
                <w:i/>
                <w:iCs/>
                <w:sz w:val="28"/>
                <w:szCs w:val="28"/>
                <w:rtl/>
              </w:rPr>
            </w:pPr>
            <w:r>
              <w:rPr>
                <w:rFonts w:hint="cs"/>
                <w:i/>
                <w:iCs/>
                <w:sz w:val="28"/>
                <w:szCs w:val="28"/>
                <w:rtl/>
              </w:rPr>
              <w:t>________________________</w:t>
            </w:r>
          </w:p>
          <w:p w:rsidR="00566778" w:rsidRDefault="00566778">
            <w:pPr>
              <w:rPr>
                <w:i/>
                <w:iCs/>
                <w:sz w:val="28"/>
                <w:szCs w:val="28"/>
                <w:rtl/>
              </w:rPr>
            </w:pPr>
            <w:r>
              <w:rPr>
                <w:rFonts w:hint="cs"/>
                <w:i/>
                <w:iCs/>
                <w:sz w:val="28"/>
                <w:szCs w:val="28"/>
                <w:rtl/>
              </w:rPr>
              <w:t>________________________</w:t>
            </w:r>
          </w:p>
          <w:p w:rsidR="00566778" w:rsidRDefault="00566778">
            <w:pPr>
              <w:rPr>
                <w:i/>
                <w:iCs/>
                <w:sz w:val="28"/>
                <w:szCs w:val="28"/>
                <w:rtl/>
              </w:rPr>
            </w:pPr>
            <w:r>
              <w:rPr>
                <w:rFonts w:hint="cs"/>
                <w:i/>
                <w:iCs/>
                <w:sz w:val="28"/>
                <w:szCs w:val="28"/>
                <w:rtl/>
              </w:rPr>
              <w:t>________________________</w:t>
            </w:r>
          </w:p>
          <w:p w:rsidR="00566778" w:rsidRDefault="00566778">
            <w:pPr>
              <w:rPr>
                <w:i/>
                <w:iCs/>
                <w:sz w:val="28"/>
                <w:szCs w:val="28"/>
                <w:rtl/>
              </w:rPr>
            </w:pPr>
            <w:r>
              <w:rPr>
                <w:rFonts w:hint="cs"/>
                <w:i/>
                <w:iCs/>
                <w:sz w:val="28"/>
                <w:szCs w:val="28"/>
                <w:rtl/>
              </w:rPr>
              <w:t>________________________</w:t>
            </w:r>
          </w:p>
        </w:tc>
      </w:tr>
    </w:tbl>
    <w:p w:rsidR="007673DB" w:rsidRDefault="007673DB">
      <w:pPr>
        <w:rPr>
          <w:i/>
          <w:iCs/>
          <w:sz w:val="28"/>
          <w:szCs w:val="28"/>
          <w:rtl/>
        </w:rPr>
      </w:pPr>
    </w:p>
    <w:p w:rsidR="007673DB" w:rsidRDefault="007673DB">
      <w:pPr>
        <w:rPr>
          <w:i/>
          <w:iCs/>
          <w:sz w:val="28"/>
          <w:szCs w:val="28"/>
          <w:rtl/>
        </w:rPr>
      </w:pPr>
    </w:p>
    <w:p w:rsidR="007673DB" w:rsidRDefault="007673DB" w:rsidP="007673DB">
      <w:pPr>
        <w:rPr>
          <w:i/>
          <w:iCs/>
          <w:sz w:val="28"/>
          <w:szCs w:val="28"/>
          <w:rtl/>
        </w:rPr>
      </w:pPr>
      <w:r>
        <w:rPr>
          <w:rFonts w:hint="cs"/>
          <w:i/>
          <w:iCs/>
          <w:sz w:val="28"/>
          <w:szCs w:val="28"/>
          <w:rtl/>
        </w:rPr>
        <w:t>בחוץ</w:t>
      </w:r>
    </w:p>
    <w:p w:rsidR="007673DB" w:rsidRDefault="007673DB" w:rsidP="007673DB">
      <w:pPr>
        <w:rPr>
          <w:i/>
          <w:iCs/>
          <w:sz w:val="28"/>
          <w:szCs w:val="28"/>
          <w:rtl/>
        </w:rPr>
      </w:pPr>
    </w:p>
    <w:tbl>
      <w:tblPr>
        <w:tblStyle w:val="a3"/>
        <w:bidiVisual/>
        <w:tblW w:w="0" w:type="auto"/>
        <w:tblLook w:val="04A0" w:firstRow="1" w:lastRow="0" w:firstColumn="1" w:lastColumn="0" w:noHBand="0" w:noVBand="1"/>
      </w:tblPr>
      <w:tblGrid>
        <w:gridCol w:w="4261"/>
        <w:gridCol w:w="4261"/>
      </w:tblGrid>
      <w:tr w:rsidR="007673DB" w:rsidTr="00F95DF3">
        <w:tc>
          <w:tcPr>
            <w:tcW w:w="4261" w:type="dxa"/>
          </w:tcPr>
          <w:p w:rsidR="007673DB" w:rsidRDefault="007673DB" w:rsidP="00F95DF3">
            <w:pPr>
              <w:rPr>
                <w:i/>
                <w:iCs/>
                <w:sz w:val="28"/>
                <w:szCs w:val="28"/>
                <w:rtl/>
              </w:rPr>
            </w:pPr>
          </w:p>
          <w:p w:rsidR="007673DB" w:rsidRDefault="007673DB" w:rsidP="00F95DF3">
            <w:pPr>
              <w:rPr>
                <w:i/>
                <w:iCs/>
                <w:sz w:val="28"/>
                <w:szCs w:val="28"/>
                <w:rtl/>
              </w:rPr>
            </w:pPr>
          </w:p>
          <w:p w:rsidR="007673DB" w:rsidRDefault="007673DB" w:rsidP="00F95DF3">
            <w:pPr>
              <w:rPr>
                <w:i/>
                <w:iCs/>
                <w:sz w:val="28"/>
                <w:szCs w:val="28"/>
                <w:rtl/>
              </w:rPr>
            </w:pPr>
          </w:p>
          <w:p w:rsidR="007673DB" w:rsidRDefault="007673DB" w:rsidP="00F95DF3">
            <w:pPr>
              <w:rPr>
                <w:i/>
                <w:iCs/>
                <w:sz w:val="28"/>
                <w:szCs w:val="28"/>
                <w:rtl/>
              </w:rPr>
            </w:pPr>
          </w:p>
          <w:p w:rsidR="007673DB" w:rsidRDefault="007673DB" w:rsidP="00F95DF3">
            <w:pPr>
              <w:rPr>
                <w:i/>
                <w:iCs/>
                <w:sz w:val="28"/>
                <w:szCs w:val="28"/>
                <w:rtl/>
              </w:rPr>
            </w:pPr>
          </w:p>
          <w:p w:rsidR="007673DB" w:rsidRDefault="007673DB" w:rsidP="00F95DF3">
            <w:pPr>
              <w:rPr>
                <w:i/>
                <w:iCs/>
                <w:sz w:val="28"/>
                <w:szCs w:val="28"/>
                <w:rtl/>
              </w:rPr>
            </w:pPr>
          </w:p>
          <w:p w:rsidR="007673DB" w:rsidRDefault="007673DB" w:rsidP="00F95DF3">
            <w:pPr>
              <w:rPr>
                <w:i/>
                <w:iCs/>
                <w:sz w:val="28"/>
                <w:szCs w:val="28"/>
                <w:rtl/>
              </w:rPr>
            </w:pPr>
          </w:p>
          <w:p w:rsidR="007673DB" w:rsidRDefault="007673DB" w:rsidP="00F95DF3">
            <w:pPr>
              <w:rPr>
                <w:i/>
                <w:iCs/>
                <w:sz w:val="28"/>
                <w:szCs w:val="28"/>
                <w:rtl/>
              </w:rPr>
            </w:pPr>
          </w:p>
          <w:p w:rsidR="007673DB" w:rsidRDefault="007673DB" w:rsidP="00F95DF3">
            <w:pPr>
              <w:rPr>
                <w:i/>
                <w:iCs/>
                <w:sz w:val="28"/>
                <w:szCs w:val="28"/>
                <w:rtl/>
              </w:rPr>
            </w:pPr>
          </w:p>
          <w:p w:rsidR="007673DB" w:rsidRDefault="007673DB" w:rsidP="00F95DF3">
            <w:pPr>
              <w:rPr>
                <w:i/>
                <w:iCs/>
                <w:sz w:val="28"/>
                <w:szCs w:val="28"/>
                <w:rtl/>
              </w:rPr>
            </w:pPr>
          </w:p>
          <w:p w:rsidR="007673DB" w:rsidRDefault="007673DB" w:rsidP="00F95DF3">
            <w:pPr>
              <w:rPr>
                <w:i/>
                <w:iCs/>
                <w:sz w:val="28"/>
                <w:szCs w:val="28"/>
                <w:rtl/>
              </w:rPr>
            </w:pPr>
          </w:p>
          <w:p w:rsidR="007673DB" w:rsidRDefault="007673DB" w:rsidP="00F95DF3">
            <w:pPr>
              <w:rPr>
                <w:i/>
                <w:iCs/>
                <w:sz w:val="28"/>
                <w:szCs w:val="28"/>
                <w:rtl/>
              </w:rPr>
            </w:pPr>
          </w:p>
          <w:p w:rsidR="007673DB" w:rsidRDefault="007673DB" w:rsidP="00F95DF3">
            <w:pPr>
              <w:rPr>
                <w:i/>
                <w:iCs/>
                <w:sz w:val="28"/>
                <w:szCs w:val="28"/>
                <w:rtl/>
              </w:rPr>
            </w:pPr>
          </w:p>
          <w:p w:rsidR="007673DB" w:rsidRDefault="007673DB" w:rsidP="00F95DF3">
            <w:pPr>
              <w:rPr>
                <w:i/>
                <w:iCs/>
                <w:sz w:val="28"/>
                <w:szCs w:val="28"/>
                <w:rtl/>
              </w:rPr>
            </w:pPr>
            <w:r>
              <w:rPr>
                <w:rFonts w:hint="cs"/>
                <w:i/>
                <w:iCs/>
                <w:noProof/>
                <w:sz w:val="28"/>
                <w:szCs w:val="28"/>
                <w:rtl/>
              </w:rPr>
              <w:drawing>
                <wp:anchor distT="0" distB="0" distL="114300" distR="114300" simplePos="0" relativeHeight="251667456" behindDoc="0" locked="0" layoutInCell="1" allowOverlap="1">
                  <wp:simplePos x="0" y="0"/>
                  <wp:positionH relativeFrom="column">
                    <wp:posOffset>427990</wp:posOffset>
                  </wp:positionH>
                  <wp:positionV relativeFrom="paragraph">
                    <wp:posOffset>-2082165</wp:posOffset>
                  </wp:positionV>
                  <wp:extent cx="1552575" cy="1938020"/>
                  <wp:effectExtent l="19050" t="0" r="9525" b="0"/>
                  <wp:wrapSquare wrapText="bothSides"/>
                  <wp:docPr id="18" name="תמונה 8" descr="http://images.webydo.com/21/211692/3958/SEMEL_MEDINA.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http://images.webydo.com/21/211692/3958/SEMEL_MEDINA.png"/>
                          <pic:cNvPicPr>
                            <a:picLocks noChangeAspect="1" noChangeArrowheads="1"/>
                          </pic:cNvPicPr>
                        </pic:nvPicPr>
                        <pic:blipFill>
                          <a:blip r:embed="rId8">
                            <a:grayscl/>
                          </a:blip>
                          <a:srcRect/>
                          <a:stretch>
                            <a:fillRect/>
                          </a:stretch>
                        </pic:blipFill>
                        <pic:spPr bwMode="auto">
                          <a:xfrm>
                            <a:off x="0" y="0"/>
                            <a:ext cx="1552575" cy="1938020"/>
                          </a:xfrm>
                          <a:prstGeom prst="rect">
                            <a:avLst/>
                          </a:prstGeom>
                          <a:noFill/>
                          <a:ln w="9525">
                            <a:noFill/>
                            <a:miter lim="800000"/>
                            <a:headEnd/>
                            <a:tailEnd/>
                          </a:ln>
                        </pic:spPr>
                      </pic:pic>
                    </a:graphicData>
                  </a:graphic>
                </wp:anchor>
              </w:drawing>
            </w:r>
          </w:p>
          <w:p w:rsidR="007673DB" w:rsidRDefault="007673DB" w:rsidP="00F95DF3">
            <w:pPr>
              <w:rPr>
                <w:i/>
                <w:iCs/>
                <w:sz w:val="28"/>
                <w:szCs w:val="28"/>
                <w:rtl/>
              </w:rPr>
            </w:pPr>
          </w:p>
          <w:p w:rsidR="007673DB" w:rsidRDefault="007673DB" w:rsidP="00F95DF3">
            <w:pPr>
              <w:rPr>
                <w:i/>
                <w:iCs/>
                <w:sz w:val="28"/>
                <w:szCs w:val="28"/>
                <w:rtl/>
              </w:rPr>
            </w:pPr>
          </w:p>
        </w:tc>
        <w:tc>
          <w:tcPr>
            <w:tcW w:w="4261" w:type="dxa"/>
          </w:tcPr>
          <w:p w:rsidR="007673DB" w:rsidRDefault="007673DB" w:rsidP="00F95DF3">
            <w:pPr>
              <w:rPr>
                <w:i/>
                <w:iCs/>
                <w:sz w:val="28"/>
                <w:szCs w:val="28"/>
                <w:rtl/>
              </w:rPr>
            </w:pPr>
          </w:p>
          <w:p w:rsidR="007673DB" w:rsidRDefault="007673DB" w:rsidP="00F95DF3">
            <w:pPr>
              <w:rPr>
                <w:i/>
                <w:iCs/>
                <w:sz w:val="28"/>
                <w:szCs w:val="28"/>
                <w:rtl/>
              </w:rPr>
            </w:pPr>
          </w:p>
          <w:p w:rsidR="007673DB" w:rsidRPr="007673DB" w:rsidRDefault="007673DB" w:rsidP="00F95DF3">
            <w:pPr>
              <w:rPr>
                <w:rFonts w:cs="Guttman-Aram"/>
                <w:sz w:val="56"/>
                <w:szCs w:val="56"/>
                <w:rtl/>
              </w:rPr>
            </w:pPr>
            <w:r w:rsidRPr="007673DB">
              <w:rPr>
                <w:rFonts w:cs="Guttman-Aram" w:hint="cs"/>
                <w:sz w:val="56"/>
                <w:szCs w:val="56"/>
                <w:rtl/>
              </w:rPr>
              <w:t>תעודת זהות ליוצר</w:t>
            </w:r>
          </w:p>
          <w:p w:rsidR="007673DB" w:rsidRDefault="007673DB" w:rsidP="00F95DF3">
            <w:pPr>
              <w:rPr>
                <w:i/>
                <w:iCs/>
                <w:sz w:val="28"/>
                <w:szCs w:val="28"/>
                <w:rtl/>
              </w:rPr>
            </w:pPr>
            <w:r>
              <w:rPr>
                <w:rFonts w:cs="Guttman-Aram" w:hint="cs"/>
                <w:sz w:val="56"/>
                <w:szCs w:val="56"/>
                <w:rtl/>
              </w:rPr>
              <w:t xml:space="preserve">    </w:t>
            </w:r>
            <w:r w:rsidRPr="007673DB">
              <w:rPr>
                <w:rFonts w:cs="Guttman-Aram" w:hint="cs"/>
                <w:sz w:val="56"/>
                <w:szCs w:val="56"/>
                <w:rtl/>
              </w:rPr>
              <w:t>עוזי חיטמן</w:t>
            </w:r>
          </w:p>
          <w:p w:rsidR="00566778" w:rsidRDefault="00566778" w:rsidP="00F95DF3">
            <w:pPr>
              <w:rPr>
                <w:i/>
                <w:iCs/>
                <w:sz w:val="28"/>
                <w:szCs w:val="28"/>
                <w:rtl/>
              </w:rPr>
            </w:pPr>
            <w:r>
              <w:rPr>
                <w:rFonts w:hint="cs"/>
                <w:i/>
                <w:iCs/>
                <w:noProof/>
                <w:sz w:val="28"/>
                <w:szCs w:val="28"/>
                <w:rtl/>
              </w:rPr>
              <w:drawing>
                <wp:anchor distT="0" distB="0" distL="114300" distR="114300" simplePos="0" relativeHeight="251668480" behindDoc="0" locked="0" layoutInCell="1" allowOverlap="1">
                  <wp:simplePos x="0" y="0"/>
                  <wp:positionH relativeFrom="column">
                    <wp:posOffset>323850</wp:posOffset>
                  </wp:positionH>
                  <wp:positionV relativeFrom="paragraph">
                    <wp:posOffset>170815</wp:posOffset>
                  </wp:positionV>
                  <wp:extent cx="2085975" cy="1447800"/>
                  <wp:effectExtent l="19050" t="0" r="9525" b="0"/>
                  <wp:wrapSquare wrapText="bothSides"/>
                  <wp:docPr id="19" name="תמונה 11" descr="http://www.israelhayom.co.il/sites/default/files/styles/566x349/public/images/articles/2014/03/20/13952699646277_b.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http://www.israelhayom.co.il/sites/default/files/styles/566x349/public/images/articles/2014/03/20/13952699646277_b.jpg"/>
                          <pic:cNvPicPr>
                            <a:picLocks noChangeAspect="1" noChangeArrowheads="1"/>
                          </pic:cNvPicPr>
                        </pic:nvPicPr>
                        <pic:blipFill>
                          <a:blip r:embed="rId9"/>
                          <a:srcRect/>
                          <a:stretch>
                            <a:fillRect/>
                          </a:stretch>
                        </pic:blipFill>
                        <pic:spPr bwMode="auto">
                          <a:xfrm>
                            <a:off x="0" y="0"/>
                            <a:ext cx="2085975" cy="1447800"/>
                          </a:xfrm>
                          <a:prstGeom prst="rect">
                            <a:avLst/>
                          </a:prstGeom>
                          <a:noFill/>
                          <a:ln w="9525">
                            <a:noFill/>
                            <a:miter lim="800000"/>
                            <a:headEnd/>
                            <a:tailEnd/>
                          </a:ln>
                        </pic:spPr>
                      </pic:pic>
                    </a:graphicData>
                  </a:graphic>
                </wp:anchor>
              </w:drawing>
            </w:r>
          </w:p>
        </w:tc>
      </w:tr>
    </w:tbl>
    <w:p w:rsidR="007673DB" w:rsidRPr="006E29D2" w:rsidRDefault="007673DB" w:rsidP="007673DB">
      <w:pPr>
        <w:rPr>
          <w:i/>
          <w:iCs/>
          <w:sz w:val="28"/>
          <w:szCs w:val="28"/>
        </w:rPr>
      </w:pPr>
    </w:p>
    <w:sectPr w:rsidR="007673DB" w:rsidRPr="006E29D2" w:rsidSect="002D3FCD">
      <w:pgSz w:w="11906" w:h="16838"/>
      <w:pgMar w:top="1440" w:right="1800" w:bottom="1440" w:left="1800"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AFF" w:usb1="C0007841" w:usb2="00000009" w:usb3="00000000" w:csb0="000001FF" w:csb1="00000000"/>
  </w:font>
  <w:font w:name="Tahoma">
    <w:panose1 w:val="020B0604030504040204"/>
    <w:charset w:val="00"/>
    <w:family w:val="swiss"/>
    <w:pitch w:val="variable"/>
    <w:sig w:usb0="E1002EFF" w:usb1="C000605B" w:usb2="00000029" w:usb3="00000000" w:csb0="000101FF" w:csb1="00000000"/>
  </w:font>
  <w:font w:name="David">
    <w:panose1 w:val="020E0502060401010101"/>
    <w:charset w:val="B1"/>
    <w:family w:val="swiss"/>
    <w:pitch w:val="variable"/>
    <w:sig w:usb0="00000801" w:usb1="00000000" w:usb2="00000000" w:usb3="00000000" w:csb0="00000020" w:csb1="00000000"/>
  </w:font>
  <w:font w:name="Guttman-Aram">
    <w:panose1 w:val="02010401010101010101"/>
    <w:charset w:val="B1"/>
    <w:family w:val="auto"/>
    <w:pitch w:val="variable"/>
    <w:sig w:usb0="00000801" w:usb1="40000000" w:usb2="00000000" w:usb3="00000000" w:csb0="00000020" w:csb1="00000000"/>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trackRevisions/>
  <w:defaultTabStop w:val="720"/>
  <w:characterSpacingControl w:val="doNotCompress"/>
  <w:compat>
    <w:compatSetting w:name="compatibilityMode" w:uri="http://schemas.microsoft.com/office/word" w:val="12"/>
  </w:compat>
  <w:rsids>
    <w:rsidRoot w:val="00E57C10"/>
    <w:rsid w:val="00000AD7"/>
    <w:rsid w:val="00050838"/>
    <w:rsid w:val="00190E48"/>
    <w:rsid w:val="00242773"/>
    <w:rsid w:val="002C5464"/>
    <w:rsid w:val="002D3FCD"/>
    <w:rsid w:val="003F226D"/>
    <w:rsid w:val="004704DD"/>
    <w:rsid w:val="0053528A"/>
    <w:rsid w:val="00566778"/>
    <w:rsid w:val="00595D66"/>
    <w:rsid w:val="006868B5"/>
    <w:rsid w:val="006E29D2"/>
    <w:rsid w:val="006F7CAC"/>
    <w:rsid w:val="007673DB"/>
    <w:rsid w:val="008575D0"/>
    <w:rsid w:val="009E0BFD"/>
    <w:rsid w:val="00AA04D7"/>
    <w:rsid w:val="00B07EC9"/>
    <w:rsid w:val="00B6714B"/>
    <w:rsid w:val="00B83E5C"/>
    <w:rsid w:val="00BF0E99"/>
    <w:rsid w:val="00C837A2"/>
    <w:rsid w:val="00CE44CD"/>
    <w:rsid w:val="00D73761"/>
    <w:rsid w:val="00DC759C"/>
    <w:rsid w:val="00E57C10"/>
    <w:rsid w:val="00F5031F"/>
    <w:rsid w:val="00F75678"/>
    <w:rsid w:val="00F81E5E"/>
    <w:rsid w:val="00FA3716"/>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34"/>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he-IL"/>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E57C10"/>
    <w:pPr>
      <w:bidi/>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uiPriority w:val="59"/>
    <w:rsid w:val="00E57C10"/>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styleId="a4">
    <w:name w:val="Balloon Text"/>
    <w:basedOn w:val="a"/>
    <w:link w:val="a5"/>
    <w:uiPriority w:val="99"/>
    <w:semiHidden/>
    <w:unhideWhenUsed/>
    <w:rsid w:val="00DC759C"/>
    <w:pPr>
      <w:spacing w:after="0" w:line="240" w:lineRule="auto"/>
    </w:pPr>
    <w:rPr>
      <w:rFonts w:ascii="Tahoma" w:hAnsi="Tahoma" w:cs="Tahoma"/>
      <w:sz w:val="16"/>
      <w:szCs w:val="16"/>
    </w:rPr>
  </w:style>
  <w:style w:type="character" w:customStyle="1" w:styleId="a5">
    <w:name w:val="טקסט בלונים תו"/>
    <w:basedOn w:val="a0"/>
    <w:link w:val="a4"/>
    <w:uiPriority w:val="99"/>
    <w:semiHidden/>
    <w:rsid w:val="00DC759C"/>
    <w:rPr>
      <w:rFonts w:ascii="Tahoma" w:hAnsi="Tahoma" w:cs="Tahoma"/>
      <w:sz w:val="16"/>
      <w:szCs w:val="16"/>
    </w:rPr>
  </w:style>
  <w:style w:type="character" w:styleId="Hyperlink">
    <w:name w:val="Hyperlink"/>
    <w:basedOn w:val="a0"/>
    <w:uiPriority w:val="99"/>
    <w:semiHidden/>
    <w:unhideWhenUsed/>
    <w:rsid w:val="00DC759C"/>
    <w:rPr>
      <w:color w:val="0000FF"/>
      <w:u w:val="single"/>
    </w:rPr>
  </w:style>
  <w:style w:type="character" w:customStyle="1" w:styleId="apple-converted-space">
    <w:name w:val="apple-converted-space"/>
    <w:basedOn w:val="a0"/>
    <w:rsid w:val="00DC759C"/>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he-IL"/>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pPr>
      <w:bidi/>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ettings" Target="settings.xml"/><Relationship Id="rId7" Type="http://schemas.openxmlformats.org/officeDocument/2006/relationships/hyperlink" Target="https://he.wikipedia.org/wiki/%D7%94%D7%A1%D7%9B%D7%9D_%D7%94%D7%A9%D7%9C%D7%95%D7%9D_%D7%A2%D7%9D_%D7%9E%D7%A6%D7%A8%D7%99%D7%9D" TargetMode="Externa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hyperlink" Target="https://he.wikipedia.org/wiki/%D7%A4%D7%A1%D7%98%D7%99%D7%92%D7%9C" TargetMode="External"/><Relationship Id="rId11" Type="http://schemas.openxmlformats.org/officeDocument/2006/relationships/theme" Target="theme/theme1.xml"/><Relationship Id="rId5" Type="http://schemas.openxmlformats.org/officeDocument/2006/relationships/hyperlink" Target="https://he.wikipedia.org/wiki/%D7%A4%D7%A1%D7%98%D7%99%D7%91%D7%9C_%D7%A9%D7%99%D7%A8%D7%99_%D7%94%D7%99%D7%9C%D7%93%D7%99%D7%9D" TargetMode="Externa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2.jpeg"/></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TotalTime>
  <Pages>9</Pages>
  <Words>1510</Words>
  <Characters>7553</Characters>
  <Application>Microsoft Office Word</Application>
  <DocSecurity>0</DocSecurity>
  <Lines>62</Lines>
  <Paragraphs>18</Paragraphs>
  <ScaleCrop>false</ScaleCrop>
  <HeadingPairs>
    <vt:vector size="2" baseType="variant">
      <vt:variant>
        <vt:lpstr>שם</vt:lpstr>
      </vt:variant>
      <vt:variant>
        <vt:i4>1</vt:i4>
      </vt:variant>
    </vt:vector>
  </HeadingPairs>
  <TitlesOfParts>
    <vt:vector size="1" baseType="lpstr">
      <vt:lpstr/>
    </vt:vector>
  </TitlesOfParts>
  <Company/>
  <LinksUpToDate>false</LinksUpToDate>
  <CharactersWithSpaces>9045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אבירן</dc:creator>
  <cp:lastModifiedBy>מנהל</cp:lastModifiedBy>
  <cp:revision>4</cp:revision>
  <dcterms:created xsi:type="dcterms:W3CDTF">2015-10-20T07:03:00Z</dcterms:created>
  <dcterms:modified xsi:type="dcterms:W3CDTF">2015-10-20T07:03:00Z</dcterms:modified>
</cp:coreProperties>
</file>