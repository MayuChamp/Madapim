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0569" w:rsidRDefault="00B40569" w:rsidP="00886F68">
      <w:pPr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  <w:r w:rsidRPr="00B40569">
        <w:rPr>
          <w:rFonts w:ascii="David" w:hAnsi="David" w:cs="David"/>
          <w:b/>
          <w:bCs/>
          <w:sz w:val="24"/>
          <w:szCs w:val="24"/>
          <w:rtl/>
        </w:rPr>
        <w:t xml:space="preserve">מערך שיעור </w:t>
      </w:r>
      <w:r w:rsidR="00886F68">
        <w:rPr>
          <w:rFonts w:ascii="David" w:hAnsi="David" w:cs="David"/>
          <w:b/>
          <w:bCs/>
          <w:sz w:val="24"/>
          <w:szCs w:val="24"/>
          <w:rtl/>
        </w:rPr>
        <w:t>לכית</w:t>
      </w:r>
      <w:r w:rsidR="00886F68">
        <w:rPr>
          <w:rFonts w:ascii="David" w:hAnsi="David" w:cs="David" w:hint="cs"/>
          <w:b/>
          <w:bCs/>
          <w:sz w:val="24"/>
          <w:szCs w:val="24"/>
          <w:rtl/>
        </w:rPr>
        <w:t xml:space="preserve">ה </w:t>
      </w:r>
      <w:r w:rsidRPr="00B40569">
        <w:rPr>
          <w:rFonts w:ascii="David" w:hAnsi="David" w:cs="David"/>
          <w:b/>
          <w:bCs/>
          <w:sz w:val="24"/>
          <w:szCs w:val="24"/>
          <w:rtl/>
        </w:rPr>
        <w:t>ה'.</w:t>
      </w:r>
    </w:p>
    <w:p w:rsidR="00886F68" w:rsidRPr="00B40569" w:rsidRDefault="00886F68" w:rsidP="00B40569">
      <w:pPr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נושא השיעור: שבעת המינים שנהוג לאוכלם בט"ו בשבט.</w:t>
      </w:r>
    </w:p>
    <w:p w:rsidR="00F3410A" w:rsidRPr="00B40569" w:rsidRDefault="00F3410A" w:rsidP="00B40569">
      <w:pPr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  <w:r w:rsidRPr="00B40569">
        <w:rPr>
          <w:rFonts w:ascii="David" w:hAnsi="David" w:cs="David"/>
          <w:b/>
          <w:bCs/>
          <w:sz w:val="24"/>
          <w:szCs w:val="24"/>
          <w:rtl/>
        </w:rPr>
        <w:t xml:space="preserve">פתיחת השיעור: </w:t>
      </w:r>
    </w:p>
    <w:p w:rsidR="00F3410A" w:rsidRPr="00B40569" w:rsidRDefault="00F3410A" w:rsidP="00B40569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B40569">
        <w:rPr>
          <w:rFonts w:ascii="David" w:hAnsi="David" w:cs="David"/>
          <w:sz w:val="24"/>
          <w:szCs w:val="24"/>
          <w:rtl/>
        </w:rPr>
        <w:t xml:space="preserve">מצגת של צירופי מילים עם המילה </w:t>
      </w:r>
      <w:r w:rsidR="00B45F1D" w:rsidRPr="00B40569">
        <w:rPr>
          <w:rFonts w:ascii="David" w:hAnsi="David" w:cs="David"/>
          <w:sz w:val="24"/>
          <w:szCs w:val="24"/>
          <w:rtl/>
        </w:rPr>
        <w:t>פרי. אציג תמונות עם הצירופי</w:t>
      </w:r>
      <w:r w:rsidRPr="00B40569">
        <w:rPr>
          <w:rFonts w:ascii="David" w:hAnsi="David" w:cs="David"/>
          <w:sz w:val="24"/>
          <w:szCs w:val="24"/>
          <w:rtl/>
        </w:rPr>
        <w:t xml:space="preserve">ם הבאים כאשר בכל פעם המילה </w:t>
      </w:r>
      <w:r w:rsidR="00B45F1D" w:rsidRPr="00B40569">
        <w:rPr>
          <w:rFonts w:ascii="David" w:hAnsi="David" w:cs="David"/>
          <w:sz w:val="24"/>
          <w:szCs w:val="24"/>
          <w:rtl/>
        </w:rPr>
        <w:t>פרי</w:t>
      </w:r>
      <w:r w:rsidRPr="00B40569">
        <w:rPr>
          <w:rFonts w:ascii="David" w:hAnsi="David" w:cs="David"/>
          <w:sz w:val="24"/>
          <w:szCs w:val="24"/>
          <w:rtl/>
        </w:rPr>
        <w:t xml:space="preserve"> תהיה חסרה והילדים יצטרכו להשלימה.</w:t>
      </w:r>
    </w:p>
    <w:p w:rsidR="00913EAA" w:rsidRPr="00B40569" w:rsidRDefault="00D80CED" w:rsidP="00B40569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B40569">
        <w:rPr>
          <w:rFonts w:ascii="David" w:hAnsi="David" w:cs="David"/>
          <w:sz w:val="24"/>
          <w:szCs w:val="24"/>
          <w:rtl/>
        </w:rPr>
        <w:t>*</w:t>
      </w:r>
      <w:r w:rsidR="00913EAA" w:rsidRPr="00B40569">
        <w:rPr>
          <w:rFonts w:ascii="David" w:hAnsi="David" w:cs="David"/>
          <w:sz w:val="24"/>
          <w:szCs w:val="24"/>
          <w:u w:val="single"/>
          <w:rtl/>
        </w:rPr>
        <w:t>פרי</w:t>
      </w:r>
      <w:r w:rsidR="00913EAA" w:rsidRPr="00B40569">
        <w:rPr>
          <w:rFonts w:ascii="David" w:hAnsi="David" w:cs="David"/>
          <w:sz w:val="24"/>
          <w:szCs w:val="24"/>
          <w:rtl/>
        </w:rPr>
        <w:t xml:space="preserve"> בטן</w:t>
      </w:r>
    </w:p>
    <w:p w:rsidR="00913EAA" w:rsidRPr="00B40569" w:rsidRDefault="00D80CED" w:rsidP="00B40569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B40569">
        <w:rPr>
          <w:rFonts w:ascii="David" w:hAnsi="David" w:cs="David"/>
          <w:sz w:val="24"/>
          <w:szCs w:val="24"/>
          <w:rtl/>
        </w:rPr>
        <w:t>*</w:t>
      </w:r>
      <w:r w:rsidR="00913EAA" w:rsidRPr="00B40569">
        <w:rPr>
          <w:rFonts w:ascii="David" w:hAnsi="David" w:cs="David"/>
          <w:sz w:val="24"/>
          <w:szCs w:val="24"/>
          <w:u w:val="single"/>
          <w:rtl/>
        </w:rPr>
        <w:t>פרי</w:t>
      </w:r>
      <w:r w:rsidR="00913EAA" w:rsidRPr="00B40569">
        <w:rPr>
          <w:rFonts w:ascii="David" w:hAnsi="David" w:cs="David"/>
          <w:sz w:val="24"/>
          <w:szCs w:val="24"/>
          <w:rtl/>
        </w:rPr>
        <w:t xml:space="preserve"> הדר</w:t>
      </w:r>
    </w:p>
    <w:p w:rsidR="00913EAA" w:rsidRPr="00B40569" w:rsidRDefault="00D80CED" w:rsidP="00B40569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B40569">
        <w:rPr>
          <w:rFonts w:ascii="David" w:hAnsi="David" w:cs="David"/>
          <w:sz w:val="24"/>
          <w:szCs w:val="24"/>
          <w:rtl/>
        </w:rPr>
        <w:t>*</w:t>
      </w:r>
      <w:r w:rsidR="00913EAA" w:rsidRPr="00B40569">
        <w:rPr>
          <w:rFonts w:ascii="David" w:hAnsi="David" w:cs="David"/>
          <w:sz w:val="24"/>
          <w:szCs w:val="24"/>
          <w:u w:val="single"/>
          <w:rtl/>
        </w:rPr>
        <w:t>פרי</w:t>
      </w:r>
      <w:r w:rsidR="00913EAA" w:rsidRPr="00B40569">
        <w:rPr>
          <w:rFonts w:ascii="David" w:hAnsi="David" w:cs="David"/>
          <w:sz w:val="24"/>
          <w:szCs w:val="24"/>
          <w:rtl/>
        </w:rPr>
        <w:t xml:space="preserve"> עטו</w:t>
      </w:r>
    </w:p>
    <w:p w:rsidR="00D80CED" w:rsidRPr="00B40569" w:rsidRDefault="00D80CED" w:rsidP="00B40569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B40569">
        <w:rPr>
          <w:rFonts w:ascii="David" w:hAnsi="David" w:cs="David"/>
          <w:sz w:val="24"/>
          <w:szCs w:val="24"/>
          <w:rtl/>
        </w:rPr>
        <w:t xml:space="preserve">*בורא </w:t>
      </w:r>
      <w:r w:rsidRPr="00B40569">
        <w:rPr>
          <w:rFonts w:ascii="David" w:hAnsi="David" w:cs="David"/>
          <w:sz w:val="24"/>
          <w:szCs w:val="24"/>
          <w:u w:val="single"/>
          <w:rtl/>
        </w:rPr>
        <w:t>פרי</w:t>
      </w:r>
      <w:r w:rsidRPr="00B40569">
        <w:rPr>
          <w:rFonts w:ascii="David" w:hAnsi="David" w:cs="David"/>
          <w:sz w:val="24"/>
          <w:szCs w:val="24"/>
          <w:rtl/>
        </w:rPr>
        <w:t xml:space="preserve"> האדמה</w:t>
      </w:r>
    </w:p>
    <w:p w:rsidR="00D80CED" w:rsidRPr="00B40569" w:rsidRDefault="00D80CED" w:rsidP="00B40569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B40569">
        <w:rPr>
          <w:rFonts w:ascii="David" w:hAnsi="David" w:cs="David"/>
          <w:sz w:val="24"/>
          <w:szCs w:val="24"/>
          <w:rtl/>
        </w:rPr>
        <w:t xml:space="preserve">*סלט </w:t>
      </w:r>
      <w:r w:rsidRPr="00B40569">
        <w:rPr>
          <w:rFonts w:ascii="David" w:hAnsi="David" w:cs="David"/>
          <w:sz w:val="24"/>
          <w:szCs w:val="24"/>
          <w:u w:val="single"/>
          <w:rtl/>
        </w:rPr>
        <w:t>פירות</w:t>
      </w:r>
    </w:p>
    <w:p w:rsidR="00D80CED" w:rsidRPr="00B40569" w:rsidRDefault="00D80CED" w:rsidP="00B40569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B40569">
        <w:rPr>
          <w:rFonts w:ascii="David" w:hAnsi="David" w:cs="David"/>
          <w:sz w:val="24"/>
          <w:szCs w:val="24"/>
          <w:rtl/>
        </w:rPr>
        <w:t xml:space="preserve">*עץ </w:t>
      </w:r>
      <w:r w:rsidRPr="00B40569">
        <w:rPr>
          <w:rFonts w:ascii="David" w:hAnsi="David" w:cs="David"/>
          <w:sz w:val="24"/>
          <w:szCs w:val="24"/>
          <w:u w:val="single"/>
          <w:rtl/>
        </w:rPr>
        <w:t>פרי</w:t>
      </w:r>
      <w:r w:rsidRPr="00B40569">
        <w:rPr>
          <w:rFonts w:ascii="David" w:hAnsi="David" w:cs="David"/>
          <w:sz w:val="24"/>
          <w:szCs w:val="24"/>
          <w:rtl/>
        </w:rPr>
        <w:t xml:space="preserve"> </w:t>
      </w:r>
    </w:p>
    <w:p w:rsidR="00D80CED" w:rsidRPr="00B40569" w:rsidRDefault="00D80CED" w:rsidP="00B40569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B40569">
        <w:rPr>
          <w:rFonts w:ascii="David" w:hAnsi="David" w:cs="David"/>
          <w:sz w:val="24"/>
          <w:szCs w:val="24"/>
          <w:rtl/>
        </w:rPr>
        <w:t>*</w:t>
      </w:r>
      <w:r w:rsidRPr="00B40569">
        <w:rPr>
          <w:rFonts w:ascii="David" w:hAnsi="David" w:cs="David"/>
          <w:sz w:val="24"/>
          <w:szCs w:val="24"/>
          <w:u w:val="single"/>
          <w:rtl/>
        </w:rPr>
        <w:t>פרי</w:t>
      </w:r>
      <w:r w:rsidRPr="00B40569">
        <w:rPr>
          <w:rFonts w:ascii="David" w:hAnsi="David" w:cs="David"/>
          <w:sz w:val="24"/>
          <w:szCs w:val="24"/>
          <w:rtl/>
        </w:rPr>
        <w:t xml:space="preserve"> עמלו</w:t>
      </w:r>
    </w:p>
    <w:p w:rsidR="00B45F1D" w:rsidRDefault="00B45F1D" w:rsidP="00B40569">
      <w:pPr>
        <w:spacing w:line="360" w:lineRule="auto"/>
        <w:rPr>
          <w:ins w:id="0" w:author="מנהל" w:date="2016-01-04T08:24:00Z"/>
          <w:rFonts w:ascii="David" w:hAnsi="David" w:cs="David"/>
          <w:sz w:val="24"/>
          <w:szCs w:val="24"/>
          <w:rtl/>
        </w:rPr>
      </w:pPr>
      <w:r w:rsidRPr="00B40569">
        <w:rPr>
          <w:rFonts w:ascii="David" w:hAnsi="David" w:cs="David"/>
          <w:sz w:val="24"/>
          <w:szCs w:val="24"/>
          <w:rtl/>
        </w:rPr>
        <w:t>אשאל את התלמידים מה לדעתם יהיה נושא השיעור? כיצד פירות מתקשרים לחג טו בשבט?</w:t>
      </w:r>
    </w:p>
    <w:p w:rsidR="00AD6BA8" w:rsidRDefault="00AD6BA8" w:rsidP="00AD6BA8">
      <w:pPr>
        <w:spacing w:line="360" w:lineRule="auto"/>
        <w:rPr>
          <w:ins w:id="1" w:author="מנהל" w:date="2016-01-04T08:25:00Z"/>
          <w:rFonts w:ascii="David" w:hAnsi="David" w:cs="David"/>
          <w:sz w:val="24"/>
          <w:szCs w:val="24"/>
          <w:rtl/>
        </w:rPr>
      </w:pPr>
      <w:ins w:id="2" w:author="מנהל" w:date="2016-01-04T08:24:00Z">
        <w:r>
          <w:rPr>
            <w:rFonts w:ascii="David" w:hAnsi="David" w:cs="David" w:hint="cs"/>
            <w:sz w:val="24"/>
            <w:szCs w:val="24"/>
            <w:rtl/>
          </w:rPr>
          <w:t xml:space="preserve">כאן חשוב להבהיר הגדרה של המילה פרי וליצור קשר בין טו בשבט לשבעת המינים. בדרך </w:t>
        </w:r>
      </w:ins>
      <w:ins w:id="3" w:author="מנהל" w:date="2016-01-04T08:25:00Z">
        <w:r>
          <w:rPr>
            <w:rFonts w:ascii="David" w:hAnsi="David" w:cs="David" w:hint="cs"/>
            <w:sz w:val="24"/>
            <w:szCs w:val="24"/>
            <w:rtl/>
          </w:rPr>
          <w:t>כלל תלמידים לומדים על שבעת המינים בהקשר לחג השבועות וכאן יש הקשר חדש- דרושה התייחסות לכך.</w:t>
        </w:r>
      </w:ins>
    </w:p>
    <w:p w:rsidR="00AD6BA8" w:rsidRDefault="00AD6BA8" w:rsidP="00AD6BA8">
      <w:pPr>
        <w:spacing w:line="360" w:lineRule="auto"/>
        <w:rPr>
          <w:ins w:id="4" w:author="מנהל" w:date="2016-01-04T08:28:00Z"/>
          <w:rFonts w:ascii="David" w:hAnsi="David" w:cs="David"/>
          <w:sz w:val="24"/>
          <w:szCs w:val="24"/>
          <w:rtl/>
        </w:rPr>
      </w:pPr>
      <w:ins w:id="5" w:author="מנהל" w:date="2016-01-04T08:25:00Z">
        <w:r>
          <w:rPr>
            <w:rFonts w:ascii="David" w:hAnsi="David" w:cs="David" w:hint="cs"/>
            <w:sz w:val="24"/>
            <w:szCs w:val="24"/>
            <w:rtl/>
          </w:rPr>
          <w:t>במהלך השיעור נלמד על הפרות המיוצגים בשבעת המינים</w:t>
        </w:r>
      </w:ins>
    </w:p>
    <w:p w:rsidR="00AD6BA8" w:rsidRDefault="00AD6BA8" w:rsidP="00AD6BA8">
      <w:pPr>
        <w:spacing w:line="360" w:lineRule="auto"/>
        <w:rPr>
          <w:ins w:id="6" w:author="מנהל" w:date="2016-01-04T08:28:00Z"/>
          <w:rFonts w:ascii="David" w:hAnsi="David" w:cs="David"/>
          <w:sz w:val="24"/>
          <w:szCs w:val="24"/>
          <w:rtl/>
        </w:rPr>
      </w:pPr>
      <w:ins w:id="7" w:author="מנהל" w:date="2016-01-04T08:28:00Z">
        <w:r>
          <w:rPr>
            <w:rFonts w:ascii="David" w:hAnsi="David" w:cs="David" w:hint="cs"/>
            <w:sz w:val="24"/>
            <w:szCs w:val="24"/>
            <w:rtl/>
          </w:rPr>
          <w:t>הודיה,</w:t>
        </w:r>
      </w:ins>
    </w:p>
    <w:p w:rsidR="00AD6BA8" w:rsidRDefault="00AD6BA8" w:rsidP="00AD6BA8">
      <w:pPr>
        <w:spacing w:line="360" w:lineRule="auto"/>
        <w:rPr>
          <w:ins w:id="8" w:author="מנהל" w:date="2016-01-04T08:31:00Z"/>
          <w:rFonts w:ascii="David" w:hAnsi="David" w:cs="David" w:hint="cs"/>
          <w:sz w:val="24"/>
          <w:szCs w:val="24"/>
          <w:rtl/>
        </w:rPr>
      </w:pPr>
      <w:ins w:id="9" w:author="מנהל" w:date="2016-01-04T08:28:00Z">
        <w:r>
          <w:rPr>
            <w:rFonts w:ascii="David" w:hAnsi="David" w:cs="David" w:hint="cs"/>
            <w:sz w:val="24"/>
            <w:szCs w:val="24"/>
            <w:rtl/>
          </w:rPr>
          <w:t>ראי מידע בקיש</w:t>
        </w:r>
      </w:ins>
      <w:ins w:id="10" w:author="מנהל" w:date="2016-01-04T08:30:00Z">
        <w:r>
          <w:rPr>
            <w:rFonts w:ascii="David" w:hAnsi="David" w:cs="David" w:hint="cs"/>
            <w:sz w:val="24"/>
            <w:szCs w:val="24"/>
            <w:rtl/>
          </w:rPr>
          <w:t>ו</w:t>
        </w:r>
      </w:ins>
      <w:ins w:id="11" w:author="מנהל" w:date="2016-01-04T08:28:00Z">
        <w:r>
          <w:rPr>
            <w:rFonts w:ascii="David" w:hAnsi="David" w:cs="David" w:hint="cs"/>
            <w:sz w:val="24"/>
            <w:szCs w:val="24"/>
            <w:rtl/>
          </w:rPr>
          <w:t>ר</w:t>
        </w:r>
      </w:ins>
      <w:ins w:id="12" w:author="מנהל" w:date="2016-01-04T08:32:00Z">
        <w:r w:rsidR="005F7BED">
          <w:rPr>
            <w:rFonts w:ascii="David" w:hAnsi="David" w:cs="David" w:hint="cs"/>
            <w:sz w:val="24"/>
            <w:szCs w:val="24"/>
            <w:rtl/>
          </w:rPr>
          <w:t>ים</w:t>
        </w:r>
      </w:ins>
      <w:ins w:id="13" w:author="מנהל" w:date="2016-01-04T08:28:00Z">
        <w:r>
          <w:rPr>
            <w:rFonts w:ascii="David" w:hAnsi="David" w:cs="David" w:hint="cs"/>
            <w:sz w:val="24"/>
            <w:szCs w:val="24"/>
            <w:rtl/>
          </w:rPr>
          <w:t xml:space="preserve"> הבא</w:t>
        </w:r>
      </w:ins>
      <w:ins w:id="14" w:author="מנהל" w:date="2016-01-04T08:33:00Z">
        <w:r w:rsidR="005F7BED">
          <w:rPr>
            <w:rFonts w:ascii="David" w:hAnsi="David" w:cs="David" w:hint="cs"/>
            <w:sz w:val="24"/>
            <w:szCs w:val="24"/>
            <w:rtl/>
          </w:rPr>
          <w:t>ים</w:t>
        </w:r>
      </w:ins>
      <w:bookmarkStart w:id="15" w:name="_GoBack"/>
      <w:bookmarkEnd w:id="15"/>
      <w:ins w:id="16" w:author="מנהל" w:date="2016-01-04T08:28:00Z">
        <w:r>
          <w:rPr>
            <w:rFonts w:ascii="David" w:hAnsi="David" w:cs="David" w:hint="cs"/>
            <w:sz w:val="24"/>
            <w:szCs w:val="24"/>
            <w:rtl/>
          </w:rPr>
          <w:t xml:space="preserve"> על חלוקת הפרות בסדר טו בשבע לעולמות שונים. נראה לי מעניין אולי תוכלי לשלב משהו מכל זה גם בשיעור... אולי אחת הקבוצות ת</w:t>
        </w:r>
      </w:ins>
      <w:ins w:id="17" w:author="מנהל" w:date="2016-01-04T08:29:00Z">
        <w:r>
          <w:rPr>
            <w:rFonts w:ascii="David" w:hAnsi="David" w:cs="David" w:hint="cs"/>
            <w:sz w:val="24"/>
            <w:szCs w:val="24"/>
            <w:rtl/>
          </w:rPr>
          <w:t>ק</w:t>
        </w:r>
      </w:ins>
      <w:ins w:id="18" w:author="מנהל" w:date="2016-01-04T08:28:00Z">
        <w:r>
          <w:rPr>
            <w:rFonts w:ascii="David" w:hAnsi="David" w:cs="David" w:hint="cs"/>
            <w:sz w:val="24"/>
            <w:szCs w:val="24"/>
            <w:rtl/>
          </w:rPr>
          <w:t xml:space="preserve">בל מידע </w:t>
        </w:r>
      </w:ins>
      <w:ins w:id="19" w:author="מנהל" w:date="2016-01-04T08:29:00Z">
        <w:r>
          <w:rPr>
            <w:rFonts w:ascii="David" w:hAnsi="David" w:cs="David" w:hint="cs"/>
            <w:sz w:val="24"/>
            <w:szCs w:val="24"/>
            <w:rtl/>
          </w:rPr>
          <w:t>אחר</w:t>
        </w:r>
      </w:ins>
    </w:p>
    <w:p w:rsidR="005F7BED" w:rsidRDefault="005F7BED" w:rsidP="00AD6BA8">
      <w:pPr>
        <w:spacing w:line="360" w:lineRule="auto"/>
        <w:rPr>
          <w:ins w:id="20" w:author="מנהל" w:date="2016-01-04T08:31:00Z"/>
          <w:rFonts w:ascii="David" w:hAnsi="David" w:cs="David" w:hint="cs"/>
          <w:sz w:val="24"/>
          <w:szCs w:val="24"/>
          <w:rtl/>
        </w:rPr>
      </w:pPr>
      <w:ins w:id="21" w:author="מנהל" w:date="2016-01-04T08:31:00Z">
        <w:r>
          <w:rPr>
            <w:rFonts w:ascii="David" w:hAnsi="David" w:cs="David"/>
            <w:sz w:val="24"/>
            <w:szCs w:val="24"/>
          </w:rPr>
          <w:fldChar w:fldCharType="begin"/>
        </w:r>
        <w:r>
          <w:rPr>
            <w:rFonts w:ascii="David" w:hAnsi="David" w:cs="David"/>
            <w:sz w:val="24"/>
            <w:szCs w:val="24"/>
          </w:rPr>
          <w:instrText xml:space="preserve"> HYPERLINK "</w:instrText>
        </w:r>
        <w:r w:rsidRPr="005F7BED">
          <w:rPr>
            <w:rFonts w:ascii="David" w:hAnsi="David" w:cs="David"/>
            <w:sz w:val="24"/>
            <w:szCs w:val="24"/>
          </w:rPr>
          <w:instrText>http://shituf.piyut.org.il/story/2810</w:instrText>
        </w:r>
        <w:r>
          <w:rPr>
            <w:rFonts w:ascii="David" w:hAnsi="David" w:cs="David"/>
            <w:sz w:val="24"/>
            <w:szCs w:val="24"/>
          </w:rPr>
          <w:instrText xml:space="preserve">" </w:instrText>
        </w:r>
        <w:r>
          <w:rPr>
            <w:rFonts w:ascii="David" w:hAnsi="David" w:cs="David"/>
            <w:sz w:val="24"/>
            <w:szCs w:val="24"/>
          </w:rPr>
          <w:fldChar w:fldCharType="separate"/>
        </w:r>
        <w:r w:rsidRPr="00C732BC">
          <w:rPr>
            <w:rStyle w:val="Hyperlink"/>
            <w:rFonts w:ascii="David" w:hAnsi="David" w:cs="David"/>
            <w:sz w:val="24"/>
            <w:szCs w:val="24"/>
          </w:rPr>
          <w:t>http://shituf.piyut.org.il/story/28</w:t>
        </w:r>
      </w:ins>
      <w:ins w:id="22" w:author="מנהל" w:date="2016-01-04T08:32:00Z">
        <w:r w:rsidRPr="005F7BED">
          <w:t xml:space="preserve"> </w:t>
        </w:r>
        <w:r w:rsidRPr="005F7BED">
          <w:rPr>
            <w:rStyle w:val="Hyperlink"/>
            <w:rFonts w:ascii="David" w:hAnsi="David" w:cs="David"/>
            <w:sz w:val="24"/>
            <w:szCs w:val="24"/>
          </w:rPr>
          <w:t>http://www.snopi.com/homework/summaries_display.asp?work_id=23</w:t>
        </w:r>
      </w:ins>
      <w:ins w:id="23" w:author="מנהל" w:date="2016-01-04T08:31:00Z">
        <w:r w:rsidRPr="00C732BC">
          <w:rPr>
            <w:rStyle w:val="Hyperlink"/>
            <w:rFonts w:ascii="David" w:hAnsi="David" w:cs="David"/>
            <w:sz w:val="24"/>
            <w:szCs w:val="24"/>
          </w:rPr>
          <w:t>10</w:t>
        </w:r>
        <w:r>
          <w:rPr>
            <w:rFonts w:ascii="David" w:hAnsi="David" w:cs="David"/>
            <w:sz w:val="24"/>
            <w:szCs w:val="24"/>
          </w:rPr>
          <w:fldChar w:fldCharType="end"/>
        </w:r>
      </w:ins>
    </w:p>
    <w:p w:rsidR="005F7BED" w:rsidRPr="005F7BED" w:rsidRDefault="005F7BED" w:rsidP="00AD6BA8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:rsidR="00B45F1D" w:rsidRPr="00B40569" w:rsidRDefault="00B45F1D" w:rsidP="00B40569">
      <w:pPr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</w:p>
    <w:p w:rsidR="00B45F1D" w:rsidRPr="00B40569" w:rsidRDefault="00B45F1D" w:rsidP="00B40569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B40569">
        <w:rPr>
          <w:rFonts w:ascii="David" w:hAnsi="David" w:cs="David"/>
          <w:b/>
          <w:bCs/>
          <w:sz w:val="24"/>
          <w:szCs w:val="24"/>
          <w:rtl/>
        </w:rPr>
        <w:t>גוף השיעור:</w:t>
      </w:r>
      <w:r w:rsidRPr="00B40569">
        <w:rPr>
          <w:rFonts w:ascii="David" w:hAnsi="David" w:cs="David"/>
          <w:sz w:val="24"/>
          <w:szCs w:val="24"/>
          <w:rtl/>
        </w:rPr>
        <w:t xml:space="preserve"> עבודה בקבוצות.</w:t>
      </w:r>
    </w:p>
    <w:p w:rsidR="00C67F01" w:rsidRPr="00B40569" w:rsidRDefault="00913EAA" w:rsidP="00B40569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B40569">
        <w:rPr>
          <w:rFonts w:ascii="David" w:hAnsi="David" w:cs="David"/>
          <w:sz w:val="24"/>
          <w:szCs w:val="24"/>
          <w:rtl/>
        </w:rPr>
        <w:t>פעילות 1:</w:t>
      </w:r>
    </w:p>
    <w:p w:rsidR="00C67F01" w:rsidRPr="00B40569" w:rsidRDefault="00B45F1D" w:rsidP="00B40569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B40569">
        <w:rPr>
          <w:rFonts w:ascii="David" w:hAnsi="David" w:cs="David"/>
          <w:sz w:val="24"/>
          <w:szCs w:val="24"/>
          <w:rtl/>
        </w:rPr>
        <w:t>מתחלקים ל</w:t>
      </w:r>
      <w:ins w:id="24" w:author="מנהל" w:date="2016-01-04T08:29:00Z">
        <w:r w:rsidR="00AD6BA8">
          <w:rPr>
            <w:rFonts w:ascii="David" w:hAnsi="David" w:cs="David" w:hint="cs"/>
            <w:sz w:val="24"/>
            <w:szCs w:val="24"/>
            <w:rtl/>
          </w:rPr>
          <w:t>-</w:t>
        </w:r>
      </w:ins>
      <w:r w:rsidRPr="00B40569">
        <w:rPr>
          <w:rFonts w:ascii="David" w:hAnsi="David" w:cs="David"/>
          <w:sz w:val="24"/>
          <w:szCs w:val="24"/>
          <w:rtl/>
        </w:rPr>
        <w:t xml:space="preserve">7 קבוצות. </w:t>
      </w:r>
      <w:r w:rsidR="00D80CED" w:rsidRPr="00B40569">
        <w:rPr>
          <w:rFonts w:ascii="David" w:hAnsi="David" w:cs="David"/>
          <w:sz w:val="24"/>
          <w:szCs w:val="24"/>
          <w:rtl/>
        </w:rPr>
        <w:t>כל קבוצה היא פרי אחד משבעת המינים.</w:t>
      </w:r>
      <w:r w:rsidRPr="00B40569">
        <w:rPr>
          <w:rFonts w:ascii="David" w:hAnsi="David" w:cs="David"/>
          <w:sz w:val="24"/>
          <w:szCs w:val="24"/>
          <w:rtl/>
        </w:rPr>
        <w:t xml:space="preserve"> </w:t>
      </w:r>
      <w:ins w:id="25" w:author="מנהל" w:date="2016-01-04T08:29:00Z">
        <w:r w:rsidR="00AD6BA8">
          <w:rPr>
            <w:rFonts w:ascii="David" w:hAnsi="David" w:cs="David" w:hint="cs"/>
            <w:sz w:val="24"/>
            <w:szCs w:val="24"/>
            <w:rtl/>
          </w:rPr>
          <w:t xml:space="preserve">לפני קריאת הקטע, בקשי מהקבוצות להעלות ידע שהם יודעים על הפרי ולכתוב אותו על דף ואחר כך להעלות שאלות שעליהן היו מעוניינים לקבל תשובה ואז הזמיני אותם לקריאה. </w:t>
        </w:r>
      </w:ins>
      <w:ins w:id="26" w:author="מנהל" w:date="2016-01-04T08:30:00Z">
        <w:r w:rsidR="00AD6BA8">
          <w:rPr>
            <w:rFonts w:ascii="David" w:hAnsi="David" w:cs="David" w:hint="cs"/>
            <w:sz w:val="24"/>
            <w:szCs w:val="24"/>
            <w:rtl/>
          </w:rPr>
          <w:t xml:space="preserve">בסוף התהליך בקשי מהם לנסות </w:t>
        </w:r>
        <w:r w:rsidR="00AD6BA8">
          <w:rPr>
            <w:rFonts w:ascii="David" w:hAnsi="David" w:cs="David" w:hint="cs"/>
            <w:sz w:val="24"/>
            <w:szCs w:val="24"/>
            <w:rtl/>
          </w:rPr>
          <w:lastRenderedPageBreak/>
          <w:t xml:space="preserve">ולבדוק לאילו שאלות קבלו תשובה באמצעות הטקסט ( זהו תהליך קטנטן של חקר) </w:t>
        </w:r>
      </w:ins>
      <w:r w:rsidR="00C67F01" w:rsidRPr="00B40569">
        <w:rPr>
          <w:rFonts w:ascii="David" w:hAnsi="David" w:cs="David"/>
          <w:sz w:val="24"/>
          <w:szCs w:val="24"/>
          <w:rtl/>
        </w:rPr>
        <w:t xml:space="preserve">כל </w:t>
      </w:r>
      <w:r w:rsidR="00D80CED" w:rsidRPr="00B40569">
        <w:rPr>
          <w:rFonts w:ascii="David" w:hAnsi="David" w:cs="David"/>
          <w:sz w:val="24"/>
          <w:szCs w:val="24"/>
          <w:rtl/>
        </w:rPr>
        <w:t>קבוצה</w:t>
      </w:r>
      <w:r w:rsidR="00C67F01" w:rsidRPr="00B40569">
        <w:rPr>
          <w:rFonts w:ascii="David" w:hAnsi="David" w:cs="David"/>
          <w:sz w:val="24"/>
          <w:szCs w:val="24"/>
          <w:rtl/>
        </w:rPr>
        <w:t xml:space="preserve"> מקבל</w:t>
      </w:r>
      <w:r w:rsidR="00D80CED" w:rsidRPr="00B40569">
        <w:rPr>
          <w:rFonts w:ascii="David" w:hAnsi="David" w:cs="David"/>
          <w:sz w:val="24"/>
          <w:szCs w:val="24"/>
          <w:rtl/>
        </w:rPr>
        <w:t>ת</w:t>
      </w:r>
      <w:r w:rsidRPr="00B40569">
        <w:rPr>
          <w:rFonts w:ascii="David" w:hAnsi="David" w:cs="David"/>
          <w:sz w:val="24"/>
          <w:szCs w:val="24"/>
          <w:rtl/>
        </w:rPr>
        <w:t xml:space="preserve"> קטע מידע על הפרי שנבחר לקבוצתה ודף עם ציור של אותו הפרי. על גביו הם צריכים</w:t>
      </w:r>
      <w:r w:rsidR="00913EAA" w:rsidRPr="00B40569">
        <w:rPr>
          <w:rFonts w:ascii="David" w:hAnsi="David" w:cs="David"/>
          <w:sz w:val="24"/>
          <w:szCs w:val="24"/>
          <w:rtl/>
        </w:rPr>
        <w:t xml:space="preserve"> לכתוב את הפרטים שלמד</w:t>
      </w:r>
      <w:r w:rsidRPr="00B40569">
        <w:rPr>
          <w:rFonts w:ascii="David" w:hAnsi="David" w:cs="David"/>
          <w:sz w:val="24"/>
          <w:szCs w:val="24"/>
          <w:rtl/>
        </w:rPr>
        <w:t>ו</w:t>
      </w:r>
      <w:r w:rsidR="00913EAA" w:rsidRPr="00B40569">
        <w:rPr>
          <w:rFonts w:ascii="David" w:hAnsi="David" w:cs="David"/>
          <w:sz w:val="24"/>
          <w:szCs w:val="24"/>
          <w:rtl/>
        </w:rPr>
        <w:t xml:space="preserve"> </w:t>
      </w:r>
      <w:r w:rsidRPr="00B40569">
        <w:rPr>
          <w:rFonts w:ascii="David" w:hAnsi="David" w:cs="David"/>
          <w:sz w:val="24"/>
          <w:szCs w:val="24"/>
          <w:rtl/>
        </w:rPr>
        <w:t>על הפרי</w:t>
      </w:r>
      <w:r w:rsidR="00C67F01" w:rsidRPr="00B40569">
        <w:rPr>
          <w:rFonts w:ascii="David" w:hAnsi="David" w:cs="David"/>
          <w:sz w:val="24"/>
          <w:szCs w:val="24"/>
          <w:rtl/>
        </w:rPr>
        <w:t xml:space="preserve"> מתוך הטקסט.</w:t>
      </w:r>
      <w:r w:rsidR="00913EAA" w:rsidRPr="00B40569">
        <w:rPr>
          <w:rFonts w:ascii="David" w:hAnsi="David" w:cs="David"/>
          <w:sz w:val="24"/>
          <w:szCs w:val="24"/>
          <w:rtl/>
        </w:rPr>
        <w:t xml:space="preserve"> </w:t>
      </w:r>
      <w:r w:rsidR="00B40569">
        <w:rPr>
          <w:rFonts w:ascii="David" w:hAnsi="David" w:cs="David" w:hint="cs"/>
          <w:sz w:val="24"/>
          <w:szCs w:val="24"/>
          <w:rtl/>
        </w:rPr>
        <w:t>כך תתקבל תמונה רחבה של הפרטים שנלמדו.</w:t>
      </w:r>
    </w:p>
    <w:p w:rsidR="00913EAA" w:rsidRPr="00B40569" w:rsidRDefault="00913EAA" w:rsidP="00B40569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B40569">
        <w:rPr>
          <w:rFonts w:ascii="David" w:hAnsi="David" w:cs="David"/>
          <w:sz w:val="24"/>
          <w:szCs w:val="24"/>
          <w:rtl/>
        </w:rPr>
        <w:t>פעילות 2:</w:t>
      </w:r>
    </w:p>
    <w:p w:rsidR="00C67F01" w:rsidRPr="00B40569" w:rsidRDefault="00B45F1D" w:rsidP="00B40569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B40569">
        <w:rPr>
          <w:rFonts w:ascii="David" w:hAnsi="David" w:cs="David"/>
          <w:sz w:val="24"/>
          <w:szCs w:val="24"/>
          <w:rtl/>
        </w:rPr>
        <w:t xml:space="preserve">לאחר הלימוד, </w:t>
      </w:r>
      <w:r w:rsidR="00C67F01" w:rsidRPr="00B40569">
        <w:rPr>
          <w:rFonts w:ascii="David" w:hAnsi="David" w:cs="David"/>
          <w:sz w:val="24"/>
          <w:szCs w:val="24"/>
          <w:rtl/>
        </w:rPr>
        <w:t xml:space="preserve">כל קבוצה מקבלת </w:t>
      </w:r>
      <w:r w:rsidR="00913EAA" w:rsidRPr="00B40569">
        <w:rPr>
          <w:rFonts w:ascii="David" w:hAnsi="David" w:cs="David"/>
          <w:sz w:val="24"/>
          <w:szCs w:val="24"/>
          <w:rtl/>
        </w:rPr>
        <w:t xml:space="preserve">חלקי </w:t>
      </w:r>
      <w:r w:rsidRPr="00B40569">
        <w:rPr>
          <w:rFonts w:ascii="David" w:hAnsi="David" w:cs="David"/>
          <w:sz w:val="24"/>
          <w:szCs w:val="24"/>
          <w:rtl/>
        </w:rPr>
        <w:t xml:space="preserve">תמונה של הפרי שנבחר לקבוצתה. </w:t>
      </w:r>
      <w:r w:rsidR="00C67F01" w:rsidRPr="00B40569">
        <w:rPr>
          <w:rFonts w:ascii="David" w:hAnsi="David" w:cs="David"/>
          <w:sz w:val="24"/>
          <w:szCs w:val="24"/>
          <w:rtl/>
        </w:rPr>
        <w:t>התמונה מחולקת ל-9 חלקים. כל חלק מכיל שאלה אמריקאית. יש לענו</w:t>
      </w:r>
      <w:r w:rsidR="00913EAA" w:rsidRPr="00B40569">
        <w:rPr>
          <w:rFonts w:ascii="David" w:hAnsi="David" w:cs="David"/>
          <w:sz w:val="24"/>
          <w:szCs w:val="24"/>
          <w:rtl/>
        </w:rPr>
        <w:t>ת נכונה על כל שאלה.</w:t>
      </w:r>
      <w:r w:rsidRPr="00B40569">
        <w:rPr>
          <w:rFonts w:ascii="David" w:hAnsi="David" w:cs="David"/>
          <w:sz w:val="24"/>
          <w:szCs w:val="24"/>
          <w:rtl/>
        </w:rPr>
        <w:t xml:space="preserve"> בדיקה עצמית יכולה להתבצע ע</w:t>
      </w:r>
      <w:r w:rsidR="00B40569" w:rsidRPr="00B40569">
        <w:rPr>
          <w:rFonts w:ascii="David" w:hAnsi="David" w:cs="David"/>
          <w:sz w:val="24"/>
          <w:szCs w:val="24"/>
          <w:rtl/>
        </w:rPr>
        <w:t>ל ידי התאמה בין התשובה לפרטים שלמדו, ש</w:t>
      </w:r>
      <w:r w:rsidRPr="00B40569">
        <w:rPr>
          <w:rFonts w:ascii="David" w:hAnsi="David" w:cs="David"/>
          <w:sz w:val="24"/>
          <w:szCs w:val="24"/>
          <w:rtl/>
        </w:rPr>
        <w:t>נמצאים מולם בקטעי המידע. לאחר שענו על כל שאלה עליהם ל</w:t>
      </w:r>
      <w:r w:rsidR="00B40569" w:rsidRPr="00B40569">
        <w:rPr>
          <w:rFonts w:ascii="David" w:hAnsi="David" w:cs="David"/>
          <w:sz w:val="24"/>
          <w:szCs w:val="24"/>
          <w:rtl/>
        </w:rPr>
        <w:t>נסות ל</w:t>
      </w:r>
      <w:r w:rsidRPr="00B40569">
        <w:rPr>
          <w:rFonts w:ascii="David" w:hAnsi="David" w:cs="David"/>
          <w:sz w:val="24"/>
          <w:szCs w:val="24"/>
          <w:rtl/>
        </w:rPr>
        <w:t>הרכיב את החלקים כך שתתקבל התמונה של הפרי.</w:t>
      </w:r>
      <w:r w:rsidR="00B40569" w:rsidRPr="00B40569">
        <w:rPr>
          <w:rFonts w:ascii="David" w:hAnsi="David" w:cs="David"/>
          <w:sz w:val="24"/>
          <w:szCs w:val="24"/>
          <w:rtl/>
        </w:rPr>
        <w:t xml:space="preserve">                                               זוהי פעילות שמטרתה חידוד הידע הנלמד בצורה חווייתית.</w:t>
      </w:r>
    </w:p>
    <w:p w:rsidR="00C67F01" w:rsidRPr="00B40569" w:rsidRDefault="00B45F1D" w:rsidP="00B40569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B40569">
        <w:rPr>
          <w:rFonts w:ascii="David" w:hAnsi="David" w:cs="David"/>
          <w:sz w:val="24"/>
          <w:szCs w:val="24"/>
          <w:rtl/>
        </w:rPr>
        <w:t>אפשרות שכל קבוצה תעלה ותציג את אשר למדה על אותו הפרי שקיבלה.</w:t>
      </w:r>
    </w:p>
    <w:p w:rsidR="00B45F1D" w:rsidRPr="00B40569" w:rsidRDefault="00B45F1D" w:rsidP="00B40569">
      <w:pPr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</w:p>
    <w:p w:rsidR="00B45F1D" w:rsidRPr="00B45F1D" w:rsidRDefault="00B45F1D">
      <w:pPr>
        <w:rPr>
          <w:b/>
          <w:bCs/>
        </w:rPr>
      </w:pPr>
    </w:p>
    <w:sectPr w:rsidR="00B45F1D" w:rsidRPr="00B45F1D" w:rsidSect="00C126F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7F01"/>
    <w:rsid w:val="005F7BED"/>
    <w:rsid w:val="00886F68"/>
    <w:rsid w:val="00913EAA"/>
    <w:rsid w:val="009A4C51"/>
    <w:rsid w:val="00AD6BA8"/>
    <w:rsid w:val="00B40569"/>
    <w:rsid w:val="00B45F1D"/>
    <w:rsid w:val="00C126F1"/>
    <w:rsid w:val="00C67F01"/>
    <w:rsid w:val="00D80CED"/>
    <w:rsid w:val="00F3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6B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AD6BA8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uiPriority w:val="99"/>
    <w:unhideWhenUsed/>
    <w:rsid w:val="005F7BED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6B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AD6BA8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uiPriority w:val="99"/>
    <w:unhideWhenUsed/>
    <w:rsid w:val="005F7B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313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מנהל</cp:lastModifiedBy>
  <cp:revision>3</cp:revision>
  <dcterms:created xsi:type="dcterms:W3CDTF">2016-01-04T06:31:00Z</dcterms:created>
  <dcterms:modified xsi:type="dcterms:W3CDTF">2016-01-04T06:33:00Z</dcterms:modified>
</cp:coreProperties>
</file>