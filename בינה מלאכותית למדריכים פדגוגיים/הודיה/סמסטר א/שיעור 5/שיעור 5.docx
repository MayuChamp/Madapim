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AD8" w:rsidRPr="00597AD8" w:rsidRDefault="00597AD8" w:rsidP="00597AD8">
      <w:pPr>
        <w:rPr>
          <w:rFonts w:ascii="David" w:hAnsi="David" w:cs="David"/>
          <w:sz w:val="24"/>
          <w:szCs w:val="24"/>
          <w:rtl/>
        </w:rPr>
      </w:pPr>
      <w:r w:rsidRPr="00597AD8">
        <w:rPr>
          <w:rFonts w:ascii="David" w:hAnsi="David" w:cs="David" w:hint="cs"/>
          <w:sz w:val="24"/>
          <w:szCs w:val="24"/>
          <w:rtl/>
        </w:rPr>
        <w:t>בס"ד</w:t>
      </w:r>
    </w:p>
    <w:p w:rsidR="00597AD8" w:rsidRPr="00597AD8" w:rsidRDefault="00597AD8" w:rsidP="00597AD8">
      <w:pPr>
        <w:jc w:val="center"/>
        <w:rPr>
          <w:rFonts w:ascii="David" w:hAnsi="David" w:cs="David"/>
          <w:b/>
          <w:bCs/>
          <w:sz w:val="40"/>
          <w:szCs w:val="40"/>
          <w:rtl/>
        </w:rPr>
      </w:pPr>
      <w:r w:rsidRPr="00597AD8">
        <w:rPr>
          <w:rFonts w:ascii="David" w:hAnsi="David" w:cs="David"/>
          <w:b/>
          <w:bCs/>
          <w:sz w:val="40"/>
          <w:szCs w:val="40"/>
          <w:rtl/>
        </w:rPr>
        <w:t xml:space="preserve">מערך שיעור מספר </w:t>
      </w:r>
      <w:r>
        <w:rPr>
          <w:rFonts w:ascii="David" w:hAnsi="David" w:cs="David" w:hint="cs"/>
          <w:b/>
          <w:bCs/>
          <w:sz w:val="40"/>
          <w:szCs w:val="40"/>
          <w:rtl/>
        </w:rPr>
        <w:t>5</w:t>
      </w:r>
    </w:p>
    <w:p w:rsidR="00597AD8" w:rsidRPr="00597AD8" w:rsidRDefault="00597AD8" w:rsidP="00597AD8">
      <w:pPr>
        <w:jc w:val="center"/>
        <w:rPr>
          <w:rFonts w:ascii="David" w:hAnsi="David" w:cs="David"/>
          <w:b/>
          <w:bCs/>
          <w:sz w:val="40"/>
          <w:szCs w:val="40"/>
          <w:rtl/>
        </w:rPr>
      </w:pPr>
      <w:r w:rsidRPr="00597AD8">
        <w:rPr>
          <w:rFonts w:ascii="David" w:hAnsi="David" w:cs="David"/>
          <w:b/>
          <w:bCs/>
          <w:sz w:val="40"/>
          <w:szCs w:val="40"/>
          <w:rtl/>
        </w:rPr>
        <w:t>נושא:</w:t>
      </w:r>
      <w:r w:rsidRPr="00597AD8">
        <w:rPr>
          <w:rFonts w:ascii="David" w:hAnsi="David" w:cs="David" w:hint="cs"/>
          <w:b/>
          <w:bCs/>
          <w:sz w:val="40"/>
          <w:szCs w:val="40"/>
          <w:rtl/>
        </w:rPr>
        <w:t xml:space="preserve"> </w:t>
      </w:r>
      <w:r>
        <w:rPr>
          <w:rFonts w:ascii="David" w:hAnsi="David" w:cs="David" w:hint="cs"/>
          <w:b/>
          <w:bCs/>
          <w:sz w:val="40"/>
          <w:szCs w:val="40"/>
          <w:rtl/>
        </w:rPr>
        <w:t xml:space="preserve">הסיפור "הסחורה היקרה ביותר"                           </w:t>
      </w:r>
      <w:r w:rsidRPr="00597AD8">
        <w:rPr>
          <w:rFonts w:ascii="David" w:hAnsi="David" w:cs="David"/>
          <w:b/>
          <w:bCs/>
          <w:sz w:val="40"/>
          <w:szCs w:val="40"/>
          <w:rtl/>
        </w:rPr>
        <w:t>כיתה: ה'</w:t>
      </w:r>
      <w:r w:rsidRPr="00597AD8">
        <w:rPr>
          <w:rFonts w:ascii="David" w:hAnsi="David" w:cs="David" w:hint="cs"/>
          <w:b/>
          <w:bCs/>
          <w:sz w:val="40"/>
          <w:szCs w:val="40"/>
          <w:rtl/>
        </w:rPr>
        <w:t xml:space="preserve">     </w:t>
      </w:r>
      <w:r w:rsidRPr="00597AD8">
        <w:rPr>
          <w:rFonts w:ascii="David" w:hAnsi="David" w:cs="David"/>
          <w:b/>
          <w:bCs/>
          <w:sz w:val="40"/>
          <w:szCs w:val="40"/>
          <w:rtl/>
        </w:rPr>
        <w:t>תאריך:</w:t>
      </w:r>
      <w:r>
        <w:rPr>
          <w:rFonts w:ascii="David" w:hAnsi="David" w:cs="David" w:hint="cs"/>
          <w:b/>
          <w:bCs/>
          <w:sz w:val="40"/>
          <w:szCs w:val="40"/>
          <w:rtl/>
        </w:rPr>
        <w:t>2.1.16</w:t>
      </w:r>
    </w:p>
    <w:p w:rsidR="00597AD8" w:rsidRPr="00597AD8" w:rsidRDefault="00597AD8" w:rsidP="00D64B8C">
      <w:pPr>
        <w:tabs>
          <w:tab w:val="left" w:pos="911"/>
          <w:tab w:val="center" w:pos="4153"/>
        </w:tabs>
        <w:jc w:val="center"/>
        <w:rPr>
          <w:rFonts w:ascii="David" w:hAnsi="David" w:cs="David"/>
          <w:b/>
          <w:bCs/>
          <w:sz w:val="36"/>
          <w:szCs w:val="36"/>
          <w:rtl/>
        </w:rPr>
      </w:pPr>
      <w:r w:rsidRPr="00597AD8">
        <w:rPr>
          <w:rFonts w:ascii="David" w:hAnsi="David" w:cs="David"/>
          <w:b/>
          <w:bCs/>
          <w:sz w:val="36"/>
          <w:szCs w:val="36"/>
          <w:rtl/>
        </w:rPr>
        <w:t xml:space="preserve">מטרת </w:t>
      </w:r>
      <w:r w:rsidRPr="00597AD8">
        <w:rPr>
          <w:rFonts w:ascii="David" w:hAnsi="David" w:cs="David" w:hint="cs"/>
          <w:b/>
          <w:bCs/>
          <w:sz w:val="36"/>
          <w:szCs w:val="36"/>
          <w:rtl/>
        </w:rPr>
        <w:t xml:space="preserve">על: </w:t>
      </w:r>
      <w:r w:rsidR="00CD7F85" w:rsidRPr="00CD7F85">
        <w:rPr>
          <w:rFonts w:ascii="David" w:hAnsi="David" w:cs="David" w:hint="cs"/>
          <w:b/>
          <w:bCs/>
          <w:sz w:val="36"/>
          <w:szCs w:val="36"/>
          <w:rtl/>
        </w:rPr>
        <w:t>טיפוח יכולות הבחירה של התלמידים</w:t>
      </w:r>
      <w:r w:rsidR="00D64B8C">
        <w:rPr>
          <w:rFonts w:ascii="David" w:hAnsi="David" w:cs="David" w:hint="cs"/>
          <w:b/>
          <w:bCs/>
          <w:sz w:val="36"/>
          <w:szCs w:val="36"/>
          <w:rtl/>
        </w:rPr>
        <w:t xml:space="preserve"> במצבים שונים</w:t>
      </w:r>
    </w:p>
    <w:p w:rsidR="00597AD8" w:rsidRPr="00597AD8" w:rsidRDefault="00597AD8" w:rsidP="007643DF">
      <w:pPr>
        <w:jc w:val="center"/>
        <w:rPr>
          <w:rFonts w:ascii="David" w:hAnsi="David" w:cs="David"/>
          <w:b/>
          <w:bCs/>
          <w:sz w:val="36"/>
          <w:szCs w:val="36"/>
          <w:rtl/>
        </w:rPr>
      </w:pPr>
      <w:r w:rsidRPr="00597AD8">
        <w:rPr>
          <w:rFonts w:ascii="David" w:hAnsi="David" w:cs="David" w:hint="cs"/>
          <w:b/>
          <w:bCs/>
          <w:sz w:val="36"/>
          <w:szCs w:val="36"/>
          <w:rtl/>
        </w:rPr>
        <w:t xml:space="preserve">מטרת </w:t>
      </w:r>
      <w:r w:rsidRPr="00597AD8">
        <w:rPr>
          <w:rFonts w:ascii="David" w:hAnsi="David" w:cs="David"/>
          <w:b/>
          <w:bCs/>
          <w:sz w:val="36"/>
          <w:szCs w:val="36"/>
          <w:rtl/>
        </w:rPr>
        <w:t>השיעור:</w:t>
      </w:r>
      <w:r w:rsidR="007643DF" w:rsidRPr="007643DF">
        <w:rPr>
          <w:rFonts w:ascii="David" w:hAnsi="David" w:cs="David" w:hint="cs"/>
          <w:b/>
          <w:bCs/>
          <w:sz w:val="36"/>
          <w:szCs w:val="36"/>
          <w:rtl/>
        </w:rPr>
        <w:t xml:space="preserve"> התלמיד ידע להבחין בין סחורה גשמית לבין סחורה רוחנית</w:t>
      </w:r>
      <w:r w:rsidR="00A96B95">
        <w:rPr>
          <w:rFonts w:ascii="David" w:hAnsi="David" w:cs="David" w:hint="cs"/>
          <w:b/>
          <w:bCs/>
          <w:sz w:val="36"/>
          <w:szCs w:val="36"/>
          <w:rtl/>
        </w:rPr>
        <w:t xml:space="preserve"> ולהבין את משמעותן.</w:t>
      </w:r>
    </w:p>
    <w:tbl>
      <w:tblPr>
        <w:tblStyle w:val="a3"/>
        <w:bidiVisual/>
        <w:tblW w:w="0" w:type="auto"/>
        <w:tblInd w:w="-91" w:type="dxa"/>
        <w:tblLook w:val="04A0" w:firstRow="1" w:lastRow="0" w:firstColumn="1" w:lastColumn="0" w:noHBand="0" w:noVBand="1"/>
      </w:tblPr>
      <w:tblGrid>
        <w:gridCol w:w="992"/>
        <w:gridCol w:w="3827"/>
        <w:gridCol w:w="3686"/>
      </w:tblGrid>
      <w:tr w:rsidR="00CF17D0" w:rsidRPr="00597AD8" w:rsidTr="00007276">
        <w:tc>
          <w:tcPr>
            <w:tcW w:w="992"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t>זמן</w:t>
            </w:r>
          </w:p>
        </w:tc>
        <w:tc>
          <w:tcPr>
            <w:tcW w:w="3827"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t>פעולות הוראה</w:t>
            </w:r>
          </w:p>
        </w:tc>
        <w:tc>
          <w:tcPr>
            <w:tcW w:w="3686"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t>שיקול דעת</w:t>
            </w:r>
          </w:p>
        </w:tc>
      </w:tr>
      <w:tr w:rsidR="00CF17D0" w:rsidRPr="00597AD8" w:rsidTr="00FE1861">
        <w:trPr>
          <w:trHeight w:val="841"/>
        </w:trPr>
        <w:tc>
          <w:tcPr>
            <w:tcW w:w="992"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t>10 דקות</w:t>
            </w: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Default="00597AD8"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Default="00597AD8" w:rsidP="00597AD8">
            <w:pPr>
              <w:rPr>
                <w:rFonts w:ascii="David" w:hAnsi="David" w:cs="David"/>
                <w:sz w:val="24"/>
                <w:szCs w:val="24"/>
                <w:rtl/>
              </w:rPr>
            </w:pPr>
          </w:p>
          <w:p w:rsidR="00FE1861" w:rsidRPr="00597AD8" w:rsidRDefault="00FE1861"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Default="00597AD8" w:rsidP="00597AD8">
            <w:pPr>
              <w:rPr>
                <w:rFonts w:ascii="David" w:hAnsi="David" w:cs="David"/>
                <w:sz w:val="24"/>
                <w:szCs w:val="24"/>
                <w:rtl/>
              </w:rPr>
            </w:pPr>
          </w:p>
          <w:p w:rsidR="00597AD8" w:rsidRDefault="00FE1861" w:rsidP="00FE1861">
            <w:pPr>
              <w:rPr>
                <w:rFonts w:ascii="David" w:hAnsi="David" w:cs="David"/>
                <w:sz w:val="24"/>
                <w:szCs w:val="24"/>
                <w:rtl/>
              </w:rPr>
            </w:pPr>
            <w:r>
              <w:rPr>
                <w:rFonts w:ascii="David" w:hAnsi="David" w:cs="David" w:hint="cs"/>
                <w:sz w:val="24"/>
                <w:szCs w:val="24"/>
                <w:rtl/>
              </w:rPr>
              <w:t>17 דקות</w:t>
            </w: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D64B8C" w:rsidRDefault="00D64B8C"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r>
              <w:rPr>
                <w:rFonts w:ascii="David" w:hAnsi="David" w:cs="David" w:hint="cs"/>
                <w:sz w:val="24"/>
                <w:szCs w:val="24"/>
                <w:rtl/>
              </w:rPr>
              <w:t>13 דקות</w:t>
            </w: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Default="00FE1861" w:rsidP="00FE1861">
            <w:pPr>
              <w:rPr>
                <w:rFonts w:ascii="David" w:hAnsi="David" w:cs="David"/>
                <w:sz w:val="24"/>
                <w:szCs w:val="24"/>
                <w:rtl/>
              </w:rPr>
            </w:pPr>
          </w:p>
          <w:p w:rsidR="00FE1861" w:rsidRPr="00597AD8" w:rsidRDefault="00FE1861" w:rsidP="00FE1861">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tc>
        <w:tc>
          <w:tcPr>
            <w:tcW w:w="3827" w:type="dxa"/>
          </w:tcPr>
          <w:p w:rsidR="00597AD8" w:rsidRPr="00597AD8" w:rsidRDefault="00597AD8" w:rsidP="00597AD8">
            <w:pPr>
              <w:rPr>
                <w:rFonts w:ascii="David" w:hAnsi="David" w:cs="David"/>
                <w:sz w:val="24"/>
                <w:szCs w:val="24"/>
                <w:u w:val="single"/>
                <w:rtl/>
              </w:rPr>
            </w:pPr>
            <w:r w:rsidRPr="00597AD8">
              <w:rPr>
                <w:rFonts w:ascii="David" w:hAnsi="David" w:cs="David" w:hint="cs"/>
                <w:sz w:val="24"/>
                <w:szCs w:val="24"/>
                <w:u w:val="single"/>
                <w:rtl/>
              </w:rPr>
              <w:lastRenderedPageBreak/>
              <w:t>1.פתיחה</w:t>
            </w:r>
          </w:p>
          <w:p w:rsidR="00597AD8" w:rsidRPr="00597AD8" w:rsidRDefault="00597AD8" w:rsidP="00597AD8">
            <w:pPr>
              <w:rPr>
                <w:rFonts w:ascii="David" w:hAnsi="David" w:cs="David"/>
                <w:sz w:val="24"/>
                <w:szCs w:val="24"/>
                <w:u w:val="single"/>
                <w:rtl/>
              </w:rPr>
            </w:pPr>
          </w:p>
          <w:p w:rsidR="00597AD8" w:rsidRPr="0026091F" w:rsidRDefault="00597AD8" w:rsidP="0026091F">
            <w:pPr>
              <w:pStyle w:val="a4"/>
              <w:numPr>
                <w:ilvl w:val="0"/>
                <w:numId w:val="1"/>
              </w:numPr>
              <w:rPr>
                <w:rFonts w:ascii="David" w:hAnsi="David" w:cs="David"/>
                <w:sz w:val="24"/>
                <w:szCs w:val="24"/>
                <w:rtl/>
              </w:rPr>
            </w:pPr>
            <w:r w:rsidRPr="0026091F">
              <w:rPr>
                <w:rFonts w:ascii="David" w:hAnsi="David" w:cs="David" w:hint="cs"/>
                <w:sz w:val="24"/>
                <w:szCs w:val="24"/>
                <w:rtl/>
              </w:rPr>
              <w:t xml:space="preserve">כניסה לכיתה והתארגנות של הילדים לשיעור. </w:t>
            </w:r>
          </w:p>
          <w:p w:rsidR="0026091F" w:rsidRDefault="0026091F" w:rsidP="0026091F">
            <w:pPr>
              <w:rPr>
                <w:rFonts w:ascii="David" w:hAnsi="David" w:cs="David"/>
                <w:sz w:val="24"/>
                <w:szCs w:val="24"/>
                <w:rtl/>
              </w:rPr>
            </w:pPr>
          </w:p>
          <w:p w:rsidR="0026091F" w:rsidRDefault="0026091F" w:rsidP="0026091F">
            <w:pPr>
              <w:rPr>
                <w:rFonts w:ascii="David" w:hAnsi="David" w:cs="David"/>
                <w:sz w:val="24"/>
                <w:szCs w:val="24"/>
                <w:rtl/>
              </w:rPr>
            </w:pPr>
          </w:p>
          <w:p w:rsidR="0026091F" w:rsidRDefault="0026091F" w:rsidP="0026091F">
            <w:pPr>
              <w:rPr>
                <w:rFonts w:ascii="David" w:hAnsi="David" w:cs="David"/>
                <w:sz w:val="24"/>
                <w:szCs w:val="24"/>
                <w:rtl/>
              </w:rPr>
            </w:pPr>
          </w:p>
          <w:p w:rsidR="0026091F" w:rsidRPr="0026091F" w:rsidRDefault="0026091F" w:rsidP="0026091F">
            <w:pPr>
              <w:rPr>
                <w:rFonts w:ascii="David" w:hAnsi="David" w:cs="David"/>
                <w:sz w:val="24"/>
                <w:szCs w:val="24"/>
                <w:rtl/>
              </w:rPr>
            </w:pPr>
          </w:p>
          <w:p w:rsidR="007643DF" w:rsidRDefault="0026091F" w:rsidP="00CD7F85">
            <w:pPr>
              <w:pStyle w:val="a4"/>
              <w:numPr>
                <w:ilvl w:val="0"/>
                <w:numId w:val="1"/>
              </w:numPr>
              <w:spacing w:after="200" w:line="276" w:lineRule="auto"/>
              <w:rPr>
                <w:rFonts w:ascii="Calibri" w:eastAsia="Calibri" w:hAnsi="Calibri" w:cs="David"/>
                <w:sz w:val="24"/>
                <w:szCs w:val="24"/>
              </w:rPr>
            </w:pPr>
            <w:r w:rsidRPr="0026091F">
              <w:rPr>
                <w:rFonts w:ascii="Calibri" w:eastAsia="Calibri" w:hAnsi="Calibri" w:cs="David" w:hint="cs"/>
                <w:sz w:val="24"/>
                <w:szCs w:val="24"/>
                <w:rtl/>
              </w:rPr>
              <w:t xml:space="preserve">אפתח את השיעור בכך שאומר לתלמידים שאני רוצה להכיר להם שיטה חדשה.  שקוראים לה "שיטת 5.3.1" . אכתוב את השם על הלוח. אסביר לתלמידים שזוהי מיומנות ברירה ובחירה. בוחרים 5 דברים עיקריים וחשובים במסגרת נושא מסוים, לאחר מכן, מתוכם יש לבחור 3 דברים שהם יותר חשובים ולבסוף רק דבר אחד שהוא החשוב ביותר. אומר לתלמידים שכעת נשתמש בשיטה זו. אחלק להם דף שעליו מצויר תרמיל. </w:t>
            </w:r>
            <w:r w:rsidR="00CD7F85">
              <w:rPr>
                <w:rFonts w:ascii="Calibri" w:eastAsia="Calibri" w:hAnsi="Calibri" w:cs="David" w:hint="cs"/>
                <w:b/>
                <w:bCs/>
                <w:sz w:val="24"/>
                <w:szCs w:val="24"/>
                <w:rtl/>
              </w:rPr>
              <w:t>(קובץ נוסף מס' 1</w:t>
            </w:r>
            <w:r w:rsidRPr="0026091F">
              <w:rPr>
                <w:rFonts w:ascii="Calibri" w:eastAsia="Calibri" w:hAnsi="Calibri" w:cs="David" w:hint="cs"/>
                <w:b/>
                <w:bCs/>
                <w:sz w:val="24"/>
                <w:szCs w:val="24"/>
                <w:rtl/>
              </w:rPr>
              <w:t>)</w:t>
            </w:r>
            <w:r w:rsidRPr="0026091F">
              <w:rPr>
                <w:rFonts w:ascii="Calibri" w:eastAsia="Calibri" w:hAnsi="Calibri" w:cs="David" w:hint="cs"/>
                <w:sz w:val="24"/>
                <w:szCs w:val="24"/>
                <w:rtl/>
              </w:rPr>
              <w:t xml:space="preserve"> אבקש מהם לכתוב על גבי ציור התרמיל 5 דברים חשובים/ יקרים/ שלא ניתן להסתדר בלעדיהם, שהם היו לוקחים איתם לאי בודד. לאחר מכן אבקש מהם לסמן בצבע רק 3 דברים חשובים מתוך החמישה ולבסוף בצבע נוסף להדגיש את הדבר הכי חשוב מתוך כל הרשימה. אבחר בכמה תלמידים להקרי</w:t>
            </w:r>
            <w:r w:rsidR="008806AD">
              <w:rPr>
                <w:rFonts w:ascii="Calibri" w:eastAsia="Calibri" w:hAnsi="Calibri" w:cs="David" w:hint="cs"/>
                <w:sz w:val="24"/>
                <w:szCs w:val="24"/>
                <w:rtl/>
              </w:rPr>
              <w:t xml:space="preserve">א את הדברים שכתבו. אכתוב על גבי </w:t>
            </w:r>
            <w:r w:rsidRPr="0026091F">
              <w:rPr>
                <w:rFonts w:ascii="Calibri" w:eastAsia="Calibri" w:hAnsi="Calibri" w:cs="David" w:hint="cs"/>
                <w:sz w:val="24"/>
                <w:szCs w:val="24"/>
                <w:rtl/>
              </w:rPr>
              <w:t>הלוח את תשובותיהם השונות.</w:t>
            </w:r>
            <w:r w:rsidR="008806AD">
              <w:rPr>
                <w:rFonts w:ascii="Calibri" w:eastAsia="Calibri" w:hAnsi="Calibri" w:cs="David" w:hint="cs"/>
                <w:sz w:val="24"/>
                <w:szCs w:val="24"/>
                <w:rtl/>
              </w:rPr>
              <w:t xml:space="preserve"> אשאיר את התשובות עד לסוף השיעור על </w:t>
            </w:r>
            <w:r w:rsidR="008806AD">
              <w:rPr>
                <w:rFonts w:ascii="Calibri" w:eastAsia="Calibri" w:hAnsi="Calibri" w:cs="David" w:hint="cs"/>
                <w:sz w:val="24"/>
                <w:szCs w:val="24"/>
                <w:rtl/>
              </w:rPr>
              <w:lastRenderedPageBreak/>
              <w:t>מנת שנוכל לחזור ולהתקשר לחלק זה.</w:t>
            </w:r>
            <w:r w:rsidRPr="0026091F">
              <w:rPr>
                <w:rFonts w:ascii="Calibri" w:eastAsia="Calibri" w:hAnsi="Calibri" w:cs="David" w:hint="cs"/>
                <w:sz w:val="24"/>
                <w:szCs w:val="24"/>
                <w:rtl/>
              </w:rPr>
              <w:t xml:space="preserve"> אשאל את התלמידים מהי המטרה בכך ששיטת 5.3.1 מבקשת לצמצם בכל פעם את כמות הדברים המעטים גם ככה שבחרו? </w:t>
            </w:r>
          </w:p>
          <w:p w:rsidR="0026091F" w:rsidRPr="0026091F" w:rsidRDefault="007643DF" w:rsidP="007643DF">
            <w:pPr>
              <w:pStyle w:val="a4"/>
              <w:spacing w:after="200" w:line="276" w:lineRule="auto"/>
              <w:rPr>
                <w:rFonts w:ascii="Calibri" w:eastAsia="Calibri" w:hAnsi="Calibri" w:cs="David"/>
                <w:sz w:val="24"/>
                <w:szCs w:val="24"/>
                <w:rtl/>
              </w:rPr>
            </w:pPr>
            <w:r>
              <w:rPr>
                <w:rFonts w:ascii="Calibri" w:eastAsia="Calibri" w:hAnsi="Calibri" w:cs="David" w:hint="cs"/>
                <w:sz w:val="24"/>
                <w:szCs w:val="24"/>
                <w:rtl/>
              </w:rPr>
              <w:t>-</w:t>
            </w:r>
            <w:r w:rsidR="0026091F" w:rsidRPr="0026091F">
              <w:rPr>
                <w:rFonts w:ascii="Calibri" w:eastAsia="Calibri" w:hAnsi="Calibri" w:cs="David" w:hint="cs"/>
                <w:sz w:val="24"/>
                <w:szCs w:val="24"/>
                <w:rtl/>
              </w:rPr>
              <w:t xml:space="preserve">תשובה מצופה: על מנת שנדע לברור בין הדברים ולבחור את הדבר החשוב לנו ביותר, (לעומת שאר הדברים), שלא היינו מוותרים עליו, שלא היינו מסתדרים בלעדיו. </w:t>
            </w:r>
          </w:p>
          <w:p w:rsidR="00597AD8" w:rsidRDefault="00597AD8" w:rsidP="00597AD8">
            <w:pPr>
              <w:rPr>
                <w:rFonts w:ascii="David" w:hAnsi="David" w:cs="David"/>
                <w:sz w:val="24"/>
                <w:szCs w:val="24"/>
                <w:rtl/>
              </w:rPr>
            </w:pPr>
          </w:p>
          <w:p w:rsidR="00597AD8" w:rsidRDefault="00597AD8" w:rsidP="00597AD8">
            <w:pPr>
              <w:rPr>
                <w:rFonts w:ascii="David" w:hAnsi="David" w:cs="David"/>
                <w:sz w:val="24"/>
                <w:szCs w:val="24"/>
                <w:u w:val="single"/>
                <w:rtl/>
              </w:rPr>
            </w:pPr>
            <w:r w:rsidRPr="00597AD8">
              <w:rPr>
                <w:rFonts w:ascii="David" w:hAnsi="David" w:cs="David" w:hint="cs"/>
                <w:sz w:val="24"/>
                <w:szCs w:val="24"/>
                <w:u w:val="single"/>
                <w:rtl/>
              </w:rPr>
              <w:t>2</w:t>
            </w:r>
            <w:r w:rsidR="0026091F">
              <w:rPr>
                <w:rFonts w:ascii="David" w:hAnsi="David" w:cs="David" w:hint="cs"/>
                <w:sz w:val="24"/>
                <w:szCs w:val="24"/>
                <w:u w:val="single"/>
                <w:rtl/>
              </w:rPr>
              <w:t>.סיפור</w:t>
            </w:r>
            <w:r w:rsidR="00513AB2">
              <w:rPr>
                <w:rFonts w:ascii="David" w:hAnsi="David" w:cs="David" w:hint="cs"/>
                <w:sz w:val="24"/>
                <w:szCs w:val="24"/>
                <w:u w:val="single"/>
                <w:rtl/>
              </w:rPr>
              <w:t xml:space="preserve"> ודיון</w:t>
            </w:r>
          </w:p>
          <w:p w:rsidR="0026091F" w:rsidRDefault="0026091F" w:rsidP="00597AD8">
            <w:pPr>
              <w:rPr>
                <w:rFonts w:ascii="David" w:hAnsi="David" w:cs="David"/>
                <w:sz w:val="24"/>
                <w:szCs w:val="24"/>
                <w:u w:val="single"/>
                <w:rtl/>
              </w:rPr>
            </w:pPr>
          </w:p>
          <w:p w:rsidR="007643DF" w:rsidRDefault="00DB1D8E" w:rsidP="00DB1D8E">
            <w:pPr>
              <w:pStyle w:val="a4"/>
              <w:numPr>
                <w:ilvl w:val="0"/>
                <w:numId w:val="2"/>
              </w:numPr>
              <w:rPr>
                <w:rFonts w:ascii="David" w:hAnsi="David" w:cs="David"/>
                <w:sz w:val="24"/>
                <w:szCs w:val="24"/>
              </w:rPr>
            </w:pPr>
            <w:r w:rsidRPr="00DB1D8E">
              <w:rPr>
                <w:rFonts w:ascii="David" w:hAnsi="David" w:cs="David" w:hint="cs"/>
                <w:sz w:val="24"/>
                <w:szCs w:val="24"/>
                <w:rtl/>
              </w:rPr>
              <w:t>אסביר לתלמידים שכעת</w:t>
            </w:r>
            <w:r>
              <w:rPr>
                <w:rFonts w:ascii="David" w:hAnsi="David" w:cs="David" w:hint="cs"/>
                <w:sz w:val="24"/>
                <w:szCs w:val="24"/>
                <w:rtl/>
              </w:rPr>
              <w:t xml:space="preserve"> נעבור לקריאת סיפור </w:t>
            </w:r>
            <w:r w:rsidRPr="00DB1D8E">
              <w:rPr>
                <w:rFonts w:ascii="David" w:hAnsi="David" w:cs="David" w:hint="cs"/>
                <w:sz w:val="24"/>
                <w:szCs w:val="24"/>
                <w:rtl/>
              </w:rPr>
              <w:t>"הסחורה היקרה ביותר", שעיבדה דבורה עומר.</w:t>
            </w:r>
            <w:r>
              <w:rPr>
                <w:rFonts w:ascii="David" w:hAnsi="David" w:cs="David" w:hint="cs"/>
                <w:sz w:val="24"/>
                <w:szCs w:val="24"/>
                <w:rtl/>
              </w:rPr>
              <w:t xml:space="preserve"> </w:t>
            </w:r>
            <w:r w:rsidR="00CD7F85" w:rsidRPr="00CD7F85">
              <w:rPr>
                <w:rFonts w:ascii="David" w:hAnsi="David" w:cs="David" w:hint="cs"/>
                <w:b/>
                <w:bCs/>
                <w:sz w:val="24"/>
                <w:szCs w:val="24"/>
                <w:rtl/>
              </w:rPr>
              <w:t>(קובץ נוסף מס' 2)</w:t>
            </w:r>
            <w:r w:rsidR="00CD7F85">
              <w:rPr>
                <w:rFonts w:ascii="David" w:hAnsi="David" w:cs="David" w:hint="cs"/>
                <w:sz w:val="24"/>
                <w:szCs w:val="24"/>
                <w:rtl/>
              </w:rPr>
              <w:t xml:space="preserve"> </w:t>
            </w:r>
            <w:r>
              <w:rPr>
                <w:rFonts w:ascii="David" w:hAnsi="David" w:cs="David" w:hint="cs"/>
                <w:sz w:val="24"/>
                <w:szCs w:val="24"/>
                <w:rtl/>
              </w:rPr>
              <w:t xml:space="preserve">אשאל אותם מה פירוש המילה עיבדה? מה ההבדל בין עיבדה לכתבה? </w:t>
            </w:r>
          </w:p>
          <w:p w:rsidR="00DB1D8E" w:rsidRPr="00DB1D8E" w:rsidRDefault="007643DF" w:rsidP="007643DF">
            <w:pPr>
              <w:pStyle w:val="a4"/>
              <w:rPr>
                <w:rFonts w:ascii="David" w:hAnsi="David" w:cs="David"/>
                <w:sz w:val="24"/>
                <w:szCs w:val="24"/>
              </w:rPr>
            </w:pPr>
            <w:r>
              <w:rPr>
                <w:rFonts w:ascii="David" w:hAnsi="David" w:cs="David" w:hint="cs"/>
                <w:sz w:val="24"/>
                <w:szCs w:val="24"/>
                <w:rtl/>
              </w:rPr>
              <w:t>-</w:t>
            </w:r>
            <w:r w:rsidR="00DB1D8E">
              <w:rPr>
                <w:rFonts w:ascii="David" w:hAnsi="David" w:cs="David" w:hint="cs"/>
                <w:sz w:val="24"/>
                <w:szCs w:val="24"/>
                <w:rtl/>
              </w:rPr>
              <w:t>תשובה מצופה: עיבוד הוא כאשר לוקחים טקסט קיים ומשכתבים אותו, מתאימים אותו לקוראים, מרחיבים את המסופר בתיאורים נוספים. לעומת כתיבה שהיא יצירת טקסט חדש לגמרי.</w:t>
            </w:r>
          </w:p>
          <w:p w:rsidR="00DB1D8E" w:rsidRPr="00E4637E" w:rsidRDefault="00DB1D8E" w:rsidP="00DB1D8E">
            <w:pPr>
              <w:pStyle w:val="a4"/>
              <w:numPr>
                <w:ilvl w:val="0"/>
                <w:numId w:val="2"/>
              </w:numPr>
              <w:rPr>
                <w:rFonts w:ascii="David" w:hAnsi="David" w:cs="David"/>
                <w:sz w:val="24"/>
                <w:szCs w:val="24"/>
                <w:highlight w:val="yellow"/>
                <w:rtl/>
                <w:rPrChange w:id="0" w:author="מנהל" w:date="2016-01-03T09:16:00Z">
                  <w:rPr>
                    <w:rFonts w:ascii="David" w:hAnsi="David" w:cs="David"/>
                    <w:sz w:val="24"/>
                    <w:szCs w:val="24"/>
                    <w:rtl/>
                  </w:rPr>
                </w:rPrChange>
              </w:rPr>
            </w:pPr>
            <w:r w:rsidRPr="00DB1D8E">
              <w:rPr>
                <w:rFonts w:ascii="Calibri" w:eastAsia="Calibri" w:hAnsi="Calibri" w:cs="David" w:hint="cs"/>
                <w:sz w:val="24"/>
                <w:szCs w:val="24"/>
                <w:rtl/>
              </w:rPr>
              <w:t xml:space="preserve">הסיפור מחולק לשני חלקים בכוונה תחילה. אחלק את החלק הראשון לתלמידים. אבקש מהתלמידים לקרוא בקריאה דמומה ולאחר </w:t>
            </w:r>
            <w:r w:rsidRPr="00E4637E">
              <w:rPr>
                <w:rFonts w:ascii="Calibri" w:eastAsia="Calibri" w:hAnsi="Calibri" w:cs="David" w:hint="cs"/>
                <w:sz w:val="24"/>
                <w:szCs w:val="24"/>
                <w:highlight w:val="yellow"/>
                <w:rtl/>
                <w:rPrChange w:id="1" w:author="מנהל" w:date="2016-01-03T09:16:00Z">
                  <w:rPr>
                    <w:rFonts w:ascii="Calibri" w:eastAsia="Calibri" w:hAnsi="Calibri" w:cs="David" w:hint="cs"/>
                    <w:sz w:val="24"/>
                    <w:szCs w:val="24"/>
                    <w:rtl/>
                  </w:rPr>
                </w:rPrChange>
              </w:rPr>
              <w:t>מכן אקריא להם אותו בקול.</w:t>
            </w:r>
          </w:p>
          <w:p w:rsidR="00DB1D8E" w:rsidRDefault="00127E45" w:rsidP="008806AD">
            <w:pPr>
              <w:pStyle w:val="a4"/>
              <w:numPr>
                <w:ilvl w:val="0"/>
                <w:numId w:val="2"/>
              </w:numPr>
              <w:rPr>
                <w:rFonts w:ascii="David" w:hAnsi="David" w:cs="David"/>
                <w:sz w:val="24"/>
                <w:szCs w:val="24"/>
              </w:rPr>
            </w:pPr>
            <w:ins w:id="2" w:author="מנהל" w:date="2016-01-03T12:19:00Z">
              <w:r>
                <w:rPr>
                  <w:rFonts w:ascii="David" w:hAnsi="David" w:cs="David" w:hint="cs"/>
                  <w:sz w:val="24"/>
                  <w:szCs w:val="24"/>
                  <w:rtl/>
                </w:rPr>
                <w:t xml:space="preserve">   </w:t>
              </w:r>
            </w:ins>
            <w:ins w:id="3" w:author="מנהל" w:date="2016-01-03T12:21:00Z">
              <w:r>
                <w:rPr>
                  <w:rFonts w:ascii="David" w:hAnsi="David" w:cs="David" w:hint="cs"/>
                  <w:sz w:val="24"/>
                  <w:szCs w:val="24"/>
                  <w:rtl/>
                </w:rPr>
                <w:t xml:space="preserve">  </w:t>
              </w:r>
            </w:ins>
            <w:bookmarkStart w:id="4" w:name="_GoBack"/>
            <w:bookmarkEnd w:id="4"/>
            <w:r w:rsidR="008806AD">
              <w:rPr>
                <w:rFonts w:ascii="David" w:hAnsi="David" w:cs="David" w:hint="cs"/>
                <w:sz w:val="24"/>
                <w:szCs w:val="24"/>
                <w:rtl/>
              </w:rPr>
              <w:t xml:space="preserve">אבקש מהתלמידים למנות את כל הסחורות של הסוחרים שהוזכרו בסיפור. נמנה אותן ברשימה על הלוח. </w:t>
            </w:r>
            <w:proofErr w:type="spellStart"/>
            <w:r w:rsidR="008806AD">
              <w:rPr>
                <w:rFonts w:ascii="David" w:hAnsi="David" w:cs="David" w:hint="cs"/>
                <w:sz w:val="24"/>
                <w:szCs w:val="24"/>
                <w:rtl/>
              </w:rPr>
              <w:t>לצידן</w:t>
            </w:r>
            <w:proofErr w:type="spellEnd"/>
            <w:r w:rsidR="008806AD">
              <w:rPr>
                <w:rFonts w:ascii="David" w:hAnsi="David" w:cs="David" w:hint="cs"/>
                <w:sz w:val="24"/>
                <w:szCs w:val="24"/>
                <w:rtl/>
              </w:rPr>
              <w:t>, ננסה לשער מה היא אותה סחורה יקרה שהייתה לאותו איש? אכתוב את ההשערות.</w:t>
            </w:r>
          </w:p>
          <w:p w:rsidR="008806AD" w:rsidRPr="008806AD" w:rsidRDefault="008806AD" w:rsidP="008806AD">
            <w:pPr>
              <w:pStyle w:val="a4"/>
              <w:rPr>
                <w:rFonts w:ascii="David" w:hAnsi="David" w:cs="David"/>
                <w:sz w:val="24"/>
                <w:szCs w:val="24"/>
                <w:rtl/>
              </w:rPr>
            </w:pPr>
            <w:r>
              <w:rPr>
                <w:rFonts w:ascii="David" w:hAnsi="David" w:cs="David" w:hint="cs"/>
                <w:sz w:val="24"/>
                <w:szCs w:val="24"/>
                <w:rtl/>
              </w:rPr>
              <w:t>בשלב זה, מבנה הלוח יראה כך-</w:t>
            </w:r>
          </w:p>
          <w:tbl>
            <w:tblPr>
              <w:tblStyle w:val="a3"/>
              <w:tblpPr w:leftFromText="180" w:rightFromText="180" w:vertAnchor="text" w:horzAnchor="margin" w:tblpY="106"/>
              <w:bidiVisual/>
              <w:tblW w:w="0" w:type="auto"/>
              <w:tblLook w:val="04A0" w:firstRow="1" w:lastRow="0" w:firstColumn="1" w:lastColumn="0" w:noHBand="0" w:noVBand="1"/>
            </w:tblPr>
            <w:tblGrid>
              <w:gridCol w:w="1027"/>
              <w:gridCol w:w="2552"/>
            </w:tblGrid>
            <w:tr w:rsidR="008806AD" w:rsidRPr="00991E6C" w:rsidTr="00991E6C">
              <w:tc>
                <w:tcPr>
                  <w:tcW w:w="1027" w:type="dxa"/>
                </w:tcPr>
                <w:p w:rsidR="00CF17D0" w:rsidRPr="00CF17D0" w:rsidRDefault="00CF17D0" w:rsidP="00CF17D0">
                  <w:pPr>
                    <w:rPr>
                      <w:rFonts w:ascii="David" w:hAnsi="David" w:cs="David"/>
                      <w:b/>
                      <w:bCs/>
                      <w:sz w:val="24"/>
                      <w:szCs w:val="24"/>
                      <w:u w:val="single"/>
                      <w:rtl/>
                    </w:rPr>
                  </w:pPr>
                  <w:r w:rsidRPr="00CF17D0">
                    <w:rPr>
                      <w:rFonts w:ascii="David" w:hAnsi="David" w:cs="David" w:hint="cs"/>
                      <w:b/>
                      <w:bCs/>
                      <w:sz w:val="24"/>
                      <w:szCs w:val="24"/>
                      <w:u w:val="single"/>
                      <w:rtl/>
                    </w:rPr>
                    <w:t>שיטת 5.3.1</w:t>
                  </w:r>
                </w:p>
                <w:p w:rsidR="00CF17D0" w:rsidRDefault="00CF17D0" w:rsidP="00CF17D0">
                  <w:pPr>
                    <w:rPr>
                      <w:rFonts w:ascii="David" w:hAnsi="David" w:cs="David"/>
                      <w:b/>
                      <w:bCs/>
                      <w:sz w:val="24"/>
                      <w:szCs w:val="24"/>
                      <w:rtl/>
                    </w:rPr>
                  </w:pPr>
                </w:p>
                <w:p w:rsidR="008806AD" w:rsidRPr="00991E6C" w:rsidRDefault="008806AD" w:rsidP="008806AD">
                  <w:pPr>
                    <w:rPr>
                      <w:rFonts w:ascii="David" w:hAnsi="David" w:cs="David"/>
                      <w:b/>
                      <w:bCs/>
                      <w:sz w:val="24"/>
                      <w:szCs w:val="24"/>
                      <w:rtl/>
                    </w:rPr>
                  </w:pPr>
                  <w:r w:rsidRPr="00991E6C">
                    <w:rPr>
                      <w:rFonts w:ascii="David" w:hAnsi="David" w:cs="David"/>
                      <w:b/>
                      <w:bCs/>
                      <w:sz w:val="24"/>
                      <w:szCs w:val="24"/>
                      <w:rtl/>
                    </w:rPr>
                    <w:t>רשימת הדברים שי</w:t>
                  </w:r>
                  <w:r w:rsidR="00CF17D0">
                    <w:rPr>
                      <w:rFonts w:ascii="David" w:hAnsi="David" w:cs="David" w:hint="cs"/>
                      <w:b/>
                      <w:bCs/>
                      <w:sz w:val="24"/>
                      <w:szCs w:val="24"/>
                      <w:rtl/>
                    </w:rPr>
                    <w:t>י</w:t>
                  </w:r>
                  <w:r w:rsidRPr="00991E6C">
                    <w:rPr>
                      <w:rFonts w:ascii="David" w:hAnsi="David" w:cs="David"/>
                      <w:b/>
                      <w:bCs/>
                      <w:sz w:val="24"/>
                      <w:szCs w:val="24"/>
                      <w:rtl/>
                    </w:rPr>
                    <w:t>קחו לאי בודד</w:t>
                  </w:r>
                </w:p>
                <w:p w:rsidR="008806AD" w:rsidRPr="00991E6C" w:rsidRDefault="008806AD" w:rsidP="008806AD">
                  <w:pPr>
                    <w:rPr>
                      <w:rFonts w:ascii="David" w:hAnsi="David" w:cs="David"/>
                      <w:sz w:val="24"/>
                      <w:szCs w:val="24"/>
                      <w:rtl/>
                    </w:rPr>
                  </w:pPr>
                </w:p>
                <w:p w:rsidR="008806AD" w:rsidRPr="00991E6C" w:rsidRDefault="008806AD" w:rsidP="008806AD">
                  <w:pPr>
                    <w:rPr>
                      <w:rFonts w:ascii="David" w:hAnsi="David" w:cs="David"/>
                      <w:sz w:val="24"/>
                      <w:szCs w:val="24"/>
                      <w:rtl/>
                    </w:rPr>
                  </w:pPr>
                </w:p>
                <w:p w:rsidR="008806AD" w:rsidRPr="00991E6C" w:rsidRDefault="008806AD" w:rsidP="008806AD">
                  <w:pPr>
                    <w:rPr>
                      <w:rFonts w:ascii="David" w:hAnsi="David" w:cs="David"/>
                      <w:sz w:val="24"/>
                      <w:szCs w:val="24"/>
                      <w:rtl/>
                    </w:rPr>
                  </w:pPr>
                </w:p>
              </w:tc>
              <w:tc>
                <w:tcPr>
                  <w:tcW w:w="2552" w:type="dxa"/>
                </w:tcPr>
                <w:tbl>
                  <w:tblPr>
                    <w:tblStyle w:val="a3"/>
                    <w:bidiVisual/>
                    <w:tblW w:w="0" w:type="auto"/>
                    <w:tblLook w:val="04A0" w:firstRow="1" w:lastRow="0" w:firstColumn="1" w:lastColumn="0" w:noHBand="0" w:noVBand="1"/>
                  </w:tblPr>
                  <w:tblGrid>
                    <w:gridCol w:w="1372"/>
                    <w:gridCol w:w="954"/>
                  </w:tblGrid>
                  <w:tr w:rsidR="008806AD" w:rsidRPr="00991E6C" w:rsidTr="00CF17D0">
                    <w:tc>
                      <w:tcPr>
                        <w:tcW w:w="1372" w:type="dxa"/>
                      </w:tcPr>
                      <w:p w:rsidR="008806AD" w:rsidRPr="00991E6C" w:rsidRDefault="008806AD" w:rsidP="008806AD">
                        <w:pPr>
                          <w:rPr>
                            <w:rFonts w:ascii="David" w:hAnsi="David" w:cs="David"/>
                            <w:b/>
                            <w:bCs/>
                            <w:sz w:val="24"/>
                            <w:szCs w:val="24"/>
                            <w:rtl/>
                          </w:rPr>
                        </w:pPr>
                        <w:r w:rsidRPr="00991E6C">
                          <w:rPr>
                            <w:rFonts w:ascii="David" w:hAnsi="David" w:cs="David"/>
                            <w:b/>
                            <w:bCs/>
                            <w:sz w:val="24"/>
                            <w:szCs w:val="24"/>
                            <w:rtl/>
                          </w:rPr>
                          <w:t>רשימת סחורות הסוחרים</w:t>
                        </w:r>
                        <w:r w:rsidR="00991E6C" w:rsidRPr="00991E6C">
                          <w:rPr>
                            <w:rFonts w:ascii="David" w:hAnsi="David" w:cs="David"/>
                            <w:b/>
                            <w:bCs/>
                            <w:sz w:val="24"/>
                            <w:szCs w:val="24"/>
                            <w:rtl/>
                          </w:rPr>
                          <w:t>:</w:t>
                        </w:r>
                      </w:p>
                      <w:p w:rsidR="00991E6C" w:rsidRPr="00991E6C" w:rsidRDefault="00991E6C" w:rsidP="008806AD">
                        <w:pPr>
                          <w:rPr>
                            <w:rFonts w:ascii="David" w:hAnsi="David" w:cs="David"/>
                            <w:sz w:val="24"/>
                            <w:szCs w:val="24"/>
                            <w:rtl/>
                          </w:rPr>
                        </w:pPr>
                        <w:r w:rsidRPr="00991E6C">
                          <w:rPr>
                            <w:rFonts w:ascii="David" w:hAnsi="David" w:cs="David"/>
                            <w:sz w:val="24"/>
                            <w:szCs w:val="24"/>
                            <w:rtl/>
                          </w:rPr>
                          <w:t>-זהב וכסף</w:t>
                        </w:r>
                      </w:p>
                      <w:p w:rsidR="00991E6C" w:rsidRPr="00991E6C" w:rsidRDefault="00991E6C" w:rsidP="008806AD">
                        <w:pPr>
                          <w:rPr>
                            <w:rFonts w:ascii="David" w:hAnsi="David" w:cs="David"/>
                            <w:sz w:val="24"/>
                            <w:szCs w:val="24"/>
                            <w:rtl/>
                          </w:rPr>
                        </w:pPr>
                        <w:r w:rsidRPr="00991E6C">
                          <w:rPr>
                            <w:rFonts w:ascii="David" w:hAnsi="David" w:cs="David"/>
                            <w:sz w:val="24"/>
                            <w:szCs w:val="24"/>
                            <w:rtl/>
                          </w:rPr>
                          <w:t>-תכשיטים</w:t>
                        </w:r>
                      </w:p>
                      <w:p w:rsidR="00991E6C" w:rsidRPr="00991E6C" w:rsidRDefault="00991E6C" w:rsidP="008806AD">
                        <w:pPr>
                          <w:rPr>
                            <w:rFonts w:ascii="David" w:hAnsi="David" w:cs="David"/>
                            <w:sz w:val="24"/>
                            <w:szCs w:val="24"/>
                            <w:rtl/>
                          </w:rPr>
                        </w:pPr>
                        <w:r w:rsidRPr="00991E6C">
                          <w:rPr>
                            <w:rFonts w:ascii="David" w:hAnsi="David" w:cs="David"/>
                            <w:sz w:val="24"/>
                            <w:szCs w:val="24"/>
                            <w:rtl/>
                          </w:rPr>
                          <w:t>-אבנים יקרות</w:t>
                        </w:r>
                      </w:p>
                      <w:p w:rsidR="00991E6C" w:rsidRPr="00991E6C" w:rsidRDefault="00991E6C" w:rsidP="008806AD">
                        <w:pPr>
                          <w:rPr>
                            <w:rFonts w:ascii="David" w:hAnsi="David" w:cs="David"/>
                            <w:sz w:val="24"/>
                            <w:szCs w:val="24"/>
                            <w:rtl/>
                          </w:rPr>
                        </w:pPr>
                        <w:r w:rsidRPr="00991E6C">
                          <w:rPr>
                            <w:rFonts w:ascii="David" w:hAnsi="David" w:cs="David"/>
                            <w:sz w:val="24"/>
                            <w:szCs w:val="24"/>
                            <w:rtl/>
                          </w:rPr>
                          <w:t>-כדי שמן זית</w:t>
                        </w:r>
                      </w:p>
                      <w:p w:rsidR="00991E6C" w:rsidRPr="00991E6C" w:rsidRDefault="00991E6C" w:rsidP="008806AD">
                        <w:pPr>
                          <w:rPr>
                            <w:rFonts w:ascii="David" w:hAnsi="David" w:cs="David"/>
                            <w:sz w:val="24"/>
                            <w:szCs w:val="24"/>
                            <w:rtl/>
                          </w:rPr>
                        </w:pPr>
                        <w:r w:rsidRPr="00991E6C">
                          <w:rPr>
                            <w:rFonts w:ascii="David" w:hAnsi="David" w:cs="David"/>
                            <w:sz w:val="24"/>
                            <w:szCs w:val="24"/>
                            <w:rtl/>
                          </w:rPr>
                          <w:t>-גלילי בד</w:t>
                        </w:r>
                      </w:p>
                    </w:tc>
                    <w:tc>
                      <w:tcPr>
                        <w:tcW w:w="954" w:type="dxa"/>
                      </w:tcPr>
                      <w:p w:rsidR="008806AD" w:rsidRPr="00991E6C" w:rsidRDefault="008806AD" w:rsidP="008806AD">
                        <w:pPr>
                          <w:rPr>
                            <w:rFonts w:ascii="David" w:hAnsi="David" w:cs="David"/>
                            <w:b/>
                            <w:bCs/>
                            <w:sz w:val="24"/>
                            <w:szCs w:val="24"/>
                            <w:rtl/>
                          </w:rPr>
                        </w:pPr>
                        <w:r w:rsidRPr="00991E6C">
                          <w:rPr>
                            <w:rFonts w:ascii="David" w:hAnsi="David" w:cs="David"/>
                            <w:b/>
                            <w:bCs/>
                            <w:sz w:val="24"/>
                            <w:szCs w:val="24"/>
                            <w:rtl/>
                          </w:rPr>
                          <w:t>השערות לגבי סחורת האיש</w:t>
                        </w:r>
                      </w:p>
                    </w:tc>
                  </w:tr>
                </w:tbl>
                <w:p w:rsidR="008806AD" w:rsidRPr="00991E6C" w:rsidRDefault="008806AD" w:rsidP="008806AD">
                  <w:pPr>
                    <w:rPr>
                      <w:rFonts w:ascii="David" w:hAnsi="David" w:cs="David"/>
                      <w:sz w:val="24"/>
                      <w:szCs w:val="24"/>
                      <w:rtl/>
                    </w:rPr>
                  </w:pPr>
                </w:p>
              </w:tc>
            </w:tr>
          </w:tbl>
          <w:p w:rsidR="0026091F" w:rsidRDefault="0026091F" w:rsidP="00597AD8">
            <w:pPr>
              <w:rPr>
                <w:rFonts w:ascii="David" w:hAnsi="David" w:cs="David"/>
                <w:sz w:val="24"/>
                <w:szCs w:val="24"/>
                <w:u w:val="single"/>
                <w:rtl/>
              </w:rPr>
            </w:pPr>
          </w:p>
          <w:p w:rsidR="0026091F" w:rsidRDefault="008806AD" w:rsidP="008806AD">
            <w:pPr>
              <w:pStyle w:val="a4"/>
              <w:numPr>
                <w:ilvl w:val="0"/>
                <w:numId w:val="2"/>
              </w:numPr>
              <w:rPr>
                <w:rFonts w:ascii="David" w:hAnsi="David" w:cs="David"/>
                <w:sz w:val="24"/>
                <w:szCs w:val="24"/>
                <w:u w:val="single"/>
              </w:rPr>
            </w:pPr>
            <w:r>
              <w:rPr>
                <w:rFonts w:ascii="David" w:hAnsi="David" w:cs="David" w:hint="cs"/>
                <w:sz w:val="24"/>
                <w:szCs w:val="24"/>
                <w:rtl/>
              </w:rPr>
              <w:t xml:space="preserve">אחלק לתלמידים את החלק השני של הסיפור ואקריא אותו ישר </w:t>
            </w:r>
            <w:r>
              <w:rPr>
                <w:rFonts w:ascii="David" w:hAnsi="David" w:cs="David" w:hint="cs"/>
                <w:sz w:val="24"/>
                <w:szCs w:val="24"/>
                <w:rtl/>
              </w:rPr>
              <w:lastRenderedPageBreak/>
              <w:t>בעצמי, ללא קריאה דמומה תחילה.</w:t>
            </w:r>
          </w:p>
          <w:p w:rsidR="00991E6C" w:rsidRPr="00991E6C" w:rsidRDefault="00991E6C" w:rsidP="00991E6C">
            <w:pPr>
              <w:rPr>
                <w:rFonts w:ascii="David" w:hAnsi="David" w:cs="David"/>
                <w:sz w:val="24"/>
                <w:szCs w:val="24"/>
                <w:u w:val="single"/>
              </w:rPr>
            </w:pPr>
          </w:p>
          <w:p w:rsidR="00CF17D0" w:rsidRPr="00CF17D0" w:rsidRDefault="00CF17D0" w:rsidP="00CF17D0">
            <w:pPr>
              <w:pStyle w:val="a4"/>
              <w:numPr>
                <w:ilvl w:val="0"/>
                <w:numId w:val="2"/>
              </w:numPr>
              <w:rPr>
                <w:rFonts w:ascii="David" w:hAnsi="David" w:cs="David"/>
                <w:sz w:val="24"/>
                <w:szCs w:val="24"/>
                <w:rtl/>
              </w:rPr>
            </w:pPr>
            <w:r>
              <w:rPr>
                <w:rFonts w:ascii="David" w:hAnsi="David" w:cs="David" w:hint="cs"/>
                <w:sz w:val="24"/>
                <w:szCs w:val="24"/>
                <w:rtl/>
              </w:rPr>
              <w:t>*</w:t>
            </w:r>
            <w:r w:rsidR="00991E6C" w:rsidRPr="00991E6C">
              <w:rPr>
                <w:rFonts w:ascii="David" w:hAnsi="David" w:cs="David" w:hint="cs"/>
                <w:sz w:val="24"/>
                <w:szCs w:val="24"/>
                <w:rtl/>
              </w:rPr>
              <w:t>אשאל את התלמידים כיצד החכם הסביר את הסיבה לקבלת הפנים שקיבל?</w:t>
            </w:r>
            <w:r w:rsidR="00991E6C">
              <w:rPr>
                <w:rFonts w:ascii="David" w:hAnsi="David" w:cs="David" w:hint="cs"/>
                <w:sz w:val="24"/>
                <w:szCs w:val="24"/>
                <w:rtl/>
              </w:rPr>
              <w:t xml:space="preserve"> מה גרם לכך שקיבל כבוד כזה?</w:t>
            </w:r>
          </w:p>
          <w:p w:rsidR="00CF17D0" w:rsidRDefault="00CF17D0" w:rsidP="00CF17D0">
            <w:pPr>
              <w:pStyle w:val="a4"/>
              <w:rPr>
                <w:rFonts w:ascii="David" w:hAnsi="David" w:cs="David"/>
                <w:sz w:val="24"/>
                <w:szCs w:val="24"/>
                <w:rtl/>
              </w:rPr>
            </w:pPr>
            <w:r>
              <w:rPr>
                <w:rFonts w:ascii="David" w:hAnsi="David" w:cs="David" w:hint="cs"/>
                <w:sz w:val="24"/>
                <w:szCs w:val="24"/>
                <w:rtl/>
              </w:rPr>
              <w:t>-</w:t>
            </w:r>
            <w:r w:rsidR="00991E6C">
              <w:rPr>
                <w:rFonts w:ascii="David" w:hAnsi="David" w:cs="David" w:hint="cs"/>
                <w:sz w:val="24"/>
                <w:szCs w:val="24"/>
                <w:rtl/>
              </w:rPr>
              <w:t xml:space="preserve">תשובה מצופה: אותו אדם היה איש חכם, שלמד תורה והיה נודע בפי כל בזכות לימוד התורה.              </w:t>
            </w:r>
          </w:p>
          <w:p w:rsidR="0026091F" w:rsidRPr="00646BCD" w:rsidRDefault="00CF17D0" w:rsidP="00CF17D0">
            <w:pPr>
              <w:pStyle w:val="a4"/>
              <w:rPr>
                <w:rFonts w:ascii="David" w:hAnsi="David" w:cs="David"/>
                <w:sz w:val="24"/>
                <w:szCs w:val="24"/>
              </w:rPr>
            </w:pPr>
            <w:r>
              <w:rPr>
                <w:rFonts w:ascii="David" w:hAnsi="David" w:cs="David" w:hint="cs"/>
                <w:sz w:val="24"/>
                <w:szCs w:val="24"/>
                <w:rtl/>
              </w:rPr>
              <w:t>*</w:t>
            </w:r>
            <w:r w:rsidR="00991E6C">
              <w:rPr>
                <w:rFonts w:ascii="David" w:hAnsi="David" w:cs="David" w:hint="cs"/>
                <w:sz w:val="24"/>
                <w:szCs w:val="24"/>
                <w:rtl/>
              </w:rPr>
              <w:t>אשאל את התלמיד שענה איך הוא יודע? אבקש ממנו להקריא משפט מהסיפור שעזר לו להבין זאת. התשובה לשאלה זו תוביל לכך שהסחורה של אותו אדם היא בעצם התורה. נבדוק על הלוח האם מישהו אמר תשובה זו בהשערות שלנו.</w:t>
            </w:r>
            <w:r w:rsidR="00991E6C" w:rsidRPr="00646BCD">
              <w:rPr>
                <w:rFonts w:ascii="David" w:hAnsi="David" w:cs="David" w:hint="cs"/>
                <w:sz w:val="24"/>
                <w:szCs w:val="24"/>
                <w:rtl/>
              </w:rPr>
              <w:t xml:space="preserve"> </w:t>
            </w:r>
          </w:p>
          <w:p w:rsidR="00CF17D0" w:rsidRDefault="00CF17D0" w:rsidP="00991E6C">
            <w:pPr>
              <w:pStyle w:val="a4"/>
              <w:numPr>
                <w:ilvl w:val="0"/>
                <w:numId w:val="2"/>
              </w:numPr>
              <w:rPr>
                <w:rFonts w:ascii="David" w:hAnsi="David" w:cs="David"/>
                <w:sz w:val="24"/>
                <w:szCs w:val="24"/>
              </w:rPr>
            </w:pPr>
            <w:r>
              <w:rPr>
                <w:rFonts w:ascii="David" w:hAnsi="David" w:cs="David" w:hint="cs"/>
                <w:sz w:val="24"/>
                <w:szCs w:val="24"/>
                <w:rtl/>
              </w:rPr>
              <w:t>*</w:t>
            </w:r>
            <w:r w:rsidR="00991E6C">
              <w:rPr>
                <w:rFonts w:ascii="David" w:hAnsi="David" w:cs="David" w:hint="cs"/>
                <w:sz w:val="24"/>
                <w:szCs w:val="24"/>
                <w:rtl/>
              </w:rPr>
              <w:t xml:space="preserve">אבקש מהתלמידים לנסות להגדיר לי במילה את הסחורות של הסוחרים. מה המשותף לכל הסחורות? </w:t>
            </w:r>
          </w:p>
          <w:p w:rsidR="0026091F" w:rsidRDefault="00CF17D0" w:rsidP="00CF17D0">
            <w:pPr>
              <w:pStyle w:val="a4"/>
              <w:rPr>
                <w:rFonts w:ascii="David" w:hAnsi="David" w:cs="David"/>
                <w:sz w:val="24"/>
                <w:szCs w:val="24"/>
              </w:rPr>
            </w:pPr>
            <w:r>
              <w:rPr>
                <w:rFonts w:ascii="David" w:hAnsi="David" w:cs="David" w:hint="cs"/>
                <w:sz w:val="24"/>
                <w:szCs w:val="24"/>
                <w:rtl/>
              </w:rPr>
              <w:t>-</w:t>
            </w:r>
            <w:r w:rsidR="00991E6C">
              <w:rPr>
                <w:rFonts w:ascii="David" w:hAnsi="David" w:cs="David" w:hint="cs"/>
                <w:sz w:val="24"/>
                <w:szCs w:val="24"/>
                <w:rtl/>
              </w:rPr>
              <w:t>תשובה מצופה: סחורה גשמית. דברים חומריים.</w:t>
            </w:r>
          </w:p>
          <w:p w:rsidR="00CF17D0" w:rsidRDefault="00CF17D0" w:rsidP="00D64B8C">
            <w:pPr>
              <w:pStyle w:val="a4"/>
              <w:rPr>
                <w:rFonts w:ascii="David" w:hAnsi="David" w:cs="David"/>
                <w:sz w:val="24"/>
                <w:szCs w:val="24"/>
                <w:rtl/>
              </w:rPr>
            </w:pPr>
            <w:r>
              <w:rPr>
                <w:rFonts w:ascii="David" w:hAnsi="David" w:cs="David" w:hint="cs"/>
                <w:sz w:val="24"/>
                <w:szCs w:val="24"/>
                <w:rtl/>
              </w:rPr>
              <w:t>*</w:t>
            </w:r>
            <w:r w:rsidR="00D64B8C">
              <w:rPr>
                <w:rFonts w:ascii="David" w:hAnsi="David" w:cs="David" w:hint="cs"/>
                <w:sz w:val="24"/>
                <w:szCs w:val="24"/>
                <w:rtl/>
              </w:rPr>
              <w:t xml:space="preserve">אם הסחורה של האיש היא תורה, </w:t>
            </w:r>
            <w:r w:rsidR="00991E6C">
              <w:rPr>
                <w:rFonts w:ascii="David" w:hAnsi="David" w:cs="David" w:hint="cs"/>
                <w:sz w:val="24"/>
                <w:szCs w:val="24"/>
                <w:rtl/>
              </w:rPr>
              <w:t xml:space="preserve">נסו להגדיר לי במילה את הסחורה של אותו איש. </w:t>
            </w:r>
          </w:p>
          <w:p w:rsidR="00991E6C" w:rsidRDefault="00CF17D0" w:rsidP="00991E6C">
            <w:pPr>
              <w:pStyle w:val="a4"/>
              <w:rPr>
                <w:rFonts w:ascii="David" w:hAnsi="David" w:cs="David"/>
                <w:sz w:val="24"/>
                <w:szCs w:val="24"/>
                <w:rtl/>
              </w:rPr>
            </w:pPr>
            <w:r>
              <w:rPr>
                <w:rFonts w:ascii="David" w:hAnsi="David" w:cs="David" w:hint="cs"/>
                <w:sz w:val="24"/>
                <w:szCs w:val="24"/>
                <w:rtl/>
              </w:rPr>
              <w:t>-</w:t>
            </w:r>
            <w:r w:rsidR="00991E6C">
              <w:rPr>
                <w:rFonts w:ascii="David" w:hAnsi="David" w:cs="David" w:hint="cs"/>
                <w:sz w:val="24"/>
                <w:szCs w:val="24"/>
                <w:rtl/>
              </w:rPr>
              <w:t>תשובה מצופה: סחורה רוחנית.</w:t>
            </w:r>
          </w:p>
          <w:p w:rsidR="00D64B8C" w:rsidRDefault="00D64B8C" w:rsidP="00991E6C">
            <w:pPr>
              <w:pStyle w:val="a4"/>
              <w:rPr>
                <w:rFonts w:ascii="David" w:hAnsi="David" w:cs="David"/>
                <w:sz w:val="24"/>
                <w:szCs w:val="24"/>
                <w:rtl/>
              </w:rPr>
            </w:pPr>
            <w:r>
              <w:rPr>
                <w:rFonts w:ascii="David" w:hAnsi="David" w:cs="David" w:hint="cs"/>
                <w:sz w:val="24"/>
                <w:szCs w:val="24"/>
                <w:rtl/>
              </w:rPr>
              <w:t>*אילו עוד דוגמאות לסחורות רוחניות אתם מכירים?</w:t>
            </w:r>
          </w:p>
          <w:p w:rsidR="00D64B8C" w:rsidRDefault="00D64B8C" w:rsidP="00991E6C">
            <w:pPr>
              <w:pStyle w:val="a4"/>
              <w:rPr>
                <w:rFonts w:ascii="David" w:hAnsi="David" w:cs="David"/>
                <w:sz w:val="24"/>
                <w:szCs w:val="24"/>
                <w:rtl/>
              </w:rPr>
            </w:pPr>
            <w:r>
              <w:rPr>
                <w:rFonts w:ascii="David" w:hAnsi="David" w:cs="David" w:hint="cs"/>
                <w:sz w:val="24"/>
                <w:szCs w:val="24"/>
                <w:rtl/>
              </w:rPr>
              <w:t>-תשובות מצופות: חלומות, שאיפות, זיכרונות, חוויות, ידע, חוכמה</w:t>
            </w:r>
          </w:p>
          <w:p w:rsidR="00991E6C" w:rsidRDefault="00646BCD" w:rsidP="00646BCD">
            <w:pPr>
              <w:pStyle w:val="a4"/>
              <w:numPr>
                <w:ilvl w:val="0"/>
                <w:numId w:val="2"/>
              </w:numPr>
              <w:rPr>
                <w:rFonts w:ascii="David" w:hAnsi="David" w:cs="David"/>
                <w:sz w:val="24"/>
                <w:szCs w:val="24"/>
              </w:rPr>
            </w:pPr>
            <w:r>
              <w:rPr>
                <w:rFonts w:ascii="David" w:hAnsi="David" w:cs="David" w:hint="cs"/>
                <w:sz w:val="24"/>
                <w:szCs w:val="24"/>
                <w:rtl/>
              </w:rPr>
              <w:t>נשוב אל החלק הראשון של השיעור, אל משימת האי הבודד. אבקש מהתלמידים לנסות להשוות בין הדברים שבחרו לקחת עימם לאי בודד, לבין הסחורות של הסוחרים והאיש. מה ההבדל ביניהם? כיצד יגדירו את הסחורות שהם עצמם בחרו לקחת עימם? גשמית/רוחנית?</w:t>
            </w:r>
          </w:p>
          <w:p w:rsidR="00646BCD" w:rsidRDefault="00646BCD" w:rsidP="00646BCD">
            <w:pPr>
              <w:ind w:left="360"/>
              <w:rPr>
                <w:rFonts w:ascii="David" w:hAnsi="David" w:cs="David"/>
                <w:sz w:val="24"/>
                <w:szCs w:val="24"/>
                <w:rtl/>
              </w:rPr>
            </w:pPr>
          </w:p>
          <w:p w:rsidR="00CF17D0" w:rsidRDefault="00646BCD" w:rsidP="00CF17D0">
            <w:pPr>
              <w:ind w:left="360"/>
              <w:rPr>
                <w:rFonts w:ascii="David" w:hAnsi="David" w:cs="David"/>
                <w:sz w:val="24"/>
                <w:szCs w:val="24"/>
                <w:u w:val="single"/>
              </w:rPr>
            </w:pPr>
            <w:r w:rsidRPr="00646BCD">
              <w:rPr>
                <w:rFonts w:ascii="David" w:hAnsi="David" w:cs="David" w:hint="cs"/>
                <w:sz w:val="24"/>
                <w:szCs w:val="24"/>
                <w:u w:val="single"/>
                <w:rtl/>
              </w:rPr>
              <w:t>3.פעילות</w:t>
            </w:r>
          </w:p>
          <w:p w:rsidR="00CF17D0" w:rsidRDefault="00CF17D0" w:rsidP="00CD7F85">
            <w:pPr>
              <w:ind w:left="360"/>
              <w:rPr>
                <w:rFonts w:ascii="David" w:hAnsi="David" w:cs="David"/>
                <w:sz w:val="24"/>
                <w:szCs w:val="24"/>
                <w:rtl/>
              </w:rPr>
            </w:pPr>
            <w:r>
              <w:rPr>
                <w:rFonts w:ascii="David" w:hAnsi="David" w:cs="David" w:hint="cs"/>
                <w:sz w:val="24"/>
                <w:szCs w:val="24"/>
                <w:rtl/>
              </w:rPr>
              <w:t>נתחלק ל-4 קבוצות. כל קבוצה תקבל</w:t>
            </w:r>
            <w:r w:rsidR="00513AB2">
              <w:rPr>
                <w:rFonts w:ascii="David" w:hAnsi="David" w:cs="David" w:hint="cs"/>
                <w:sz w:val="24"/>
                <w:szCs w:val="24"/>
                <w:rtl/>
              </w:rPr>
              <w:t xml:space="preserve"> כמה ציטוטים על התורה(</w:t>
            </w:r>
            <w:r w:rsidR="00CD7F85">
              <w:rPr>
                <w:rFonts w:ascii="David" w:hAnsi="David" w:cs="David" w:hint="cs"/>
                <w:b/>
                <w:bCs/>
                <w:sz w:val="24"/>
                <w:szCs w:val="24"/>
                <w:rtl/>
              </w:rPr>
              <w:t>נספח 1</w:t>
            </w:r>
            <w:r w:rsidR="00513AB2" w:rsidRPr="00513AB2">
              <w:rPr>
                <w:rFonts w:ascii="David" w:hAnsi="David" w:cs="David" w:hint="cs"/>
                <w:b/>
                <w:bCs/>
                <w:sz w:val="24"/>
                <w:szCs w:val="24"/>
                <w:rtl/>
              </w:rPr>
              <w:t>)</w:t>
            </w:r>
            <w:r w:rsidR="00513AB2">
              <w:rPr>
                <w:rFonts w:ascii="David" w:hAnsi="David" w:cs="David" w:hint="cs"/>
                <w:sz w:val="24"/>
                <w:szCs w:val="24"/>
                <w:rtl/>
              </w:rPr>
              <w:t xml:space="preserve"> ודף לבן. </w:t>
            </w:r>
            <w:r w:rsidR="00513AB2" w:rsidRPr="00513AB2">
              <w:rPr>
                <w:rFonts w:ascii="David" w:hAnsi="David" w:cs="David" w:hint="cs"/>
                <w:sz w:val="24"/>
                <w:szCs w:val="24"/>
                <w:rtl/>
              </w:rPr>
              <w:t>כל תלמיד</w:t>
            </w:r>
            <w:r w:rsidR="00513AB2">
              <w:rPr>
                <w:rFonts w:ascii="David" w:hAnsi="David" w:cs="David" w:hint="cs"/>
                <w:sz w:val="24"/>
                <w:szCs w:val="24"/>
                <w:rtl/>
              </w:rPr>
              <w:t xml:space="preserve"> צר</w:t>
            </w:r>
            <w:r>
              <w:rPr>
                <w:rFonts w:ascii="David" w:hAnsi="David" w:cs="David" w:hint="cs"/>
                <w:sz w:val="24"/>
                <w:szCs w:val="24"/>
                <w:rtl/>
              </w:rPr>
              <w:t>יך לבחור ציטוט אחד</w:t>
            </w:r>
            <w:r w:rsidR="00513AB2">
              <w:rPr>
                <w:rFonts w:ascii="David" w:hAnsi="David" w:cs="David" w:hint="cs"/>
                <w:sz w:val="24"/>
                <w:szCs w:val="24"/>
                <w:rtl/>
              </w:rPr>
              <w:t xml:space="preserve">, לכתוב ולצייר אותו על גבי הדף. יש להשאיר שוליים ריקים מכל ארבעת צדדי הדף. לאחר מכן מחברים לצד ימין של הדף </w:t>
            </w:r>
            <w:r w:rsidR="00513AB2">
              <w:rPr>
                <w:rFonts w:ascii="David" w:hAnsi="David" w:cs="David"/>
                <w:sz w:val="24"/>
                <w:szCs w:val="24"/>
                <w:rtl/>
              </w:rPr>
              <w:t>–</w:t>
            </w:r>
            <w:r w:rsidR="00513AB2">
              <w:rPr>
                <w:rFonts w:ascii="David" w:hAnsi="David" w:cs="David" w:hint="cs"/>
                <w:sz w:val="24"/>
                <w:szCs w:val="24"/>
                <w:rtl/>
              </w:rPr>
              <w:t xml:space="preserve"> דף מקופל בצורת גליל, כך גם בצד השני. בצורה זו, נוצר מעין ספר תורה שמציג את הציטוט והאיור.</w:t>
            </w:r>
            <w:r>
              <w:rPr>
                <w:rFonts w:ascii="David" w:hAnsi="David" w:cs="David" w:hint="cs"/>
                <w:sz w:val="24"/>
                <w:szCs w:val="24"/>
                <w:rtl/>
              </w:rPr>
              <w:t xml:space="preserve"> ציור להמחשה-</w:t>
            </w:r>
          </w:p>
          <w:p w:rsidR="00CF17D0" w:rsidRDefault="00D64B8C" w:rsidP="00CF17D0">
            <w:pPr>
              <w:ind w:left="360"/>
              <w:rPr>
                <w:rFonts w:ascii="David" w:hAnsi="David" w:cs="David"/>
                <w:sz w:val="24"/>
                <w:szCs w:val="24"/>
                <w:rtl/>
              </w:rPr>
            </w:pPr>
            <w:r>
              <w:rPr>
                <w:noProof/>
                <w:color w:val="0000FF"/>
              </w:rPr>
              <w:drawing>
                <wp:anchor distT="0" distB="0" distL="114300" distR="114300" simplePos="0" relativeHeight="251660288" behindDoc="0" locked="0" layoutInCell="1" allowOverlap="1" wp14:anchorId="3FFAC151" wp14:editId="11D717DF">
                  <wp:simplePos x="0" y="0"/>
                  <wp:positionH relativeFrom="column">
                    <wp:posOffset>735330</wp:posOffset>
                  </wp:positionH>
                  <wp:positionV relativeFrom="paragraph">
                    <wp:posOffset>55880</wp:posOffset>
                  </wp:positionV>
                  <wp:extent cx="752475" cy="676910"/>
                  <wp:effectExtent l="0" t="0" r="9525" b="8890"/>
                  <wp:wrapSquare wrapText="bothSides"/>
                  <wp:docPr id="2" name="irc_mi" descr="http://www.printime.co.il/image/users/16584/ftp/my_files/torah1we.gi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rintime.co.il/image/users/16584/ftp/my_files/torah1we.gif">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752475" cy="676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F17D0" w:rsidRDefault="00CF17D0" w:rsidP="00CF17D0">
            <w:pPr>
              <w:ind w:left="360"/>
              <w:rPr>
                <w:rFonts w:ascii="David" w:hAnsi="David" w:cs="David"/>
                <w:sz w:val="24"/>
                <w:szCs w:val="24"/>
                <w:rtl/>
              </w:rPr>
            </w:pPr>
          </w:p>
          <w:p w:rsidR="00CF17D0" w:rsidRDefault="00CF17D0" w:rsidP="00CF17D0">
            <w:pPr>
              <w:ind w:left="360"/>
              <w:rPr>
                <w:rFonts w:ascii="David" w:hAnsi="David" w:cs="David"/>
                <w:sz w:val="24"/>
                <w:szCs w:val="24"/>
                <w:rtl/>
              </w:rPr>
            </w:pPr>
          </w:p>
          <w:p w:rsidR="00CF17D0" w:rsidRDefault="00CF17D0" w:rsidP="00CF17D0">
            <w:pPr>
              <w:ind w:left="360"/>
              <w:rPr>
                <w:rFonts w:ascii="David" w:hAnsi="David" w:cs="David"/>
                <w:sz w:val="24"/>
                <w:szCs w:val="24"/>
                <w:rtl/>
              </w:rPr>
            </w:pPr>
          </w:p>
          <w:p w:rsidR="00CF17D0" w:rsidRDefault="00CF17D0" w:rsidP="00CF17D0">
            <w:pPr>
              <w:ind w:left="360"/>
              <w:rPr>
                <w:rFonts w:ascii="David" w:hAnsi="David" w:cs="David"/>
                <w:sz w:val="24"/>
                <w:szCs w:val="24"/>
                <w:rtl/>
              </w:rPr>
            </w:pPr>
          </w:p>
          <w:p w:rsidR="00E755BA" w:rsidRPr="00597AD8" w:rsidRDefault="00513AB2" w:rsidP="00E755BA">
            <w:pPr>
              <w:ind w:left="360"/>
              <w:rPr>
                <w:rFonts w:ascii="David" w:hAnsi="David" w:cs="David"/>
                <w:sz w:val="24"/>
                <w:szCs w:val="24"/>
                <w:rtl/>
              </w:rPr>
            </w:pPr>
            <w:r w:rsidRPr="00513AB2">
              <w:rPr>
                <w:rFonts w:ascii="David" w:hAnsi="David" w:cs="David" w:hint="cs"/>
                <w:sz w:val="24"/>
                <w:szCs w:val="24"/>
                <w:rtl/>
              </w:rPr>
              <w:t>אבקש</w:t>
            </w:r>
            <w:r w:rsidR="00E755BA">
              <w:rPr>
                <w:rFonts w:ascii="David" w:hAnsi="David" w:cs="David" w:hint="cs"/>
                <w:sz w:val="24"/>
                <w:szCs w:val="24"/>
                <w:rtl/>
              </w:rPr>
              <w:t xml:space="preserve"> מכמה מהתלמידים להציג את יצירתם.</w:t>
            </w:r>
          </w:p>
        </w:tc>
        <w:tc>
          <w:tcPr>
            <w:tcW w:w="3686"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lastRenderedPageBreak/>
              <w:t>1.</w:t>
            </w:r>
          </w:p>
          <w:p w:rsidR="00597AD8" w:rsidRPr="00597AD8" w:rsidRDefault="00597AD8" w:rsidP="00597AD8">
            <w:pPr>
              <w:rPr>
                <w:rFonts w:ascii="David" w:hAnsi="David" w:cs="David"/>
                <w:sz w:val="24"/>
                <w:szCs w:val="24"/>
                <w:rtl/>
              </w:rPr>
            </w:pPr>
            <w:r w:rsidRPr="00597AD8">
              <w:rPr>
                <w:rFonts w:ascii="David" w:hAnsi="David" w:cs="David" w:hint="cs"/>
                <w:sz w:val="24"/>
                <w:szCs w:val="24"/>
                <w:rtl/>
              </w:rPr>
              <w:t xml:space="preserve"> </w:t>
            </w:r>
          </w:p>
          <w:p w:rsidR="00597AD8" w:rsidRPr="00597AD8" w:rsidRDefault="00597AD8" w:rsidP="007643DF">
            <w:pPr>
              <w:rPr>
                <w:rFonts w:ascii="David" w:hAnsi="David" w:cs="David"/>
                <w:sz w:val="24"/>
                <w:szCs w:val="24"/>
                <w:rtl/>
              </w:rPr>
            </w:pPr>
            <w:r w:rsidRPr="00597AD8">
              <w:rPr>
                <w:rFonts w:ascii="David" w:hAnsi="David" w:cs="David" w:hint="cs"/>
                <w:sz w:val="24"/>
                <w:szCs w:val="24"/>
                <w:rtl/>
              </w:rPr>
              <w:t xml:space="preserve">א. לכנס ולאסוף את התלמידים באופן מסודר לקראת תחילת השיעור. חשוב על מנת שנוכל להתחיל את השיעור בצורה מסודרת ובנינוחה ובאופן פנוי ללמידה. </w:t>
            </w:r>
          </w:p>
          <w:p w:rsidR="00597AD8" w:rsidRPr="00597AD8" w:rsidRDefault="00597AD8" w:rsidP="00597AD8">
            <w:pPr>
              <w:rPr>
                <w:rFonts w:ascii="David" w:hAnsi="David" w:cs="David"/>
                <w:sz w:val="24"/>
                <w:szCs w:val="24"/>
                <w:rtl/>
              </w:rPr>
            </w:pPr>
          </w:p>
          <w:p w:rsidR="00597AD8" w:rsidRPr="00597AD8" w:rsidRDefault="00597AD8" w:rsidP="0026091F">
            <w:pPr>
              <w:rPr>
                <w:rFonts w:ascii="David" w:hAnsi="David" w:cs="David"/>
                <w:sz w:val="24"/>
                <w:szCs w:val="24"/>
                <w:rtl/>
              </w:rPr>
            </w:pPr>
            <w:r w:rsidRPr="00597AD8">
              <w:rPr>
                <w:rFonts w:ascii="David" w:hAnsi="David" w:cs="David" w:hint="cs"/>
                <w:sz w:val="24"/>
                <w:szCs w:val="24"/>
                <w:rtl/>
              </w:rPr>
              <w:t xml:space="preserve">ב. </w:t>
            </w:r>
            <w:r w:rsidR="0026091F" w:rsidRPr="0026091F">
              <w:rPr>
                <w:rFonts w:ascii="Calibri" w:eastAsia="Calibri" w:hAnsi="Calibri" w:cs="David" w:hint="cs"/>
                <w:sz w:val="24"/>
                <w:szCs w:val="24"/>
                <w:rtl/>
              </w:rPr>
              <w:t xml:space="preserve">המטרה </w:t>
            </w:r>
            <w:r w:rsidR="0026091F">
              <w:rPr>
                <w:rFonts w:ascii="Calibri" w:eastAsia="Calibri" w:hAnsi="Calibri" w:cs="David" w:hint="cs"/>
                <w:sz w:val="24"/>
                <w:szCs w:val="24"/>
                <w:rtl/>
              </w:rPr>
              <w:t xml:space="preserve">בפתיחת השיעור בפעילות זו, </w:t>
            </w:r>
            <w:r w:rsidR="0026091F" w:rsidRPr="0026091F">
              <w:rPr>
                <w:rFonts w:ascii="Calibri" w:eastAsia="Calibri" w:hAnsi="Calibri" w:cs="David" w:hint="cs"/>
                <w:sz w:val="24"/>
                <w:szCs w:val="24"/>
                <w:rtl/>
              </w:rPr>
              <w:t xml:space="preserve">היא לעורר חשיבה מקדימה באופן חווייתי. </w:t>
            </w:r>
            <w:r w:rsidR="0026091F">
              <w:rPr>
                <w:rFonts w:ascii="Calibri" w:eastAsia="Calibri" w:hAnsi="Calibri" w:cs="David" w:hint="cs"/>
                <w:sz w:val="24"/>
                <w:szCs w:val="24"/>
                <w:rtl/>
              </w:rPr>
              <w:t>בחרתי להציג בפני התלמידים שיטה שיכולה לעזור להם גם בחייהם האישיים, כאשר נאלצים לבחור בכל דבר אפשרי</w:t>
            </w:r>
            <w:r w:rsidR="0017403A">
              <w:rPr>
                <w:rFonts w:ascii="Calibri" w:eastAsia="Calibri" w:hAnsi="Calibri" w:cs="David" w:hint="cs"/>
                <w:sz w:val="24"/>
                <w:szCs w:val="24"/>
                <w:rtl/>
              </w:rPr>
              <w:t xml:space="preserve"> ולהעדיף דבר אחד על פניו</w:t>
            </w:r>
            <w:r w:rsidR="0026091F">
              <w:rPr>
                <w:rFonts w:ascii="Calibri" w:eastAsia="Calibri" w:hAnsi="Calibri" w:cs="David" w:hint="cs"/>
                <w:sz w:val="24"/>
                <w:szCs w:val="24"/>
                <w:rtl/>
              </w:rPr>
              <w:t xml:space="preserve">. </w:t>
            </w:r>
            <w:r w:rsidR="0026091F" w:rsidRPr="0026091F">
              <w:rPr>
                <w:rFonts w:ascii="Calibri" w:eastAsia="Calibri" w:hAnsi="Calibri" w:cs="David" w:hint="cs"/>
                <w:sz w:val="24"/>
                <w:szCs w:val="24"/>
                <w:rtl/>
              </w:rPr>
              <w:t>מיומנות זו מפתחת את כושר ההחלטה והברירה של התלמידים, לצד ההבחנה בין הדברים החשובים להם.</w:t>
            </w: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Default="00597AD8"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26091F" w:rsidRDefault="0026091F" w:rsidP="00597AD8">
            <w:pPr>
              <w:rPr>
                <w:rFonts w:ascii="David" w:hAnsi="David" w:cs="David"/>
                <w:sz w:val="24"/>
                <w:szCs w:val="24"/>
                <w:rtl/>
              </w:rPr>
            </w:pPr>
          </w:p>
          <w:p w:rsidR="008806AD" w:rsidRDefault="008806AD" w:rsidP="00597AD8">
            <w:pPr>
              <w:rPr>
                <w:rFonts w:ascii="David" w:hAnsi="David" w:cs="David"/>
                <w:sz w:val="24"/>
                <w:szCs w:val="24"/>
                <w:rtl/>
              </w:rPr>
            </w:pPr>
          </w:p>
          <w:p w:rsidR="008806AD" w:rsidRDefault="008806AD" w:rsidP="00597AD8">
            <w:pPr>
              <w:rPr>
                <w:rFonts w:ascii="David" w:hAnsi="David" w:cs="David"/>
                <w:sz w:val="24"/>
                <w:szCs w:val="24"/>
                <w:rtl/>
              </w:rPr>
            </w:pPr>
          </w:p>
          <w:p w:rsidR="007643DF" w:rsidRDefault="007643DF" w:rsidP="00597AD8">
            <w:pPr>
              <w:rPr>
                <w:rFonts w:ascii="David" w:hAnsi="David" w:cs="David"/>
                <w:sz w:val="24"/>
                <w:szCs w:val="24"/>
                <w:rtl/>
              </w:rPr>
            </w:pPr>
          </w:p>
          <w:p w:rsidR="00597AD8" w:rsidRPr="00DB1D8E" w:rsidRDefault="00DB1D8E" w:rsidP="00DB1D8E">
            <w:pPr>
              <w:rPr>
                <w:rFonts w:ascii="David" w:hAnsi="David" w:cs="David"/>
                <w:sz w:val="24"/>
                <w:szCs w:val="24"/>
                <w:rtl/>
              </w:rPr>
            </w:pPr>
            <w:r>
              <w:rPr>
                <w:rFonts w:ascii="David" w:hAnsi="David" w:cs="David" w:hint="cs"/>
                <w:sz w:val="24"/>
                <w:szCs w:val="24"/>
                <w:rtl/>
              </w:rPr>
              <w:t>א.</w:t>
            </w:r>
            <w:r w:rsidR="007643DF">
              <w:rPr>
                <w:rFonts w:ascii="David" w:hAnsi="David" w:cs="David" w:hint="cs"/>
                <w:sz w:val="24"/>
                <w:szCs w:val="24"/>
                <w:rtl/>
              </w:rPr>
              <w:t xml:space="preserve"> </w:t>
            </w:r>
            <w:r>
              <w:rPr>
                <w:rFonts w:ascii="David" w:hAnsi="David" w:cs="David" w:hint="cs"/>
                <w:sz w:val="24"/>
                <w:szCs w:val="24"/>
                <w:rtl/>
              </w:rPr>
              <w:t>מתן דגש על ההבדל בין המילים עיבוד לכתיבה</w:t>
            </w:r>
            <w:r w:rsidR="007643DF">
              <w:rPr>
                <w:rFonts w:ascii="David" w:hAnsi="David" w:cs="David" w:hint="cs"/>
                <w:sz w:val="24"/>
                <w:szCs w:val="24"/>
                <w:rtl/>
              </w:rPr>
              <w:t>,</w:t>
            </w:r>
            <w:r>
              <w:rPr>
                <w:rFonts w:ascii="David" w:hAnsi="David" w:cs="David" w:hint="cs"/>
                <w:sz w:val="24"/>
                <w:szCs w:val="24"/>
                <w:rtl/>
              </w:rPr>
              <w:t xml:space="preserve"> מעשירה את אוצר המילים של התלמידים ומאפשרת להם לשים לב שיש מילים שנראות לנו דומות במשמעותן, אך לא כך הדבר.</w:t>
            </w: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Default="00597AD8" w:rsidP="00597AD8">
            <w:pPr>
              <w:rPr>
                <w:rFonts w:ascii="David" w:hAnsi="David" w:cs="David"/>
                <w:sz w:val="24"/>
                <w:szCs w:val="24"/>
                <w:rtl/>
              </w:rPr>
            </w:pPr>
          </w:p>
          <w:p w:rsidR="0022531E" w:rsidRPr="00597AD8" w:rsidRDefault="0022531E"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DB1D8E" w:rsidRPr="00597AD8" w:rsidRDefault="00DB1D8E" w:rsidP="0022531E">
            <w:pPr>
              <w:rPr>
                <w:rFonts w:ascii="David" w:hAnsi="David" w:cs="David"/>
                <w:sz w:val="24"/>
                <w:szCs w:val="24"/>
                <w:rtl/>
              </w:rPr>
            </w:pPr>
            <w:r>
              <w:rPr>
                <w:rFonts w:ascii="David" w:hAnsi="David" w:cs="David" w:hint="cs"/>
                <w:sz w:val="24"/>
                <w:szCs w:val="24"/>
                <w:rtl/>
              </w:rPr>
              <w:t>ב</w:t>
            </w:r>
            <w:r w:rsidR="00597AD8" w:rsidRPr="00597AD8">
              <w:rPr>
                <w:rFonts w:ascii="David" w:hAnsi="David" w:cs="David" w:hint="cs"/>
                <w:sz w:val="24"/>
                <w:szCs w:val="24"/>
                <w:rtl/>
              </w:rPr>
              <w:t xml:space="preserve">. </w:t>
            </w:r>
            <w:r>
              <w:rPr>
                <w:rFonts w:ascii="David" w:hAnsi="David" w:cs="David" w:hint="cs"/>
                <w:sz w:val="24"/>
                <w:szCs w:val="24"/>
                <w:rtl/>
              </w:rPr>
              <w:t>חילקתי את הסיפור לשניים על מנת לעורר עניין באמצע הסיפור. לשאול שאלות שיגרמו להם לגלות מה המשך הסיפור ומה היא באמת אותה הסחורה.</w:t>
            </w:r>
            <w:r w:rsidR="0022531E">
              <w:rPr>
                <w:rFonts w:ascii="David" w:hAnsi="David" w:cs="David" w:hint="cs"/>
                <w:sz w:val="24"/>
                <w:szCs w:val="24"/>
                <w:rtl/>
              </w:rPr>
              <w:t xml:space="preserve"> כמו כן, למרות </w:t>
            </w:r>
            <w:r w:rsidRPr="00DB1D8E">
              <w:rPr>
                <w:rFonts w:ascii="Calibri" w:eastAsia="Calibri" w:hAnsi="Calibri" w:cs="David" w:hint="cs"/>
                <w:sz w:val="24"/>
                <w:szCs w:val="24"/>
                <w:rtl/>
              </w:rPr>
              <w:t>שהתלמידים יעברו פעמיים על הסיפור, מטרת הקריאה השקטה מסייעת בפיתוח כישורי הקריאה של התלמידים. בנוסף, הדבר תורם ל</w:t>
            </w:r>
            <w:r w:rsidR="0022531E">
              <w:rPr>
                <w:rFonts w:ascii="Calibri" w:eastAsia="Calibri" w:hAnsi="Calibri" w:cs="David" w:hint="cs"/>
                <w:sz w:val="24"/>
                <w:szCs w:val="24"/>
                <w:rtl/>
              </w:rPr>
              <w:t>הבנה ראשונית ואישית של כל תלמיד</w:t>
            </w:r>
            <w:r w:rsidR="0022531E">
              <w:rPr>
                <w:rFonts w:ascii="David" w:hAnsi="David" w:cs="David" w:hint="cs"/>
                <w:sz w:val="24"/>
                <w:szCs w:val="24"/>
                <w:rtl/>
              </w:rPr>
              <w:t>.</w:t>
            </w:r>
          </w:p>
          <w:p w:rsidR="00597AD8" w:rsidRDefault="00597AD8"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r>
              <w:rPr>
                <w:rFonts w:ascii="David" w:hAnsi="David" w:cs="David" w:hint="cs"/>
                <w:sz w:val="24"/>
                <w:szCs w:val="24"/>
                <w:rtl/>
              </w:rPr>
              <w:t>ה. חלק זה יעזור להבין שהסחורה של אותו איש היא התורה.</w:t>
            </w: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r>
              <w:rPr>
                <w:rFonts w:ascii="David" w:hAnsi="David" w:cs="David" w:hint="cs"/>
                <w:sz w:val="24"/>
                <w:szCs w:val="24"/>
                <w:rtl/>
              </w:rPr>
              <w:t>ו. חלק זה נועד על מנת להבחין ולהגדיר את סוגי הסחורות. האבחנה תיצור סדר אצל התלמידים ותעמיק את הבנת הסיפור.</w:t>
            </w: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Pr="00CF17D0" w:rsidRDefault="00CF17D0" w:rsidP="00CF17D0">
            <w:pPr>
              <w:rPr>
                <w:rFonts w:ascii="David" w:hAnsi="David" w:cs="David"/>
                <w:sz w:val="24"/>
                <w:szCs w:val="24"/>
                <w:rtl/>
              </w:rPr>
            </w:pPr>
            <w:proofErr w:type="spellStart"/>
            <w:r>
              <w:rPr>
                <w:rFonts w:ascii="David" w:hAnsi="David" w:cs="David" w:hint="cs"/>
                <w:sz w:val="24"/>
                <w:szCs w:val="24"/>
                <w:rtl/>
              </w:rPr>
              <w:t>ז.חזרה</w:t>
            </w:r>
            <w:proofErr w:type="spellEnd"/>
            <w:r>
              <w:rPr>
                <w:rFonts w:ascii="David" w:hAnsi="David" w:cs="David" w:hint="cs"/>
                <w:sz w:val="24"/>
                <w:szCs w:val="24"/>
                <w:rtl/>
              </w:rPr>
              <w:t xml:space="preserve"> אל החלק הראשון, יוצרת קשר בין הדברים שנלמדו במהלך השיעור לתחילתו. מעמיקה  את ההבנה. מבססת את הסיבה לכך שהשיעור נפתח בצורה זו.</w:t>
            </w: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AC48D4" w:rsidRDefault="00AC48D4" w:rsidP="00597AD8">
            <w:pPr>
              <w:rPr>
                <w:rFonts w:ascii="David" w:hAnsi="David" w:cs="David"/>
                <w:sz w:val="24"/>
                <w:szCs w:val="24"/>
                <w:rtl/>
              </w:rPr>
            </w:pPr>
            <w:r>
              <w:rPr>
                <w:rFonts w:ascii="David" w:hAnsi="David" w:cs="David" w:hint="cs"/>
                <w:sz w:val="24"/>
                <w:szCs w:val="24"/>
                <w:rtl/>
              </w:rPr>
              <w:t xml:space="preserve">התלמידים יכירו ציטוטים שונים על התורה, שמתוכם ילמדו על ערך התורה וערכה. עצם איור הציטוט מביע אותו באופן יצירתי, מפעיל את היצירתיות של התלמיד. כמו כן, הפיכת הדף לספר תורה מעצימה את היצירה ומעניקה לה פן נוסף. היצירה הופכת לתלת </w:t>
            </w:r>
            <w:proofErr w:type="spellStart"/>
            <w:r>
              <w:rPr>
                <w:rFonts w:ascii="David" w:hAnsi="David" w:cs="David" w:hint="cs"/>
                <w:sz w:val="24"/>
                <w:szCs w:val="24"/>
                <w:rtl/>
              </w:rPr>
              <w:t>מימד</w:t>
            </w:r>
            <w:proofErr w:type="spellEnd"/>
            <w:r>
              <w:rPr>
                <w:rFonts w:ascii="David" w:hAnsi="David" w:cs="David" w:hint="cs"/>
                <w:sz w:val="24"/>
                <w:szCs w:val="24"/>
                <w:rtl/>
              </w:rPr>
              <w:t xml:space="preserve">, דבר לא רגיל, מושך ומעניין יותר. </w:t>
            </w:r>
          </w:p>
          <w:p w:rsidR="00CF17D0" w:rsidRDefault="00CF17D0" w:rsidP="00597AD8">
            <w:pPr>
              <w:rPr>
                <w:rFonts w:ascii="David" w:hAnsi="David" w:cs="David"/>
                <w:sz w:val="24"/>
                <w:szCs w:val="24"/>
                <w:rtl/>
              </w:rPr>
            </w:pPr>
          </w:p>
          <w:p w:rsidR="00CF17D0" w:rsidRDefault="00CF17D0" w:rsidP="00597AD8">
            <w:pPr>
              <w:rPr>
                <w:rFonts w:ascii="David" w:hAnsi="David" w:cs="David"/>
                <w:sz w:val="24"/>
                <w:szCs w:val="24"/>
                <w:rtl/>
              </w:rPr>
            </w:pPr>
          </w:p>
          <w:p w:rsidR="00CF17D0" w:rsidRPr="00597AD8" w:rsidRDefault="00CF17D0"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p w:rsidR="00597AD8" w:rsidRPr="00597AD8" w:rsidRDefault="00597AD8" w:rsidP="00597AD8">
            <w:pPr>
              <w:rPr>
                <w:rFonts w:ascii="David" w:hAnsi="David" w:cs="David"/>
                <w:sz w:val="24"/>
                <w:szCs w:val="24"/>
                <w:rtl/>
              </w:rPr>
            </w:pPr>
          </w:p>
        </w:tc>
      </w:tr>
      <w:tr w:rsidR="00CF17D0" w:rsidRPr="00597AD8" w:rsidTr="00007276">
        <w:tc>
          <w:tcPr>
            <w:tcW w:w="992"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lastRenderedPageBreak/>
              <w:t>5 דקות</w:t>
            </w:r>
          </w:p>
        </w:tc>
        <w:tc>
          <w:tcPr>
            <w:tcW w:w="3827" w:type="dxa"/>
          </w:tcPr>
          <w:p w:rsidR="00597AD8" w:rsidRPr="00597AD8" w:rsidRDefault="00FE1861" w:rsidP="00E25122">
            <w:pPr>
              <w:rPr>
                <w:rFonts w:ascii="David" w:hAnsi="David" w:cs="David"/>
                <w:sz w:val="24"/>
                <w:szCs w:val="24"/>
                <w:highlight w:val="yellow"/>
                <w:rtl/>
              </w:rPr>
            </w:pPr>
            <w:r>
              <w:rPr>
                <w:rFonts w:ascii="David" w:hAnsi="David" w:cs="David" w:hint="cs"/>
                <w:sz w:val="24"/>
                <w:szCs w:val="24"/>
                <w:u w:val="single"/>
                <w:rtl/>
              </w:rPr>
              <w:t>4. סיכום:</w:t>
            </w:r>
            <w:r>
              <w:rPr>
                <w:rFonts w:ascii="David" w:hAnsi="David" w:cs="David" w:hint="cs"/>
                <w:sz w:val="24"/>
                <w:szCs w:val="24"/>
                <w:rtl/>
              </w:rPr>
              <w:t xml:space="preserve"> אשאל את התלמידים </w:t>
            </w:r>
            <w:r w:rsidR="00E25122">
              <w:rPr>
                <w:rFonts w:ascii="David" w:hAnsi="David" w:cs="David" w:hint="cs"/>
                <w:sz w:val="24"/>
                <w:szCs w:val="24"/>
                <w:rtl/>
              </w:rPr>
              <w:t>האם היה להם קשה או קל לבחור דברים לאי הבודד? איך היה במשימת איור הציטוט? מה למדו בעקבות הסיפור?</w:t>
            </w:r>
          </w:p>
        </w:tc>
        <w:tc>
          <w:tcPr>
            <w:tcW w:w="3686" w:type="dxa"/>
          </w:tcPr>
          <w:p w:rsidR="00597AD8" w:rsidRPr="00597AD8" w:rsidRDefault="00597AD8" w:rsidP="00597AD8">
            <w:pPr>
              <w:rPr>
                <w:rFonts w:ascii="David" w:hAnsi="David" w:cs="David"/>
                <w:sz w:val="24"/>
                <w:szCs w:val="24"/>
                <w:rtl/>
              </w:rPr>
            </w:pPr>
            <w:r w:rsidRPr="00597AD8">
              <w:rPr>
                <w:rFonts w:ascii="David" w:hAnsi="David" w:cs="David" w:hint="cs"/>
                <w:sz w:val="24"/>
                <w:szCs w:val="24"/>
                <w:rtl/>
              </w:rPr>
              <w:t>4. בירור זה עם התלמידים חשוב להבנת תחושותיהם, להבין כיצד הרגישו, מה למדו, במה התקשו. זיקוק התובנות בסוף השיעור מעיד על הידע החדש שנרכש.</w:t>
            </w:r>
          </w:p>
        </w:tc>
      </w:tr>
    </w:tbl>
    <w:p w:rsidR="00A3519A" w:rsidRPr="00597AD8" w:rsidRDefault="00A3519A" w:rsidP="00597AD8">
      <w:pPr>
        <w:spacing w:line="360" w:lineRule="auto"/>
        <w:rPr>
          <w:rFonts w:ascii="David" w:hAnsi="David" w:cs="David"/>
          <w:sz w:val="24"/>
          <w:szCs w:val="24"/>
          <w:rtl/>
        </w:rPr>
      </w:pPr>
    </w:p>
    <w:p w:rsidR="00A3519A" w:rsidRDefault="00A3519A">
      <w:pPr>
        <w:rPr>
          <w:rtl/>
        </w:rPr>
      </w:pPr>
    </w:p>
    <w:p w:rsidR="00DA44BA" w:rsidRDefault="00DA44BA">
      <w:pPr>
        <w:bidi w:val="0"/>
        <w:rPr>
          <w:rtl/>
        </w:rPr>
      </w:pPr>
      <w:r>
        <w:rPr>
          <w:rtl/>
        </w:rPr>
        <w:br w:type="page"/>
      </w:r>
    </w:p>
    <w:p w:rsidR="00DA44BA" w:rsidRPr="00DA44BA" w:rsidRDefault="00DA44BA" w:rsidP="00CD7F85">
      <w:pPr>
        <w:spacing w:after="0" w:line="360" w:lineRule="auto"/>
        <w:jc w:val="center"/>
        <w:rPr>
          <w:rFonts w:ascii="David" w:eastAsia="Times New Roman" w:hAnsi="David" w:cs="David"/>
          <w:sz w:val="44"/>
          <w:szCs w:val="44"/>
          <w:rtl/>
        </w:rPr>
      </w:pPr>
      <w:r>
        <w:rPr>
          <w:rFonts w:ascii="David" w:eastAsia="Times New Roman" w:hAnsi="David" w:cs="David" w:hint="cs"/>
          <w:sz w:val="44"/>
          <w:szCs w:val="44"/>
          <w:rtl/>
        </w:rPr>
        <w:lastRenderedPageBreak/>
        <w:t xml:space="preserve">ציטוטים על התורה/נספח </w:t>
      </w:r>
      <w:r w:rsidR="00CD7F85">
        <w:rPr>
          <w:rFonts w:ascii="David" w:eastAsia="Times New Roman" w:hAnsi="David" w:cs="David" w:hint="cs"/>
          <w:sz w:val="44"/>
          <w:szCs w:val="44"/>
          <w:rtl/>
        </w:rPr>
        <w:t>1</w:t>
      </w:r>
    </w:p>
    <w:p w:rsidR="00DA44BA" w:rsidRDefault="00DA44BA" w:rsidP="00DA44BA">
      <w:pPr>
        <w:spacing w:after="0" w:line="360" w:lineRule="auto"/>
        <w:rPr>
          <w:rFonts w:ascii="David" w:eastAsia="Times New Roman" w:hAnsi="David" w:cs="David"/>
          <w:sz w:val="24"/>
          <w:szCs w:val="24"/>
          <w:rtl/>
        </w:rPr>
      </w:pPr>
    </w:p>
    <w:p w:rsidR="00DA44BA" w:rsidRDefault="00DA44BA" w:rsidP="00DA44BA">
      <w:pPr>
        <w:spacing w:after="0" w:line="360" w:lineRule="auto"/>
        <w:rPr>
          <w:rFonts w:ascii="David" w:eastAsia="Times New Roman" w:hAnsi="David" w:cs="David"/>
          <w:sz w:val="24"/>
          <w:szCs w:val="24"/>
          <w:rtl/>
        </w:rPr>
      </w:pPr>
    </w:p>
    <w:p w:rsidR="00DA44BA" w:rsidRDefault="00DA44BA" w:rsidP="00DA44BA">
      <w:pPr>
        <w:spacing w:after="0" w:line="360" w:lineRule="auto"/>
        <w:jc w:val="center"/>
        <w:rPr>
          <w:rFonts w:ascii="David" w:eastAsia="Times New Roman"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Pr>
          <w:rFonts w:ascii="David" w:eastAsia="Times New Roman"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טובה תורה מכל סחורה</w:t>
      </w: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DA44BA" w:rsidRPr="00A3519A" w:rsidRDefault="00DA44BA" w:rsidP="00DA44BA">
      <w:pPr>
        <w:spacing w:after="0" w:line="360" w:lineRule="auto"/>
        <w:jc w:val="center"/>
        <w:rPr>
          <w:rFonts w:ascii="David" w:eastAsia="Times New Roman" w:hAnsi="David" w:cs="David"/>
          <w:b/>
          <w:color w:val="70AD47"/>
          <w:spacing w:val="10"/>
          <w:sz w:val="24"/>
          <w:szCs w:val="24"/>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rsidR="00DA44BA" w:rsidRDefault="00DA44BA" w:rsidP="00DA44BA">
      <w:pPr>
        <w:spacing w:line="360" w:lineRule="auto"/>
        <w:jc w:val="center"/>
        <w:rPr>
          <w:rFonts w:ascii="David"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Pr>
          <w:rFonts w:ascii="David" w:eastAsia="Times New Roman"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חביבה תורה על לומדיה</w:t>
      </w: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DA44BA" w:rsidRPr="00DA44BA" w:rsidRDefault="00DA44BA" w:rsidP="00DA44BA">
      <w:pPr>
        <w:spacing w:line="360" w:lineRule="auto"/>
        <w:rPr>
          <w:rFonts w:ascii="David" w:hAnsi="David" w:cs="David"/>
          <w:b/>
          <w:color w:val="70AD47"/>
          <w:spacing w:val="10"/>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rsidR="00DA44BA" w:rsidRDefault="00DA44BA" w:rsidP="00DA44BA">
      <w:pPr>
        <w:spacing w:after="0" w:line="360" w:lineRule="auto"/>
        <w:jc w:val="center"/>
        <w:rPr>
          <w:rFonts w:ascii="David" w:eastAsia="Times New Roman" w:hAnsi="David" w:cs="David"/>
          <w:b/>
          <w:color w:val="70AD47"/>
          <w:spacing w:val="10"/>
          <w:sz w:val="48"/>
          <w:szCs w:val="48"/>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Pr>
          <w:rFonts w:ascii="David" w:eastAsia="Times New Roman" w:hAnsi="David" w:cs="David" w:hint="cs"/>
          <w:b/>
          <w:color w:val="70AD47"/>
          <w:spacing w:val="10"/>
          <w:sz w:val="56"/>
          <w:szCs w:val="56"/>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Pr>
          <w:rFonts w:ascii="David" w:eastAsia="Times New Roman" w:hAnsi="David" w:cs="David"/>
          <w:b/>
          <w:color w:val="70AD47"/>
          <w:spacing w:val="10"/>
          <w:sz w:val="56"/>
          <w:szCs w:val="56"/>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על שלושה דברים העולם עומד</w:t>
      </w:r>
      <w:r>
        <w:rPr>
          <w:rFonts w:ascii="David" w:eastAsia="Times New Roman" w:hAnsi="David" w:cs="David" w:hint="cs"/>
          <w:b/>
          <w:color w:val="70AD47"/>
          <w:spacing w:val="10"/>
          <w:sz w:val="56"/>
          <w:szCs w:val="56"/>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w:t>
      </w:r>
    </w:p>
    <w:p w:rsidR="00DA44BA" w:rsidRDefault="00DA44BA" w:rsidP="00DA44BA">
      <w:pPr>
        <w:spacing w:after="0" w:line="360" w:lineRule="auto"/>
        <w:jc w:val="center"/>
        <w:rPr>
          <w:rFonts w:ascii="David" w:eastAsia="Times New Roman" w:hAnsi="David" w:cs="David"/>
          <w:b/>
          <w:color w:val="70AD47"/>
          <w:spacing w:val="10"/>
          <w:sz w:val="56"/>
          <w:szCs w:val="56"/>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A3519A">
        <w:rPr>
          <w:rFonts w:ascii="David" w:eastAsia="Times New Roman" w:hAnsi="David" w:cs="David"/>
          <w:b/>
          <w:color w:val="70AD47"/>
          <w:spacing w:val="10"/>
          <w:sz w:val="48"/>
          <w:szCs w:val="48"/>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על התורה ועל העבודה ועל גמילות חסדים</w:t>
      </w:r>
      <w:r>
        <w:rPr>
          <w:rFonts w:ascii="David" w:eastAsia="Times New Roman" w:hAnsi="David" w:cs="David" w:hint="cs"/>
          <w:b/>
          <w:color w:val="70AD47"/>
          <w:spacing w:val="10"/>
          <w:sz w:val="56"/>
          <w:szCs w:val="56"/>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DA44BA" w:rsidRPr="00DA44BA" w:rsidRDefault="00DA44BA" w:rsidP="00DA44BA">
      <w:pPr>
        <w:spacing w:after="0" w:line="360" w:lineRule="auto"/>
        <w:jc w:val="center"/>
        <w:rPr>
          <w:rFonts w:ascii="David" w:eastAsia="Times New Roman" w:hAnsi="David" w:cs="David"/>
          <w:b/>
          <w:color w:val="70AD47"/>
          <w:spacing w:val="10"/>
          <w:sz w:val="28"/>
          <w:szCs w:val="28"/>
          <w:rtl/>
          <w:lang w:eastAsia="he-I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rsidR="00DA44BA" w:rsidRDefault="00DA44BA" w:rsidP="00DA44BA">
      <w:pPr>
        <w:spacing w:after="0" w:line="360" w:lineRule="auto"/>
        <w:jc w:val="center"/>
        <w:rPr>
          <w:rFonts w:ascii="David" w:eastAsia="Times New Roman"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sidRPr="00DA44BA">
        <w:rPr>
          <w:rFonts w:ascii="David" w:eastAsia="Times New Roman" w:hAnsi="David" w:cs="David"/>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דרך ארץ קדמה לתורה</w:t>
      </w:r>
      <w:r>
        <w:rPr>
          <w:rFonts w:ascii="David" w:eastAsia="Times New Roman" w:hAnsi="David" w:cs="David" w:hint="cs"/>
          <w:b/>
          <w:color w:val="70AD47"/>
          <w:spacing w:val="10"/>
          <w:sz w:val="72"/>
          <w:szCs w:val="7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DA44BA" w:rsidRPr="00DA44BA" w:rsidRDefault="00DA44BA" w:rsidP="00DA44BA">
      <w:pPr>
        <w:spacing w:after="0" w:line="360" w:lineRule="auto"/>
        <w:jc w:val="center"/>
        <w:rPr>
          <w:rFonts w:ascii="David" w:eastAsia="Times New Roman" w:hAnsi="David" w:cs="David"/>
          <w:b/>
          <w:color w:val="70AD47"/>
          <w:spacing w:val="10"/>
          <w:sz w:val="28"/>
          <w:szCs w:val="28"/>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rsidR="00DA44BA" w:rsidRPr="00DA44BA" w:rsidRDefault="00DA44BA" w:rsidP="00DA44BA">
      <w:pPr>
        <w:spacing w:line="360" w:lineRule="auto"/>
        <w:jc w:val="center"/>
        <w:rPr>
          <w:rFonts w:ascii="David" w:hAnsi="David" w:cs="David"/>
          <w:b/>
          <w:color w:val="70AD47"/>
          <w:spacing w:val="10"/>
          <w:sz w:val="60"/>
          <w:szCs w:val="60"/>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DA44BA">
        <w:rPr>
          <w:rFonts w:ascii="David" w:hAnsi="David" w:cs="David" w:hint="cs"/>
          <w:b/>
          <w:color w:val="70AD47"/>
          <w:spacing w:val="10"/>
          <w:sz w:val="60"/>
          <w:szCs w:val="60"/>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sidRPr="00DA44BA">
        <w:rPr>
          <w:rFonts w:ascii="David" w:hAnsi="David" w:cs="David"/>
          <w:b/>
          <w:color w:val="70AD47"/>
          <w:spacing w:val="10"/>
          <w:sz w:val="60"/>
          <w:szCs w:val="60"/>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טוב לי תורת פיך מאלפי זהב וכסף</w:t>
      </w:r>
      <w:r w:rsidRPr="00DA44BA">
        <w:rPr>
          <w:rFonts w:ascii="David" w:hAnsi="David" w:cs="David" w:hint="cs"/>
          <w:b/>
          <w:color w:val="70AD47"/>
          <w:spacing w:val="10"/>
          <w:sz w:val="60"/>
          <w:szCs w:val="60"/>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DA44BA" w:rsidRPr="00DA44BA" w:rsidRDefault="00DA44BA" w:rsidP="00DA44BA">
      <w:pPr>
        <w:spacing w:line="360" w:lineRule="auto"/>
        <w:jc w:val="center"/>
        <w:rPr>
          <w:rFonts w:ascii="David" w:hAnsi="David" w:cs="David"/>
          <w:b/>
          <w:color w:val="70AD47"/>
          <w:spacing w:val="10"/>
          <w:sz w:val="18"/>
          <w:szCs w:val="18"/>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rsidR="00DA44BA" w:rsidRPr="00DA44BA" w:rsidRDefault="00DA44BA" w:rsidP="00DA44BA">
      <w:pPr>
        <w:spacing w:line="360" w:lineRule="auto"/>
        <w:jc w:val="center"/>
        <w:rPr>
          <w:rFonts w:ascii="David" w:hAnsi="David" w:cs="David"/>
          <w:b/>
          <w:color w:val="70AD47"/>
          <w:spacing w:val="10"/>
          <w:sz w:val="52"/>
          <w:szCs w:val="5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DA44BA">
        <w:rPr>
          <w:rFonts w:ascii="David" w:hAnsi="David" w:cs="David" w:hint="cs"/>
          <w:b/>
          <w:color w:val="70AD47"/>
          <w:spacing w:val="10"/>
          <w:sz w:val="52"/>
          <w:szCs w:val="5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r w:rsidRPr="00DA44BA">
        <w:rPr>
          <w:rFonts w:ascii="David" w:hAnsi="David" w:cs="David"/>
          <w:b/>
          <w:color w:val="70AD47"/>
          <w:spacing w:val="10"/>
          <w:sz w:val="52"/>
          <w:szCs w:val="5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כי מציון תצא תורה ודבר ה' מירושלים</w:t>
      </w:r>
      <w:r w:rsidRPr="00DA44BA">
        <w:rPr>
          <w:rFonts w:ascii="David" w:hAnsi="David" w:cs="David" w:hint="cs"/>
          <w:b/>
          <w:color w:val="70AD47"/>
          <w:spacing w:val="10"/>
          <w:sz w:val="52"/>
          <w:szCs w:val="52"/>
          <w:rtl/>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w:t>
      </w:r>
    </w:p>
    <w:p w:rsidR="00A3519A" w:rsidRDefault="00A3519A"/>
    <w:sectPr w:rsidR="00A3519A"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105FA"/>
    <w:multiLevelType w:val="hybridMultilevel"/>
    <w:tmpl w:val="7C5416E2"/>
    <w:lvl w:ilvl="0" w:tplc="DA660EB4">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6AC71195"/>
    <w:multiLevelType w:val="hybridMultilevel"/>
    <w:tmpl w:val="A016F00C"/>
    <w:lvl w:ilvl="0" w:tplc="C980D8B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C98238E"/>
    <w:multiLevelType w:val="hybridMultilevel"/>
    <w:tmpl w:val="F520942C"/>
    <w:lvl w:ilvl="0" w:tplc="3022FC2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19A"/>
    <w:rsid w:val="00014F62"/>
    <w:rsid w:val="0005753B"/>
    <w:rsid w:val="00127E45"/>
    <w:rsid w:val="0017403A"/>
    <w:rsid w:val="0022531E"/>
    <w:rsid w:val="0026091F"/>
    <w:rsid w:val="00484001"/>
    <w:rsid w:val="00513AB2"/>
    <w:rsid w:val="00597AD8"/>
    <w:rsid w:val="00646BCD"/>
    <w:rsid w:val="007643DF"/>
    <w:rsid w:val="007C21A6"/>
    <w:rsid w:val="008806AD"/>
    <w:rsid w:val="00964994"/>
    <w:rsid w:val="00976632"/>
    <w:rsid w:val="00991E6C"/>
    <w:rsid w:val="00A3519A"/>
    <w:rsid w:val="00A96B95"/>
    <w:rsid w:val="00AC48D4"/>
    <w:rsid w:val="00C126F1"/>
    <w:rsid w:val="00CD7F85"/>
    <w:rsid w:val="00CF17D0"/>
    <w:rsid w:val="00D64B8C"/>
    <w:rsid w:val="00DA44BA"/>
    <w:rsid w:val="00DB1D8E"/>
    <w:rsid w:val="00E25122"/>
    <w:rsid w:val="00E4637E"/>
    <w:rsid w:val="00E755BA"/>
    <w:rsid w:val="00FE18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97A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97AD8"/>
    <w:pPr>
      <w:ind w:left="720"/>
      <w:contextualSpacing/>
    </w:pPr>
  </w:style>
  <w:style w:type="paragraph" w:styleId="a5">
    <w:name w:val="Balloon Text"/>
    <w:basedOn w:val="a"/>
    <w:link w:val="a6"/>
    <w:uiPriority w:val="99"/>
    <w:semiHidden/>
    <w:unhideWhenUsed/>
    <w:rsid w:val="00E4637E"/>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E463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97A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97AD8"/>
    <w:pPr>
      <w:ind w:left="720"/>
      <w:contextualSpacing/>
    </w:pPr>
  </w:style>
  <w:style w:type="paragraph" w:styleId="a5">
    <w:name w:val="Balloon Text"/>
    <w:basedOn w:val="a"/>
    <w:link w:val="a6"/>
    <w:uiPriority w:val="99"/>
    <w:semiHidden/>
    <w:unhideWhenUsed/>
    <w:rsid w:val="00E4637E"/>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E463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il/url?sa=i&amp;rct=j&amp;q=&amp;esrc=s&amp;source=images&amp;cd=&amp;cad=rja&amp;uact=8&amp;ved=0ahUKEwi9urbp4ovKAhXDXhoKHR29AcEQjRwIBw&amp;url=http://freecoloringpages.co.uk/?q=torah+scroll&amp;bvm=bv.110151844,d.d2s&amp;psig=AFQjCNEO1SBY_c0n5n__7aCnu7b-yHUMPg&amp;ust=145184622357933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957</Words>
  <Characters>4788</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3</cp:revision>
  <dcterms:created xsi:type="dcterms:W3CDTF">2016-01-03T07:14:00Z</dcterms:created>
  <dcterms:modified xsi:type="dcterms:W3CDTF">2016-01-03T19:27:00Z</dcterms:modified>
</cp:coreProperties>
</file>