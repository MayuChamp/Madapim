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7774F" w:rsidRPr="00F7774F" w:rsidRDefault="00F7774F" w:rsidP="00F7774F">
      <w:pPr>
        <w:rPr>
          <w:rFonts w:ascii="David" w:hAnsi="David" w:cs="David"/>
          <w:sz w:val="24"/>
          <w:szCs w:val="24"/>
          <w:rtl/>
        </w:rPr>
      </w:pPr>
      <w:r w:rsidRPr="00F7774F">
        <w:rPr>
          <w:rFonts w:ascii="David" w:hAnsi="David" w:cs="David" w:hint="cs"/>
          <w:sz w:val="24"/>
          <w:szCs w:val="24"/>
          <w:rtl/>
        </w:rPr>
        <w:t>בס"ד</w:t>
      </w:r>
    </w:p>
    <w:p w:rsidR="00F7774F" w:rsidRPr="00F7774F" w:rsidRDefault="00F7774F" w:rsidP="00F7774F">
      <w:pPr>
        <w:jc w:val="center"/>
        <w:rPr>
          <w:rFonts w:ascii="David" w:hAnsi="David" w:cs="David"/>
          <w:b/>
          <w:bCs/>
          <w:sz w:val="40"/>
          <w:szCs w:val="40"/>
          <w:rtl/>
        </w:rPr>
      </w:pPr>
      <w:r w:rsidRPr="00F7774F">
        <w:rPr>
          <w:rFonts w:ascii="David" w:hAnsi="David" w:cs="David"/>
          <w:b/>
          <w:bCs/>
          <w:sz w:val="40"/>
          <w:szCs w:val="40"/>
          <w:rtl/>
        </w:rPr>
        <w:t xml:space="preserve">מערך שיעור מספר </w:t>
      </w:r>
      <w:r>
        <w:rPr>
          <w:rFonts w:ascii="David" w:hAnsi="David" w:cs="David" w:hint="cs"/>
          <w:b/>
          <w:bCs/>
          <w:sz w:val="40"/>
          <w:szCs w:val="40"/>
          <w:rtl/>
        </w:rPr>
        <w:t>5</w:t>
      </w:r>
    </w:p>
    <w:p w:rsidR="00F7774F" w:rsidRPr="00F7774F" w:rsidRDefault="00F7774F" w:rsidP="00482893">
      <w:pPr>
        <w:jc w:val="center"/>
        <w:rPr>
          <w:rFonts w:ascii="David" w:hAnsi="David" w:cs="David"/>
          <w:b/>
          <w:bCs/>
          <w:sz w:val="40"/>
          <w:szCs w:val="40"/>
          <w:rtl/>
        </w:rPr>
      </w:pPr>
      <w:r w:rsidRPr="00F7774F">
        <w:rPr>
          <w:rFonts w:ascii="David" w:hAnsi="David" w:cs="David"/>
          <w:b/>
          <w:bCs/>
          <w:sz w:val="40"/>
          <w:szCs w:val="40"/>
          <w:rtl/>
        </w:rPr>
        <w:t>נושא:</w:t>
      </w:r>
      <w:r w:rsidRPr="00F7774F">
        <w:rPr>
          <w:rFonts w:ascii="David" w:hAnsi="David" w:cs="David" w:hint="cs"/>
          <w:b/>
          <w:bCs/>
          <w:sz w:val="40"/>
          <w:szCs w:val="40"/>
          <w:rtl/>
        </w:rPr>
        <w:t xml:space="preserve"> </w:t>
      </w:r>
      <w:r w:rsidR="00482893">
        <w:rPr>
          <w:rFonts w:ascii="David" w:hAnsi="David" w:cs="David" w:hint="cs"/>
          <w:b/>
          <w:bCs/>
          <w:sz w:val="40"/>
          <w:szCs w:val="40"/>
          <w:rtl/>
        </w:rPr>
        <w:t>שבעת המינים שנהוג לאוכלם בט"ו בשבט</w:t>
      </w:r>
      <w:r w:rsidRPr="00F7774F">
        <w:rPr>
          <w:rFonts w:ascii="David" w:hAnsi="David" w:cs="David"/>
          <w:b/>
          <w:bCs/>
          <w:sz w:val="40"/>
          <w:szCs w:val="40"/>
          <w:rtl/>
        </w:rPr>
        <w:t xml:space="preserve"> </w:t>
      </w:r>
      <w:r w:rsidRPr="00F7774F">
        <w:rPr>
          <w:rFonts w:ascii="David" w:hAnsi="David" w:cs="David" w:hint="cs"/>
          <w:b/>
          <w:bCs/>
          <w:sz w:val="40"/>
          <w:szCs w:val="40"/>
          <w:rtl/>
        </w:rPr>
        <w:t xml:space="preserve">     </w:t>
      </w:r>
      <w:r w:rsidRPr="00F7774F">
        <w:rPr>
          <w:rFonts w:ascii="David" w:hAnsi="David" w:cs="David"/>
          <w:b/>
          <w:bCs/>
          <w:sz w:val="40"/>
          <w:szCs w:val="40"/>
          <w:rtl/>
        </w:rPr>
        <w:t>כיתה: ה'</w:t>
      </w:r>
      <w:r w:rsidRPr="00F7774F">
        <w:rPr>
          <w:rFonts w:ascii="David" w:hAnsi="David" w:cs="David" w:hint="cs"/>
          <w:b/>
          <w:bCs/>
          <w:sz w:val="40"/>
          <w:szCs w:val="40"/>
          <w:rtl/>
        </w:rPr>
        <w:t xml:space="preserve">     </w:t>
      </w:r>
      <w:r w:rsidRPr="00F7774F">
        <w:rPr>
          <w:rFonts w:ascii="David" w:hAnsi="David" w:cs="David"/>
          <w:b/>
          <w:bCs/>
          <w:sz w:val="40"/>
          <w:szCs w:val="40"/>
          <w:rtl/>
        </w:rPr>
        <w:t>תאריך:</w:t>
      </w:r>
      <w:r w:rsidRPr="00F7774F">
        <w:rPr>
          <w:rFonts w:ascii="David" w:hAnsi="David" w:cs="David" w:hint="cs"/>
          <w:b/>
          <w:bCs/>
          <w:sz w:val="40"/>
          <w:szCs w:val="40"/>
          <w:rtl/>
        </w:rPr>
        <w:t>3</w:t>
      </w:r>
      <w:r w:rsidRPr="00F7774F">
        <w:rPr>
          <w:rFonts w:ascii="David" w:hAnsi="David" w:cs="David"/>
          <w:b/>
          <w:bCs/>
          <w:sz w:val="40"/>
          <w:szCs w:val="40"/>
          <w:rtl/>
        </w:rPr>
        <w:t>.</w:t>
      </w:r>
      <w:r>
        <w:rPr>
          <w:rFonts w:ascii="David" w:hAnsi="David" w:cs="David" w:hint="cs"/>
          <w:b/>
          <w:bCs/>
          <w:sz w:val="40"/>
          <w:szCs w:val="40"/>
          <w:rtl/>
        </w:rPr>
        <w:t>1</w:t>
      </w:r>
      <w:r>
        <w:rPr>
          <w:rFonts w:ascii="David" w:hAnsi="David" w:cs="David"/>
          <w:b/>
          <w:bCs/>
          <w:sz w:val="40"/>
          <w:szCs w:val="40"/>
          <w:rtl/>
        </w:rPr>
        <w:t>.1</w:t>
      </w:r>
      <w:r>
        <w:rPr>
          <w:rFonts w:ascii="David" w:hAnsi="David" w:cs="David" w:hint="cs"/>
          <w:b/>
          <w:bCs/>
          <w:sz w:val="40"/>
          <w:szCs w:val="40"/>
          <w:rtl/>
        </w:rPr>
        <w:t>6</w:t>
      </w:r>
    </w:p>
    <w:p w:rsidR="00F7774F" w:rsidRPr="00EF41B4" w:rsidRDefault="00F7774F" w:rsidP="00CA3B3A">
      <w:pPr>
        <w:jc w:val="center"/>
        <w:rPr>
          <w:rFonts w:ascii="David" w:hAnsi="David" w:cs="David"/>
          <w:b/>
          <w:bCs/>
          <w:sz w:val="36"/>
          <w:szCs w:val="36"/>
          <w:rtl/>
        </w:rPr>
      </w:pPr>
      <w:r w:rsidRPr="00EF41B4">
        <w:rPr>
          <w:rFonts w:ascii="David" w:hAnsi="David" w:cs="David"/>
          <w:b/>
          <w:bCs/>
          <w:sz w:val="36"/>
          <w:szCs w:val="36"/>
          <w:rtl/>
        </w:rPr>
        <w:t xml:space="preserve">מטרת </w:t>
      </w:r>
      <w:r w:rsidRPr="00EF41B4">
        <w:rPr>
          <w:rFonts w:ascii="David" w:hAnsi="David" w:cs="David" w:hint="cs"/>
          <w:b/>
          <w:bCs/>
          <w:sz w:val="36"/>
          <w:szCs w:val="36"/>
          <w:rtl/>
        </w:rPr>
        <w:t xml:space="preserve">על: </w:t>
      </w:r>
      <w:r w:rsidR="00EF41B4" w:rsidRPr="00EF41B4">
        <w:rPr>
          <w:rFonts w:ascii="David" w:hAnsi="David" w:cs="David" w:hint="cs"/>
          <w:b/>
          <w:bCs/>
          <w:sz w:val="36"/>
          <w:szCs w:val="36"/>
          <w:rtl/>
        </w:rPr>
        <w:t>ה</w:t>
      </w:r>
      <w:r w:rsidR="003046ED">
        <w:rPr>
          <w:rFonts w:ascii="David" w:hAnsi="David" w:cs="David" w:hint="cs"/>
          <w:b/>
          <w:bCs/>
          <w:sz w:val="36"/>
          <w:szCs w:val="36"/>
          <w:rtl/>
        </w:rPr>
        <w:t>פ</w:t>
      </w:r>
      <w:r w:rsidR="00EF41B4" w:rsidRPr="00EF41B4">
        <w:rPr>
          <w:rFonts w:ascii="David" w:hAnsi="David" w:cs="David" w:hint="cs"/>
          <w:b/>
          <w:bCs/>
          <w:sz w:val="36"/>
          <w:szCs w:val="36"/>
          <w:rtl/>
        </w:rPr>
        <w:t>קת מידע מטקסט</w:t>
      </w:r>
      <w:r w:rsidR="00CA3B3A">
        <w:rPr>
          <w:rFonts w:ascii="David" w:hAnsi="David" w:cs="David" w:hint="cs"/>
          <w:b/>
          <w:bCs/>
          <w:sz w:val="36"/>
          <w:szCs w:val="36"/>
          <w:rtl/>
        </w:rPr>
        <w:t xml:space="preserve"> </w:t>
      </w:r>
      <w:ins w:id="0" w:author="מנהל" w:date="2016-01-05T08:21:00Z">
        <w:r w:rsidR="00CA3B3A">
          <w:rPr>
            <w:rFonts w:ascii="David" w:hAnsi="David" w:cs="David" w:hint="cs"/>
            <w:b/>
            <w:bCs/>
            <w:sz w:val="36"/>
            <w:szCs w:val="36"/>
            <w:rtl/>
          </w:rPr>
          <w:t>מדוע חשוב ללמד תלמידים להפיק מידע מטקסטים?</w:t>
        </w:r>
      </w:ins>
      <w:ins w:id="1" w:author="מנהל" w:date="2016-01-05T08:33:00Z">
        <w:r w:rsidR="00811E7B">
          <w:rPr>
            <w:rFonts w:ascii="David" w:hAnsi="David" w:cs="David" w:hint="cs"/>
            <w:b/>
            <w:bCs/>
            <w:sz w:val="36"/>
            <w:szCs w:val="36"/>
            <w:rtl/>
          </w:rPr>
          <w:t xml:space="preserve"> לדעתי דווקא מטרה זו היא חלק ממטרת השיעור שייצרת... שקלי שוב</w:t>
        </w:r>
        <w:bookmarkStart w:id="2" w:name="_GoBack"/>
        <w:bookmarkEnd w:id="2"/>
        <w:r w:rsidR="00811E7B">
          <w:rPr>
            <w:rFonts w:ascii="David" w:hAnsi="David" w:cs="David" w:hint="cs"/>
            <w:b/>
            <w:bCs/>
            <w:sz w:val="36"/>
            <w:szCs w:val="36"/>
            <w:rtl/>
          </w:rPr>
          <w:t xml:space="preserve"> </w:t>
        </w:r>
      </w:ins>
    </w:p>
    <w:p w:rsidR="00F7774F" w:rsidRPr="00F7774F" w:rsidRDefault="00F7774F" w:rsidP="00F7774F">
      <w:pPr>
        <w:jc w:val="center"/>
        <w:rPr>
          <w:rFonts w:ascii="David" w:hAnsi="David" w:cs="David"/>
          <w:b/>
          <w:bCs/>
          <w:sz w:val="36"/>
          <w:szCs w:val="36"/>
          <w:rtl/>
        </w:rPr>
      </w:pPr>
      <w:r w:rsidRPr="003046ED">
        <w:rPr>
          <w:rFonts w:ascii="David" w:hAnsi="David" w:cs="David" w:hint="cs"/>
          <w:b/>
          <w:bCs/>
          <w:sz w:val="36"/>
          <w:szCs w:val="36"/>
          <w:rtl/>
        </w:rPr>
        <w:t xml:space="preserve">מטרת </w:t>
      </w:r>
      <w:r w:rsidRPr="003046ED">
        <w:rPr>
          <w:rFonts w:ascii="David" w:hAnsi="David" w:cs="David"/>
          <w:b/>
          <w:bCs/>
          <w:sz w:val="36"/>
          <w:szCs w:val="36"/>
          <w:rtl/>
        </w:rPr>
        <w:t>השיעור:</w:t>
      </w:r>
      <w:r w:rsidRPr="00F7774F">
        <w:rPr>
          <w:rFonts w:ascii="David" w:hAnsi="David" w:cs="David" w:hint="cs"/>
          <w:b/>
          <w:bCs/>
          <w:sz w:val="36"/>
          <w:szCs w:val="36"/>
          <w:rtl/>
        </w:rPr>
        <w:t xml:space="preserve"> </w:t>
      </w:r>
      <w:r w:rsidR="003046ED">
        <w:rPr>
          <w:rFonts w:ascii="David" w:hAnsi="David" w:cs="David" w:hint="cs"/>
          <w:b/>
          <w:bCs/>
          <w:sz w:val="36"/>
          <w:szCs w:val="36"/>
          <w:rtl/>
        </w:rPr>
        <w:t>הילד ידע לשיים פעולות והגדרות</w:t>
      </w:r>
      <w:ins w:id="3" w:author="מנהל" w:date="2016-01-05T08:33:00Z">
        <w:r w:rsidR="00811E7B">
          <w:rPr>
            <w:rFonts w:ascii="David" w:hAnsi="David" w:cs="David" w:hint="cs"/>
            <w:b/>
            <w:bCs/>
            <w:sz w:val="36"/>
            <w:szCs w:val="36"/>
            <w:rtl/>
          </w:rPr>
          <w:t xml:space="preserve"> לא מחודד כללי </w:t>
        </w:r>
      </w:ins>
      <w:r w:rsidR="003046ED">
        <w:rPr>
          <w:rFonts w:ascii="David" w:hAnsi="David" w:cs="David" w:hint="cs"/>
          <w:b/>
          <w:bCs/>
          <w:sz w:val="36"/>
          <w:szCs w:val="36"/>
          <w:rtl/>
        </w:rPr>
        <w:t xml:space="preserve"> </w:t>
      </w:r>
      <w:r w:rsidR="003046ED" w:rsidRPr="00CA3B3A">
        <w:rPr>
          <w:rFonts w:ascii="David" w:hAnsi="David" w:cs="David" w:hint="cs"/>
          <w:b/>
          <w:bCs/>
          <w:sz w:val="36"/>
          <w:szCs w:val="36"/>
          <w:highlight w:val="yellow"/>
          <w:rtl/>
          <w:rPrChange w:id="4" w:author="מנהל" w:date="2016-01-05T08:21:00Z">
            <w:rPr>
              <w:rFonts w:ascii="David" w:hAnsi="David" w:cs="David" w:hint="cs"/>
              <w:b/>
              <w:bCs/>
              <w:sz w:val="36"/>
              <w:szCs w:val="36"/>
              <w:rtl/>
            </w:rPr>
          </w:rPrChange>
        </w:rPr>
        <w:t>ויתנסה במיומנות שאילת שאלות</w:t>
      </w:r>
      <w:ins w:id="5" w:author="מנהל" w:date="2016-01-05T08:21:00Z">
        <w:r w:rsidR="00CA3B3A">
          <w:rPr>
            <w:rFonts w:ascii="David" w:hAnsi="David" w:cs="David" w:hint="cs"/>
            <w:b/>
            <w:bCs/>
            <w:sz w:val="36"/>
            <w:szCs w:val="36"/>
            <w:rtl/>
          </w:rPr>
          <w:t xml:space="preserve"> זאת פעילות </w:t>
        </w:r>
      </w:ins>
    </w:p>
    <w:tbl>
      <w:tblPr>
        <w:tblStyle w:val="a3"/>
        <w:bidiVisual/>
        <w:tblW w:w="0" w:type="auto"/>
        <w:tblInd w:w="-91" w:type="dxa"/>
        <w:tblLook w:val="04A0" w:firstRow="1" w:lastRow="0" w:firstColumn="1" w:lastColumn="0" w:noHBand="0" w:noVBand="1"/>
      </w:tblPr>
      <w:tblGrid>
        <w:gridCol w:w="901"/>
        <w:gridCol w:w="4539"/>
        <w:gridCol w:w="3173"/>
      </w:tblGrid>
      <w:tr w:rsidR="003809CA" w:rsidRPr="00F7774F" w:rsidTr="00E8041D">
        <w:tc>
          <w:tcPr>
            <w:tcW w:w="992" w:type="dxa"/>
          </w:tcPr>
          <w:p w:rsidR="00F7774F" w:rsidRPr="00F7774F" w:rsidRDefault="00F7774F" w:rsidP="00F7774F">
            <w:pPr>
              <w:rPr>
                <w:rFonts w:ascii="David" w:hAnsi="David" w:cs="David"/>
                <w:sz w:val="24"/>
                <w:szCs w:val="24"/>
                <w:rtl/>
              </w:rPr>
            </w:pPr>
            <w:r w:rsidRPr="00F7774F">
              <w:rPr>
                <w:rFonts w:ascii="David" w:hAnsi="David" w:cs="David" w:hint="cs"/>
                <w:sz w:val="24"/>
                <w:szCs w:val="24"/>
                <w:rtl/>
              </w:rPr>
              <w:t>זמן</w:t>
            </w:r>
          </w:p>
        </w:tc>
        <w:tc>
          <w:tcPr>
            <w:tcW w:w="3827" w:type="dxa"/>
          </w:tcPr>
          <w:p w:rsidR="00F7774F" w:rsidRPr="00F7774F" w:rsidRDefault="00F7774F" w:rsidP="00F7774F">
            <w:pPr>
              <w:rPr>
                <w:rFonts w:ascii="David" w:hAnsi="David" w:cs="David"/>
                <w:sz w:val="24"/>
                <w:szCs w:val="24"/>
                <w:rtl/>
              </w:rPr>
            </w:pPr>
            <w:r w:rsidRPr="00F7774F">
              <w:rPr>
                <w:rFonts w:ascii="David" w:hAnsi="David" w:cs="David" w:hint="cs"/>
                <w:sz w:val="24"/>
                <w:szCs w:val="24"/>
                <w:rtl/>
              </w:rPr>
              <w:t>פעולות הוראה</w:t>
            </w:r>
          </w:p>
        </w:tc>
        <w:tc>
          <w:tcPr>
            <w:tcW w:w="3686" w:type="dxa"/>
          </w:tcPr>
          <w:p w:rsidR="00F7774F" w:rsidRPr="00F7774F" w:rsidRDefault="00F7774F" w:rsidP="00F7774F">
            <w:pPr>
              <w:rPr>
                <w:rFonts w:ascii="David" w:hAnsi="David" w:cs="David"/>
                <w:sz w:val="24"/>
                <w:szCs w:val="24"/>
                <w:rtl/>
              </w:rPr>
            </w:pPr>
            <w:r w:rsidRPr="00F7774F">
              <w:rPr>
                <w:rFonts w:ascii="David" w:hAnsi="David" w:cs="David" w:hint="cs"/>
                <w:sz w:val="24"/>
                <w:szCs w:val="24"/>
                <w:rtl/>
              </w:rPr>
              <w:t>שיקול דעת</w:t>
            </w:r>
          </w:p>
        </w:tc>
      </w:tr>
      <w:tr w:rsidR="003809CA" w:rsidRPr="00F7774F" w:rsidTr="00E8041D">
        <w:trPr>
          <w:trHeight w:val="2258"/>
        </w:trPr>
        <w:tc>
          <w:tcPr>
            <w:tcW w:w="992" w:type="dxa"/>
          </w:tcPr>
          <w:p w:rsidR="00F7774F" w:rsidRPr="00F7774F" w:rsidRDefault="001A73CB" w:rsidP="00F7774F">
            <w:pPr>
              <w:rPr>
                <w:rFonts w:ascii="David" w:hAnsi="David" w:cs="David"/>
                <w:sz w:val="24"/>
                <w:szCs w:val="24"/>
                <w:rtl/>
              </w:rPr>
            </w:pPr>
            <w:r>
              <w:rPr>
                <w:rFonts w:ascii="David" w:hAnsi="David" w:cs="David" w:hint="cs"/>
                <w:sz w:val="24"/>
                <w:szCs w:val="24"/>
                <w:rtl/>
              </w:rPr>
              <w:t>10</w:t>
            </w:r>
            <w:r w:rsidR="00F7774F" w:rsidRPr="00F7774F">
              <w:rPr>
                <w:rFonts w:ascii="David" w:hAnsi="David" w:cs="David" w:hint="cs"/>
                <w:sz w:val="24"/>
                <w:szCs w:val="24"/>
                <w:rtl/>
              </w:rPr>
              <w:t xml:space="preserve"> דקות</w:t>
            </w:r>
          </w:p>
          <w:p w:rsidR="00F7774F" w:rsidRPr="00F7774F" w:rsidRDefault="00F7774F" w:rsidP="00F7774F">
            <w:pPr>
              <w:rPr>
                <w:rFonts w:ascii="David" w:hAnsi="David" w:cs="David"/>
                <w:sz w:val="24"/>
                <w:szCs w:val="24"/>
                <w:rtl/>
              </w:rPr>
            </w:pPr>
          </w:p>
          <w:p w:rsidR="00F7774F" w:rsidRPr="00F7774F" w:rsidRDefault="00F7774F" w:rsidP="00F7774F">
            <w:pPr>
              <w:rPr>
                <w:rFonts w:ascii="David" w:hAnsi="David" w:cs="David"/>
                <w:sz w:val="24"/>
                <w:szCs w:val="24"/>
                <w:rtl/>
              </w:rPr>
            </w:pPr>
          </w:p>
          <w:p w:rsidR="00F7774F" w:rsidRPr="00F7774F" w:rsidRDefault="00F7774F" w:rsidP="00F7774F">
            <w:pPr>
              <w:rPr>
                <w:rFonts w:ascii="David" w:hAnsi="David" w:cs="David"/>
                <w:sz w:val="24"/>
                <w:szCs w:val="24"/>
                <w:rtl/>
              </w:rPr>
            </w:pPr>
          </w:p>
          <w:p w:rsidR="00F7774F" w:rsidRPr="00F7774F" w:rsidRDefault="00F7774F" w:rsidP="00F7774F">
            <w:pPr>
              <w:rPr>
                <w:rFonts w:ascii="David" w:hAnsi="David" w:cs="David"/>
                <w:sz w:val="24"/>
                <w:szCs w:val="24"/>
                <w:rtl/>
              </w:rPr>
            </w:pPr>
          </w:p>
          <w:p w:rsidR="00F7774F" w:rsidRPr="00F7774F" w:rsidRDefault="00F7774F" w:rsidP="00F7774F">
            <w:pPr>
              <w:rPr>
                <w:rFonts w:ascii="David" w:hAnsi="David" w:cs="David"/>
                <w:sz w:val="24"/>
                <w:szCs w:val="24"/>
                <w:rtl/>
              </w:rPr>
            </w:pPr>
          </w:p>
          <w:p w:rsidR="00F7774F" w:rsidRPr="00F7774F" w:rsidRDefault="00F7774F" w:rsidP="00F7774F">
            <w:pPr>
              <w:rPr>
                <w:rFonts w:ascii="David" w:hAnsi="David" w:cs="David"/>
                <w:sz w:val="24"/>
                <w:szCs w:val="24"/>
                <w:rtl/>
              </w:rPr>
            </w:pPr>
          </w:p>
          <w:p w:rsidR="00F7774F" w:rsidRPr="00F7774F" w:rsidRDefault="00F7774F" w:rsidP="00F7774F">
            <w:pPr>
              <w:rPr>
                <w:rFonts w:ascii="David" w:hAnsi="David" w:cs="David"/>
                <w:sz w:val="24"/>
                <w:szCs w:val="24"/>
                <w:rtl/>
              </w:rPr>
            </w:pPr>
          </w:p>
          <w:p w:rsidR="00F7774F" w:rsidRPr="00F7774F" w:rsidRDefault="00F7774F" w:rsidP="00F7774F">
            <w:pPr>
              <w:rPr>
                <w:rFonts w:ascii="David" w:hAnsi="David" w:cs="David"/>
                <w:sz w:val="24"/>
                <w:szCs w:val="24"/>
                <w:rtl/>
              </w:rPr>
            </w:pPr>
          </w:p>
          <w:p w:rsidR="00F7774F" w:rsidRPr="00F7774F" w:rsidRDefault="00F7774F" w:rsidP="00F7774F">
            <w:pPr>
              <w:rPr>
                <w:rFonts w:ascii="David" w:hAnsi="David" w:cs="David"/>
                <w:sz w:val="24"/>
                <w:szCs w:val="24"/>
                <w:rtl/>
              </w:rPr>
            </w:pPr>
          </w:p>
          <w:p w:rsidR="00F7774F" w:rsidRPr="00F7774F" w:rsidRDefault="00F7774F" w:rsidP="00F7774F">
            <w:pPr>
              <w:rPr>
                <w:rFonts w:ascii="David" w:hAnsi="David" w:cs="David"/>
                <w:sz w:val="24"/>
                <w:szCs w:val="24"/>
                <w:rtl/>
              </w:rPr>
            </w:pPr>
          </w:p>
          <w:p w:rsidR="00F7774F" w:rsidRPr="00F7774F" w:rsidRDefault="00F7774F" w:rsidP="00F7774F">
            <w:pPr>
              <w:rPr>
                <w:rFonts w:ascii="David" w:hAnsi="David" w:cs="David"/>
                <w:sz w:val="24"/>
                <w:szCs w:val="24"/>
                <w:rtl/>
              </w:rPr>
            </w:pPr>
          </w:p>
          <w:p w:rsidR="00F7774F" w:rsidRPr="00F7774F" w:rsidRDefault="00F7774F" w:rsidP="00F7774F">
            <w:pPr>
              <w:rPr>
                <w:rFonts w:ascii="David" w:hAnsi="David" w:cs="David"/>
                <w:sz w:val="24"/>
                <w:szCs w:val="24"/>
                <w:rtl/>
              </w:rPr>
            </w:pPr>
          </w:p>
          <w:p w:rsidR="00F7774F" w:rsidRPr="00F7774F" w:rsidRDefault="00F7774F" w:rsidP="00F7774F">
            <w:pPr>
              <w:rPr>
                <w:rFonts w:ascii="David" w:hAnsi="David" w:cs="David"/>
                <w:sz w:val="24"/>
                <w:szCs w:val="24"/>
                <w:rtl/>
              </w:rPr>
            </w:pPr>
          </w:p>
          <w:p w:rsidR="00F7774F" w:rsidRPr="00F7774F" w:rsidRDefault="00F7774F" w:rsidP="00F7774F">
            <w:pPr>
              <w:rPr>
                <w:rFonts w:ascii="David" w:hAnsi="David" w:cs="David"/>
                <w:sz w:val="24"/>
                <w:szCs w:val="24"/>
                <w:rtl/>
              </w:rPr>
            </w:pPr>
          </w:p>
          <w:p w:rsidR="00F7774F" w:rsidRPr="00F7774F" w:rsidRDefault="00F7774F" w:rsidP="00F7774F">
            <w:pPr>
              <w:rPr>
                <w:rFonts w:ascii="David" w:hAnsi="David" w:cs="David"/>
                <w:sz w:val="24"/>
                <w:szCs w:val="24"/>
                <w:rtl/>
              </w:rPr>
            </w:pPr>
          </w:p>
          <w:p w:rsidR="00F7774F" w:rsidRPr="00F7774F" w:rsidRDefault="00F7774F" w:rsidP="00F7774F">
            <w:pPr>
              <w:rPr>
                <w:rFonts w:ascii="David" w:hAnsi="David" w:cs="David"/>
                <w:sz w:val="24"/>
                <w:szCs w:val="24"/>
                <w:rtl/>
              </w:rPr>
            </w:pPr>
          </w:p>
          <w:p w:rsidR="00F7774F" w:rsidRDefault="00F7774F" w:rsidP="00F7774F">
            <w:pPr>
              <w:rPr>
                <w:rFonts w:ascii="David" w:hAnsi="David" w:cs="David"/>
                <w:sz w:val="24"/>
                <w:szCs w:val="24"/>
                <w:rtl/>
              </w:rPr>
            </w:pPr>
          </w:p>
          <w:p w:rsidR="003C128C" w:rsidRDefault="003C128C" w:rsidP="00F7774F">
            <w:pPr>
              <w:rPr>
                <w:rFonts w:ascii="David" w:hAnsi="David" w:cs="David"/>
                <w:sz w:val="24"/>
                <w:szCs w:val="24"/>
                <w:rtl/>
              </w:rPr>
            </w:pPr>
          </w:p>
          <w:p w:rsidR="003C128C" w:rsidRDefault="003C128C" w:rsidP="00F7774F">
            <w:pPr>
              <w:rPr>
                <w:rFonts w:ascii="David" w:hAnsi="David" w:cs="David"/>
                <w:sz w:val="24"/>
                <w:szCs w:val="24"/>
                <w:rtl/>
              </w:rPr>
            </w:pPr>
          </w:p>
          <w:p w:rsidR="003C128C" w:rsidRDefault="003C128C" w:rsidP="00F7774F">
            <w:pPr>
              <w:rPr>
                <w:rFonts w:ascii="David" w:hAnsi="David" w:cs="David"/>
                <w:sz w:val="24"/>
                <w:szCs w:val="24"/>
                <w:rtl/>
              </w:rPr>
            </w:pPr>
          </w:p>
          <w:p w:rsidR="003C128C" w:rsidRDefault="003C128C" w:rsidP="00F7774F">
            <w:pPr>
              <w:rPr>
                <w:rFonts w:ascii="David" w:hAnsi="David" w:cs="David"/>
                <w:sz w:val="24"/>
                <w:szCs w:val="24"/>
                <w:rtl/>
              </w:rPr>
            </w:pPr>
          </w:p>
          <w:p w:rsidR="003C128C" w:rsidRDefault="003C128C" w:rsidP="00F7774F">
            <w:pPr>
              <w:rPr>
                <w:rFonts w:ascii="David" w:hAnsi="David" w:cs="David"/>
                <w:sz w:val="24"/>
                <w:szCs w:val="24"/>
                <w:rtl/>
              </w:rPr>
            </w:pPr>
          </w:p>
          <w:p w:rsidR="003C128C" w:rsidRDefault="003C128C" w:rsidP="00F7774F">
            <w:pPr>
              <w:rPr>
                <w:rFonts w:ascii="David" w:hAnsi="David" w:cs="David"/>
                <w:sz w:val="24"/>
                <w:szCs w:val="24"/>
                <w:rtl/>
              </w:rPr>
            </w:pPr>
          </w:p>
          <w:p w:rsidR="003C128C" w:rsidRDefault="003C128C" w:rsidP="00F7774F">
            <w:pPr>
              <w:rPr>
                <w:rFonts w:ascii="David" w:hAnsi="David" w:cs="David"/>
                <w:sz w:val="24"/>
                <w:szCs w:val="24"/>
                <w:rtl/>
              </w:rPr>
            </w:pPr>
          </w:p>
          <w:p w:rsidR="003C128C" w:rsidRDefault="003C128C" w:rsidP="00F7774F">
            <w:pPr>
              <w:rPr>
                <w:rFonts w:ascii="David" w:hAnsi="David" w:cs="David"/>
                <w:sz w:val="24"/>
                <w:szCs w:val="24"/>
                <w:rtl/>
              </w:rPr>
            </w:pPr>
          </w:p>
          <w:p w:rsidR="003C128C" w:rsidRDefault="003C128C" w:rsidP="00F7774F">
            <w:pPr>
              <w:rPr>
                <w:rFonts w:ascii="David" w:hAnsi="David" w:cs="David"/>
                <w:sz w:val="24"/>
                <w:szCs w:val="24"/>
                <w:rtl/>
              </w:rPr>
            </w:pPr>
          </w:p>
          <w:p w:rsidR="003C128C" w:rsidRDefault="003C128C" w:rsidP="00F7774F">
            <w:pPr>
              <w:rPr>
                <w:rFonts w:ascii="David" w:hAnsi="David" w:cs="David"/>
                <w:sz w:val="24"/>
                <w:szCs w:val="24"/>
                <w:rtl/>
              </w:rPr>
            </w:pPr>
          </w:p>
          <w:p w:rsidR="003C128C" w:rsidRDefault="003C128C" w:rsidP="00F7774F">
            <w:pPr>
              <w:rPr>
                <w:rFonts w:ascii="David" w:hAnsi="David" w:cs="David"/>
                <w:sz w:val="24"/>
                <w:szCs w:val="24"/>
                <w:rtl/>
              </w:rPr>
            </w:pPr>
          </w:p>
          <w:p w:rsidR="003C128C" w:rsidRDefault="003C128C" w:rsidP="00F7774F">
            <w:pPr>
              <w:rPr>
                <w:rFonts w:ascii="David" w:hAnsi="David" w:cs="David"/>
                <w:sz w:val="24"/>
                <w:szCs w:val="24"/>
                <w:rtl/>
              </w:rPr>
            </w:pPr>
          </w:p>
          <w:p w:rsidR="003C128C" w:rsidRDefault="003C128C" w:rsidP="00F7774F">
            <w:pPr>
              <w:rPr>
                <w:rFonts w:ascii="David" w:hAnsi="David" w:cs="David"/>
                <w:sz w:val="24"/>
                <w:szCs w:val="24"/>
                <w:rtl/>
              </w:rPr>
            </w:pPr>
          </w:p>
          <w:p w:rsidR="003C128C" w:rsidRDefault="003C128C" w:rsidP="00F7774F">
            <w:pPr>
              <w:rPr>
                <w:rFonts w:ascii="David" w:hAnsi="David" w:cs="David"/>
                <w:sz w:val="24"/>
                <w:szCs w:val="24"/>
                <w:rtl/>
              </w:rPr>
            </w:pPr>
          </w:p>
          <w:p w:rsidR="003C128C" w:rsidRDefault="003C128C" w:rsidP="00F7774F">
            <w:pPr>
              <w:rPr>
                <w:rFonts w:ascii="David" w:hAnsi="David" w:cs="David"/>
                <w:sz w:val="24"/>
                <w:szCs w:val="24"/>
                <w:rtl/>
              </w:rPr>
            </w:pPr>
          </w:p>
          <w:p w:rsidR="003C128C" w:rsidRDefault="003C128C" w:rsidP="00F7774F">
            <w:pPr>
              <w:rPr>
                <w:rFonts w:ascii="David" w:hAnsi="David" w:cs="David"/>
                <w:sz w:val="24"/>
                <w:szCs w:val="24"/>
                <w:rtl/>
              </w:rPr>
            </w:pPr>
          </w:p>
          <w:p w:rsidR="003C128C" w:rsidRDefault="003C128C" w:rsidP="00F7774F">
            <w:pPr>
              <w:rPr>
                <w:rFonts w:ascii="David" w:hAnsi="David" w:cs="David"/>
                <w:sz w:val="24"/>
                <w:szCs w:val="24"/>
                <w:rtl/>
              </w:rPr>
            </w:pPr>
          </w:p>
          <w:p w:rsidR="005657F4" w:rsidRDefault="005657F4" w:rsidP="00F7774F">
            <w:pPr>
              <w:rPr>
                <w:rFonts w:ascii="David" w:hAnsi="David" w:cs="David"/>
                <w:sz w:val="24"/>
                <w:szCs w:val="24"/>
                <w:rtl/>
              </w:rPr>
            </w:pPr>
          </w:p>
          <w:p w:rsidR="005657F4" w:rsidRDefault="005657F4" w:rsidP="00F7774F">
            <w:pPr>
              <w:rPr>
                <w:rFonts w:ascii="David" w:hAnsi="David" w:cs="David"/>
                <w:sz w:val="24"/>
                <w:szCs w:val="24"/>
                <w:rtl/>
              </w:rPr>
            </w:pPr>
          </w:p>
          <w:p w:rsidR="005657F4" w:rsidRDefault="005657F4" w:rsidP="00F7774F">
            <w:pPr>
              <w:rPr>
                <w:rFonts w:ascii="David" w:hAnsi="David" w:cs="David"/>
                <w:sz w:val="24"/>
                <w:szCs w:val="24"/>
                <w:rtl/>
              </w:rPr>
            </w:pPr>
          </w:p>
          <w:p w:rsidR="005657F4" w:rsidRDefault="005657F4" w:rsidP="00F7774F">
            <w:pPr>
              <w:rPr>
                <w:rFonts w:ascii="David" w:hAnsi="David" w:cs="David"/>
                <w:sz w:val="24"/>
                <w:szCs w:val="24"/>
                <w:rtl/>
              </w:rPr>
            </w:pPr>
          </w:p>
          <w:p w:rsidR="005657F4" w:rsidRDefault="005657F4" w:rsidP="00F7774F">
            <w:pPr>
              <w:rPr>
                <w:rFonts w:ascii="David" w:hAnsi="David" w:cs="David"/>
                <w:sz w:val="24"/>
                <w:szCs w:val="24"/>
                <w:rtl/>
              </w:rPr>
            </w:pPr>
          </w:p>
          <w:p w:rsidR="005657F4" w:rsidRDefault="005657F4" w:rsidP="00F7774F">
            <w:pPr>
              <w:rPr>
                <w:rFonts w:ascii="David" w:hAnsi="David" w:cs="David"/>
                <w:sz w:val="24"/>
                <w:szCs w:val="24"/>
                <w:rtl/>
              </w:rPr>
            </w:pPr>
          </w:p>
          <w:p w:rsidR="005657F4" w:rsidRDefault="005657F4" w:rsidP="00F7774F">
            <w:pPr>
              <w:rPr>
                <w:rFonts w:ascii="David" w:hAnsi="David" w:cs="David"/>
                <w:sz w:val="24"/>
                <w:szCs w:val="24"/>
                <w:rtl/>
              </w:rPr>
            </w:pPr>
          </w:p>
          <w:p w:rsidR="00F7774F" w:rsidRPr="00F7774F" w:rsidRDefault="00F7774F" w:rsidP="00F7774F">
            <w:pPr>
              <w:rPr>
                <w:rFonts w:ascii="David" w:hAnsi="David" w:cs="David"/>
                <w:sz w:val="24"/>
                <w:szCs w:val="24"/>
                <w:rtl/>
              </w:rPr>
            </w:pPr>
          </w:p>
          <w:p w:rsidR="00F7774F" w:rsidRPr="00F7774F" w:rsidRDefault="001A73CB" w:rsidP="001A73CB">
            <w:pPr>
              <w:rPr>
                <w:rFonts w:ascii="David" w:hAnsi="David" w:cs="David"/>
                <w:sz w:val="24"/>
                <w:szCs w:val="24"/>
                <w:rtl/>
              </w:rPr>
            </w:pPr>
            <w:r>
              <w:rPr>
                <w:rFonts w:ascii="David" w:hAnsi="David" w:cs="David" w:hint="cs"/>
                <w:sz w:val="24"/>
                <w:szCs w:val="24"/>
                <w:rtl/>
              </w:rPr>
              <w:t>30 דקות</w:t>
            </w:r>
          </w:p>
          <w:p w:rsidR="00F7774F" w:rsidRPr="00F7774F" w:rsidRDefault="00F7774F" w:rsidP="00F7774F">
            <w:pPr>
              <w:rPr>
                <w:rFonts w:ascii="David" w:hAnsi="David" w:cs="David"/>
                <w:sz w:val="24"/>
                <w:szCs w:val="24"/>
                <w:rtl/>
              </w:rPr>
            </w:pPr>
          </w:p>
          <w:p w:rsidR="00F7774F" w:rsidRPr="00F7774F" w:rsidRDefault="00F7774F" w:rsidP="00F7774F">
            <w:pPr>
              <w:rPr>
                <w:rFonts w:ascii="David" w:hAnsi="David" w:cs="David"/>
                <w:sz w:val="24"/>
                <w:szCs w:val="24"/>
                <w:rtl/>
              </w:rPr>
            </w:pPr>
          </w:p>
          <w:p w:rsidR="00F7774F" w:rsidRPr="00F7774F" w:rsidRDefault="00F7774F" w:rsidP="00F7774F">
            <w:pPr>
              <w:rPr>
                <w:rFonts w:ascii="David" w:hAnsi="David" w:cs="David"/>
                <w:sz w:val="24"/>
                <w:szCs w:val="24"/>
                <w:rtl/>
              </w:rPr>
            </w:pPr>
          </w:p>
          <w:p w:rsidR="00F7774F" w:rsidRPr="00F7774F" w:rsidRDefault="00F7774F" w:rsidP="00F7774F">
            <w:pPr>
              <w:rPr>
                <w:rFonts w:ascii="David" w:hAnsi="David" w:cs="David"/>
                <w:sz w:val="24"/>
                <w:szCs w:val="24"/>
                <w:rtl/>
              </w:rPr>
            </w:pPr>
          </w:p>
          <w:p w:rsidR="00F7774F" w:rsidRPr="00F7774F" w:rsidRDefault="00F7774F" w:rsidP="00F7774F">
            <w:pPr>
              <w:rPr>
                <w:rFonts w:ascii="David" w:hAnsi="David" w:cs="David"/>
                <w:sz w:val="24"/>
                <w:szCs w:val="24"/>
                <w:rtl/>
              </w:rPr>
            </w:pPr>
          </w:p>
          <w:p w:rsidR="00F7774F" w:rsidRPr="00F7774F" w:rsidRDefault="00F7774F" w:rsidP="00F7774F">
            <w:pPr>
              <w:rPr>
                <w:rFonts w:ascii="David" w:hAnsi="David" w:cs="David"/>
                <w:sz w:val="24"/>
                <w:szCs w:val="24"/>
                <w:rtl/>
              </w:rPr>
            </w:pPr>
          </w:p>
          <w:p w:rsidR="00F7774F" w:rsidRPr="00F7774F" w:rsidRDefault="00F7774F" w:rsidP="00F7774F">
            <w:pPr>
              <w:rPr>
                <w:rFonts w:ascii="David" w:hAnsi="David" w:cs="David"/>
                <w:sz w:val="24"/>
                <w:szCs w:val="24"/>
                <w:rtl/>
              </w:rPr>
            </w:pPr>
          </w:p>
          <w:p w:rsidR="00F7774F" w:rsidRPr="00F7774F" w:rsidRDefault="00F7774F" w:rsidP="00F7774F">
            <w:pPr>
              <w:rPr>
                <w:rFonts w:ascii="David" w:hAnsi="David" w:cs="David"/>
                <w:sz w:val="24"/>
                <w:szCs w:val="24"/>
                <w:rtl/>
              </w:rPr>
            </w:pPr>
          </w:p>
          <w:p w:rsidR="00F7774F" w:rsidRPr="00F7774F" w:rsidRDefault="00F7774F" w:rsidP="00F7774F">
            <w:pPr>
              <w:rPr>
                <w:rFonts w:ascii="David" w:hAnsi="David" w:cs="David"/>
                <w:sz w:val="24"/>
                <w:szCs w:val="24"/>
                <w:rtl/>
              </w:rPr>
            </w:pPr>
          </w:p>
          <w:p w:rsidR="00F7774F" w:rsidRPr="00F7774F" w:rsidRDefault="00F7774F" w:rsidP="00F7774F">
            <w:pPr>
              <w:rPr>
                <w:rFonts w:ascii="David" w:hAnsi="David" w:cs="David"/>
                <w:sz w:val="24"/>
                <w:szCs w:val="24"/>
                <w:rtl/>
              </w:rPr>
            </w:pPr>
          </w:p>
          <w:p w:rsidR="00F7774F" w:rsidRPr="00F7774F" w:rsidRDefault="00F7774F" w:rsidP="00F7774F">
            <w:pPr>
              <w:rPr>
                <w:rFonts w:ascii="David" w:hAnsi="David" w:cs="David"/>
                <w:sz w:val="24"/>
                <w:szCs w:val="24"/>
                <w:rtl/>
              </w:rPr>
            </w:pPr>
          </w:p>
          <w:p w:rsidR="00F7774F" w:rsidRPr="00F7774F" w:rsidRDefault="00F7774F" w:rsidP="00F7774F">
            <w:pPr>
              <w:rPr>
                <w:rFonts w:ascii="David" w:hAnsi="David" w:cs="David"/>
                <w:sz w:val="24"/>
                <w:szCs w:val="24"/>
                <w:rtl/>
              </w:rPr>
            </w:pPr>
          </w:p>
          <w:p w:rsidR="00F7774F" w:rsidRPr="00F7774F" w:rsidRDefault="00F7774F" w:rsidP="00F7774F">
            <w:pPr>
              <w:rPr>
                <w:rFonts w:ascii="David" w:hAnsi="David" w:cs="David"/>
                <w:sz w:val="24"/>
                <w:szCs w:val="24"/>
                <w:rtl/>
              </w:rPr>
            </w:pPr>
          </w:p>
        </w:tc>
        <w:tc>
          <w:tcPr>
            <w:tcW w:w="3827" w:type="dxa"/>
          </w:tcPr>
          <w:p w:rsidR="00F7774F" w:rsidRPr="00F7774F" w:rsidRDefault="00F7774F" w:rsidP="00F7774F">
            <w:pPr>
              <w:rPr>
                <w:rFonts w:ascii="David" w:hAnsi="David" w:cs="David"/>
                <w:sz w:val="24"/>
                <w:szCs w:val="24"/>
                <w:u w:val="single"/>
                <w:rtl/>
              </w:rPr>
            </w:pPr>
            <w:r w:rsidRPr="00F7774F">
              <w:rPr>
                <w:rFonts w:ascii="David" w:hAnsi="David" w:cs="David" w:hint="cs"/>
                <w:sz w:val="24"/>
                <w:szCs w:val="24"/>
                <w:u w:val="single"/>
                <w:rtl/>
              </w:rPr>
              <w:lastRenderedPageBreak/>
              <w:t>1.פתיחה ודיון קצר</w:t>
            </w:r>
          </w:p>
          <w:p w:rsidR="00F7774F" w:rsidRPr="00F7774F" w:rsidRDefault="00F7774F" w:rsidP="00F7774F">
            <w:pPr>
              <w:rPr>
                <w:rFonts w:ascii="David" w:hAnsi="David" w:cs="David"/>
                <w:sz w:val="24"/>
                <w:szCs w:val="24"/>
                <w:u w:val="single"/>
                <w:rtl/>
              </w:rPr>
            </w:pPr>
          </w:p>
          <w:p w:rsidR="00F7774F" w:rsidRPr="00F7774F" w:rsidRDefault="00F7774F" w:rsidP="00F7774F">
            <w:pPr>
              <w:rPr>
                <w:rFonts w:ascii="David" w:hAnsi="David" w:cs="David"/>
                <w:sz w:val="24"/>
                <w:szCs w:val="24"/>
                <w:rtl/>
              </w:rPr>
            </w:pPr>
            <w:r w:rsidRPr="00F7774F">
              <w:rPr>
                <w:rFonts w:ascii="David" w:hAnsi="David" w:cs="David" w:hint="cs"/>
                <w:sz w:val="24"/>
                <w:szCs w:val="24"/>
                <w:rtl/>
              </w:rPr>
              <w:t xml:space="preserve">א. כניסה לכיתה והתארגנות של הילדים לשיעור. </w:t>
            </w:r>
            <w:r w:rsidR="00B67C49">
              <w:rPr>
                <w:rFonts w:ascii="David" w:hAnsi="David" w:cs="David" w:hint="cs"/>
                <w:sz w:val="24"/>
                <w:szCs w:val="24"/>
                <w:rtl/>
              </w:rPr>
              <w:t>אגיד לילדים שהיום נלמד שיעור לקראת ט"ו בשבט.</w:t>
            </w:r>
          </w:p>
          <w:p w:rsidR="00F7774F" w:rsidRDefault="00F7774F" w:rsidP="00F7774F">
            <w:pPr>
              <w:rPr>
                <w:rFonts w:ascii="David" w:hAnsi="David" w:cs="David"/>
                <w:sz w:val="24"/>
                <w:szCs w:val="24"/>
                <w:rtl/>
              </w:rPr>
            </w:pPr>
          </w:p>
          <w:p w:rsidR="00482893" w:rsidRDefault="00482893" w:rsidP="00F7774F">
            <w:pPr>
              <w:rPr>
                <w:rFonts w:ascii="David" w:hAnsi="David" w:cs="David"/>
                <w:sz w:val="24"/>
                <w:szCs w:val="24"/>
                <w:rtl/>
              </w:rPr>
            </w:pPr>
          </w:p>
          <w:p w:rsidR="00482893" w:rsidRPr="00F7774F" w:rsidRDefault="00482893" w:rsidP="00F7774F">
            <w:pPr>
              <w:rPr>
                <w:rFonts w:ascii="David" w:hAnsi="David" w:cs="David"/>
                <w:sz w:val="24"/>
                <w:szCs w:val="24"/>
                <w:rtl/>
              </w:rPr>
            </w:pPr>
          </w:p>
          <w:p w:rsidR="00482893" w:rsidRDefault="00F7774F" w:rsidP="00482893">
            <w:pPr>
              <w:spacing w:line="360" w:lineRule="auto"/>
              <w:rPr>
                <w:rFonts w:ascii="David" w:hAnsi="David" w:cs="David"/>
                <w:sz w:val="24"/>
                <w:szCs w:val="24"/>
                <w:rtl/>
              </w:rPr>
            </w:pPr>
            <w:r w:rsidRPr="00F7774F">
              <w:rPr>
                <w:rFonts w:ascii="David" w:hAnsi="David" w:cs="David" w:hint="cs"/>
                <w:sz w:val="24"/>
                <w:szCs w:val="24"/>
                <w:rtl/>
              </w:rPr>
              <w:t>ב.</w:t>
            </w:r>
            <w:r w:rsidR="00482893">
              <w:rPr>
                <w:rFonts w:ascii="David" w:hAnsi="David" w:cs="David" w:hint="cs"/>
                <w:sz w:val="24"/>
                <w:szCs w:val="24"/>
                <w:rtl/>
              </w:rPr>
              <w:t xml:space="preserve"> אקרין</w:t>
            </w:r>
            <w:r w:rsidRPr="00F7774F">
              <w:rPr>
                <w:rFonts w:ascii="David" w:hAnsi="David" w:cs="David" w:hint="cs"/>
                <w:sz w:val="24"/>
                <w:szCs w:val="24"/>
                <w:rtl/>
              </w:rPr>
              <w:t xml:space="preserve"> </w:t>
            </w:r>
            <w:r w:rsidR="00482893">
              <w:rPr>
                <w:rFonts w:ascii="David" w:hAnsi="David" w:cs="David"/>
                <w:sz w:val="24"/>
                <w:szCs w:val="24"/>
                <w:rtl/>
              </w:rPr>
              <w:t xml:space="preserve">מצגת </w:t>
            </w:r>
            <w:r w:rsidR="00482893">
              <w:rPr>
                <w:rFonts w:ascii="David" w:hAnsi="David" w:cs="David" w:hint="cs"/>
                <w:sz w:val="24"/>
                <w:szCs w:val="24"/>
                <w:rtl/>
              </w:rPr>
              <w:t>ובה</w:t>
            </w:r>
            <w:r w:rsidR="00482893" w:rsidRPr="00482893">
              <w:rPr>
                <w:rFonts w:ascii="David" w:hAnsi="David" w:cs="David"/>
                <w:sz w:val="24"/>
                <w:szCs w:val="24"/>
                <w:rtl/>
              </w:rPr>
              <w:t xml:space="preserve"> צירופי מילים עם המילה פרי</w:t>
            </w:r>
            <w:r w:rsidR="007B5B8E">
              <w:rPr>
                <w:rFonts w:ascii="David" w:hAnsi="David" w:cs="David" w:hint="cs"/>
                <w:sz w:val="24"/>
                <w:szCs w:val="24"/>
                <w:rtl/>
              </w:rPr>
              <w:t xml:space="preserve"> ותמונות הקשורות לצירופים</w:t>
            </w:r>
            <w:r w:rsidR="007B5B8E">
              <w:rPr>
                <w:rFonts w:ascii="David" w:hAnsi="David" w:cs="David"/>
                <w:sz w:val="24"/>
                <w:szCs w:val="24"/>
                <w:rtl/>
              </w:rPr>
              <w:t>.</w:t>
            </w:r>
            <w:r w:rsidR="007B5B8E">
              <w:rPr>
                <w:rFonts w:ascii="David" w:hAnsi="David" w:cs="David" w:hint="cs"/>
                <w:sz w:val="24"/>
                <w:szCs w:val="24"/>
                <w:rtl/>
              </w:rPr>
              <w:t xml:space="preserve"> </w:t>
            </w:r>
            <w:r w:rsidR="00482893" w:rsidRPr="00482893">
              <w:rPr>
                <w:rFonts w:ascii="David" w:hAnsi="David" w:cs="David"/>
                <w:sz w:val="24"/>
                <w:szCs w:val="24"/>
                <w:rtl/>
              </w:rPr>
              <w:t>בכל פעם המילה פרי תהיה חסרה והילדים יצטרכו להשלימה.</w:t>
            </w:r>
          </w:p>
          <w:p w:rsidR="003C128C" w:rsidRPr="00482893" w:rsidRDefault="003C128C" w:rsidP="00482893">
            <w:pPr>
              <w:spacing w:line="360" w:lineRule="auto"/>
              <w:rPr>
                <w:rFonts w:ascii="David" w:hAnsi="David" w:cs="David"/>
                <w:sz w:val="24"/>
                <w:szCs w:val="24"/>
                <w:rtl/>
              </w:rPr>
            </w:pPr>
          </w:p>
          <w:p w:rsidR="00B67C49" w:rsidRDefault="00F83A6F" w:rsidP="00F7774F">
            <w:pPr>
              <w:rPr>
                <w:rFonts w:cs="David"/>
                <w:sz w:val="24"/>
                <w:szCs w:val="24"/>
                <w:rtl/>
              </w:rPr>
            </w:pPr>
            <w:r>
              <w:rPr>
                <w:rFonts w:cs="David" w:hint="cs"/>
                <w:sz w:val="24"/>
                <w:szCs w:val="24"/>
                <w:rtl/>
              </w:rPr>
              <w:t xml:space="preserve">ג. </w:t>
            </w:r>
            <w:r w:rsidR="00B67C49">
              <w:rPr>
                <w:rFonts w:cs="David" w:hint="cs"/>
                <w:sz w:val="24"/>
                <w:szCs w:val="24"/>
                <w:rtl/>
              </w:rPr>
              <w:t>אשאל את הילדים:</w:t>
            </w:r>
          </w:p>
          <w:p w:rsidR="00B67C49" w:rsidRDefault="00B67C49" w:rsidP="00F7774F">
            <w:pPr>
              <w:rPr>
                <w:rFonts w:cs="David"/>
                <w:sz w:val="24"/>
                <w:szCs w:val="24"/>
                <w:rtl/>
              </w:rPr>
            </w:pPr>
            <w:r>
              <w:rPr>
                <w:rFonts w:cs="David" w:hint="cs"/>
                <w:sz w:val="24"/>
                <w:szCs w:val="24"/>
                <w:rtl/>
              </w:rPr>
              <w:t>*מה הקשר בין ט"ו בשבט לפירות?</w:t>
            </w:r>
          </w:p>
          <w:p w:rsidR="00B67C49" w:rsidRDefault="00B67C49" w:rsidP="00F7774F">
            <w:pPr>
              <w:rPr>
                <w:rFonts w:cs="David"/>
                <w:sz w:val="24"/>
                <w:szCs w:val="24"/>
                <w:rtl/>
              </w:rPr>
            </w:pPr>
            <w:r>
              <w:rPr>
                <w:rFonts w:cs="David" w:hint="cs"/>
                <w:sz w:val="24"/>
                <w:szCs w:val="24"/>
                <w:rtl/>
              </w:rPr>
              <w:t>-תשובות מצופות: ט"ו בשבט הוא ראש השנה לאילנות. חוגגים את התחדשות העצים ומתוך כך גם את הפירות החדשים.</w:t>
            </w:r>
          </w:p>
          <w:p w:rsidR="00B67C49" w:rsidRDefault="00B67C49" w:rsidP="00F7774F">
            <w:pPr>
              <w:rPr>
                <w:rFonts w:cs="David"/>
                <w:sz w:val="24"/>
                <w:szCs w:val="24"/>
                <w:rtl/>
              </w:rPr>
            </w:pPr>
            <w:r>
              <w:rPr>
                <w:rFonts w:cs="David" w:hint="cs"/>
                <w:sz w:val="24"/>
                <w:szCs w:val="24"/>
                <w:rtl/>
              </w:rPr>
              <w:t>*אילו סוגי פירות אנו אוכלים בט"ו בשבט?</w:t>
            </w:r>
          </w:p>
          <w:p w:rsidR="00B67C49" w:rsidRDefault="00B67C49" w:rsidP="00F7774F">
            <w:pPr>
              <w:rPr>
                <w:rFonts w:cs="David"/>
                <w:sz w:val="24"/>
                <w:szCs w:val="24"/>
                <w:rtl/>
              </w:rPr>
            </w:pPr>
            <w:r>
              <w:rPr>
                <w:rFonts w:cs="David" w:hint="cs"/>
                <w:sz w:val="24"/>
                <w:szCs w:val="24"/>
                <w:rtl/>
              </w:rPr>
              <w:t>-תשובות מצופות: פירות יבשים. שבעת המינים.</w:t>
            </w:r>
            <w:ins w:id="6" w:author="מנהל" w:date="2016-01-05T08:22:00Z">
              <w:r w:rsidR="00CA3B3A">
                <w:rPr>
                  <w:rFonts w:cs="David" w:hint="cs"/>
                  <w:sz w:val="24"/>
                  <w:szCs w:val="24"/>
                  <w:rtl/>
                </w:rPr>
                <w:t xml:space="preserve"> מי שיאמר פירות תוכלי לשאול ולברר אילו פירות, מה משותף לכל הפירות שאנו אוכלים? </w:t>
              </w:r>
            </w:ins>
          </w:p>
          <w:p w:rsidR="00B67C49" w:rsidRDefault="00B67C49" w:rsidP="00F7774F">
            <w:pPr>
              <w:rPr>
                <w:rFonts w:cs="David"/>
                <w:sz w:val="24"/>
                <w:szCs w:val="24"/>
                <w:rtl/>
              </w:rPr>
            </w:pPr>
            <w:r>
              <w:rPr>
                <w:rFonts w:cs="David" w:hint="cs"/>
                <w:sz w:val="24"/>
                <w:szCs w:val="24"/>
                <w:rtl/>
              </w:rPr>
              <w:t>במידה שלא יגידו שבעת המינים אנסה להוביל אותם בכך שארמוז שהיו כמה פירות/מינים שיוחדו משאר הפירות.</w:t>
            </w:r>
          </w:p>
          <w:p w:rsidR="00B67C49" w:rsidRDefault="003C128C" w:rsidP="005657F4">
            <w:pPr>
              <w:rPr>
                <w:rFonts w:cs="David"/>
                <w:sz w:val="24"/>
                <w:szCs w:val="24"/>
                <w:rtl/>
              </w:rPr>
            </w:pPr>
            <w:r>
              <w:rPr>
                <w:rFonts w:cs="David" w:hint="cs"/>
                <w:sz w:val="24"/>
                <w:szCs w:val="24"/>
                <w:rtl/>
              </w:rPr>
              <w:t xml:space="preserve">*מדוע אנו אוכלים שבעת המינים </w:t>
            </w:r>
            <w:r w:rsidR="005657F4">
              <w:rPr>
                <w:rFonts w:cs="David" w:hint="cs"/>
                <w:sz w:val="24"/>
                <w:szCs w:val="24"/>
                <w:rtl/>
              </w:rPr>
              <w:t xml:space="preserve">דווקא </w:t>
            </w:r>
            <w:r>
              <w:rPr>
                <w:rFonts w:cs="David" w:hint="cs"/>
                <w:sz w:val="24"/>
                <w:szCs w:val="24"/>
                <w:rtl/>
              </w:rPr>
              <w:t>בט"ו בשבט?</w:t>
            </w:r>
          </w:p>
          <w:p w:rsidR="003C128C" w:rsidRDefault="003C128C" w:rsidP="003C128C">
            <w:pPr>
              <w:rPr>
                <w:rFonts w:cs="David"/>
                <w:sz w:val="24"/>
                <w:szCs w:val="24"/>
                <w:rtl/>
              </w:rPr>
            </w:pPr>
            <w:r>
              <w:rPr>
                <w:rFonts w:cs="David" w:hint="cs"/>
                <w:sz w:val="24"/>
                <w:szCs w:val="24"/>
                <w:rtl/>
              </w:rPr>
              <w:t xml:space="preserve">-תשובות מצופות: </w:t>
            </w:r>
          </w:p>
          <w:p w:rsidR="005657F4" w:rsidRDefault="005657F4" w:rsidP="005657F4">
            <w:pPr>
              <w:rPr>
                <w:rFonts w:cs="David"/>
                <w:sz w:val="24"/>
                <w:szCs w:val="24"/>
                <w:rtl/>
              </w:rPr>
            </w:pPr>
            <w:r>
              <w:rPr>
                <w:rFonts w:cs="David" w:hint="cs"/>
                <w:sz w:val="24"/>
                <w:szCs w:val="24"/>
                <w:rtl/>
              </w:rPr>
              <w:t>1.</w:t>
            </w:r>
            <w:r w:rsidR="003C128C">
              <w:rPr>
                <w:rFonts w:cs="David" w:hint="cs"/>
                <w:sz w:val="24"/>
                <w:szCs w:val="24"/>
                <w:rtl/>
              </w:rPr>
              <w:t xml:space="preserve">שבעת המינים הם פירות </w:t>
            </w:r>
            <w:proofErr w:type="spellStart"/>
            <w:r w:rsidR="003C128C">
              <w:rPr>
                <w:rFonts w:cs="David" w:hint="cs"/>
                <w:sz w:val="24"/>
                <w:szCs w:val="24"/>
                <w:rtl/>
              </w:rPr>
              <w:t>שנשתבחה</w:t>
            </w:r>
            <w:proofErr w:type="spellEnd"/>
            <w:r w:rsidR="003C128C">
              <w:rPr>
                <w:rFonts w:cs="David" w:hint="cs"/>
                <w:sz w:val="24"/>
                <w:szCs w:val="24"/>
                <w:rtl/>
              </w:rPr>
              <w:t xml:space="preserve"> בהם ארץ ישראל</w:t>
            </w:r>
            <w:r>
              <w:rPr>
                <w:rFonts w:cs="David" w:hint="cs"/>
                <w:sz w:val="24"/>
                <w:szCs w:val="24"/>
                <w:rtl/>
              </w:rPr>
              <w:t>. כלומר כל האזור היה מלא בפירות מסוגים אלו.</w:t>
            </w:r>
          </w:p>
          <w:p w:rsidR="005657F4" w:rsidRDefault="005657F4" w:rsidP="005657F4">
            <w:pPr>
              <w:rPr>
                <w:rFonts w:cs="David"/>
                <w:sz w:val="24"/>
                <w:szCs w:val="24"/>
                <w:rtl/>
              </w:rPr>
            </w:pPr>
            <w:r>
              <w:rPr>
                <w:rFonts w:ascii="David" w:hAnsi="David" w:cs="David" w:hint="cs"/>
                <w:sz w:val="24"/>
                <w:szCs w:val="24"/>
                <w:rtl/>
              </w:rPr>
              <w:t>2.</w:t>
            </w:r>
            <w:r w:rsidRPr="005657F4">
              <w:rPr>
                <w:rFonts w:ascii="David" w:hAnsi="David" w:cs="David"/>
                <w:sz w:val="24"/>
                <w:szCs w:val="24"/>
                <w:rtl/>
              </w:rPr>
              <w:t>אכילת פירות יבשים בט</w:t>
            </w:r>
            <w:r>
              <w:rPr>
                <w:rFonts w:ascii="David" w:hAnsi="David" w:cs="David" w:hint="cs"/>
                <w:sz w:val="24"/>
                <w:szCs w:val="24"/>
                <w:rtl/>
              </w:rPr>
              <w:t>"ו</w:t>
            </w:r>
            <w:r w:rsidRPr="005657F4">
              <w:rPr>
                <w:rFonts w:ascii="David" w:hAnsi="David" w:cs="David"/>
                <w:sz w:val="24"/>
                <w:szCs w:val="24"/>
                <w:rtl/>
              </w:rPr>
              <w:t xml:space="preserve"> בשבט היא שריד למנהג יהודי התפוצות לאכול מפירות ארץ ישראל. על מנת שהפירות הללו יישמרו כל הדרך מהארץ הקדושה לארצות הגולה השונות, נהגו לשלוח פירות יבשים.</w:t>
            </w:r>
          </w:p>
          <w:p w:rsidR="005657F4" w:rsidRDefault="00CA3B3A" w:rsidP="00F7774F">
            <w:pPr>
              <w:rPr>
                <w:ins w:id="7" w:author="מנהל" w:date="2016-01-05T08:23:00Z"/>
                <w:rFonts w:ascii="David" w:hAnsi="David" w:cs="David" w:hint="cs"/>
                <w:sz w:val="24"/>
                <w:szCs w:val="24"/>
                <w:rtl/>
              </w:rPr>
            </w:pPr>
            <w:ins w:id="8" w:author="מנהל" w:date="2016-01-05T08:22:00Z">
              <w:r>
                <w:rPr>
                  <w:rFonts w:ascii="David" w:hAnsi="David" w:cs="David" w:hint="cs"/>
                  <w:sz w:val="24"/>
                  <w:szCs w:val="24"/>
                  <w:rtl/>
                </w:rPr>
                <w:t>חסרים דברי קישור...</w:t>
              </w:r>
            </w:ins>
          </w:p>
          <w:p w:rsidR="00CA3B3A" w:rsidRDefault="00CA3B3A" w:rsidP="00F7774F">
            <w:pPr>
              <w:rPr>
                <w:ins w:id="9" w:author="מנהל" w:date="2016-01-05T08:23:00Z"/>
                <w:rFonts w:ascii="David" w:hAnsi="David" w:cs="David" w:hint="cs"/>
                <w:sz w:val="24"/>
                <w:szCs w:val="24"/>
                <w:rtl/>
              </w:rPr>
            </w:pPr>
            <w:ins w:id="10" w:author="מנהל" w:date="2016-01-05T08:23:00Z">
              <w:r>
                <w:rPr>
                  <w:rFonts w:ascii="David" w:hAnsi="David" w:cs="David" w:hint="cs"/>
                  <w:sz w:val="24"/>
                  <w:szCs w:val="24"/>
                  <w:rtl/>
                </w:rPr>
                <w:t>כמו כן,</w:t>
              </w:r>
            </w:ins>
          </w:p>
          <w:p w:rsidR="00CA3B3A" w:rsidRDefault="00CA3B3A" w:rsidP="00F7774F">
            <w:pPr>
              <w:rPr>
                <w:ins w:id="11" w:author="מנהל" w:date="2016-01-05T08:24:00Z"/>
                <w:rFonts w:ascii="David" w:hAnsi="David" w:cs="David" w:hint="cs"/>
                <w:sz w:val="24"/>
                <w:szCs w:val="24"/>
                <w:rtl/>
              </w:rPr>
            </w:pPr>
            <w:ins w:id="12" w:author="מנהל" w:date="2016-01-05T08:23:00Z">
              <w:r>
                <w:rPr>
                  <w:rFonts w:ascii="David" w:hAnsi="David" w:cs="David" w:hint="cs"/>
                  <w:sz w:val="24"/>
                  <w:szCs w:val="24"/>
                  <w:rtl/>
                </w:rPr>
                <w:lastRenderedPageBreak/>
                <w:t xml:space="preserve">לפני שאת שולחת אותם לעבודה </w:t>
              </w:r>
            </w:ins>
            <w:ins w:id="13" w:author="מנהל" w:date="2016-01-05T08:24:00Z">
              <w:r>
                <w:rPr>
                  <w:rFonts w:ascii="David" w:hAnsi="David" w:cs="David" w:hint="cs"/>
                  <w:sz w:val="24"/>
                  <w:szCs w:val="24"/>
                  <w:rtl/>
                </w:rPr>
                <w:t>בררי איתם על מה חשוב להקפיד כשמנסחים שאלה לטקסט?</w:t>
              </w:r>
            </w:ins>
          </w:p>
          <w:p w:rsidR="00CA3B3A" w:rsidRDefault="00CA3B3A" w:rsidP="00F7774F">
            <w:pPr>
              <w:rPr>
                <w:ins w:id="14" w:author="מנהל" w:date="2016-01-05T08:23:00Z"/>
                <w:rFonts w:ascii="David" w:hAnsi="David" w:cs="David" w:hint="cs"/>
                <w:sz w:val="24"/>
                <w:szCs w:val="24"/>
                <w:rtl/>
              </w:rPr>
            </w:pPr>
            <w:ins w:id="15" w:author="מנהל" w:date="2016-01-05T08:24:00Z">
              <w:r>
                <w:rPr>
                  <w:rFonts w:ascii="David" w:hAnsi="David" w:cs="David" w:hint="cs"/>
                  <w:sz w:val="24"/>
                  <w:szCs w:val="24"/>
                  <w:rtl/>
                </w:rPr>
                <w:t>(</w:t>
              </w:r>
            </w:ins>
            <w:ins w:id="16" w:author="מנהל" w:date="2016-01-05T08:23:00Z">
              <w:r>
                <w:rPr>
                  <w:rFonts w:ascii="David" w:hAnsi="David" w:cs="David" w:hint="cs"/>
                  <w:sz w:val="24"/>
                  <w:szCs w:val="24"/>
                  <w:rtl/>
                </w:rPr>
                <w:t xml:space="preserve">חשוב שהתשובה לשאלה שיחברו תהיה בטקסט </w:t>
              </w:r>
            </w:ins>
          </w:p>
          <w:p w:rsidR="00CA3B3A" w:rsidRDefault="00CA3B3A" w:rsidP="00F7774F">
            <w:pPr>
              <w:rPr>
                <w:ins w:id="17" w:author="מנהל" w:date="2016-01-05T08:24:00Z"/>
                <w:rFonts w:ascii="David" w:hAnsi="David" w:cs="David" w:hint="cs"/>
                <w:sz w:val="24"/>
                <w:szCs w:val="24"/>
                <w:rtl/>
              </w:rPr>
            </w:pPr>
            <w:ins w:id="18" w:author="מנהל" w:date="2016-01-05T08:24:00Z">
              <w:r>
                <w:rPr>
                  <w:rFonts w:ascii="David" w:hAnsi="David" w:cs="David" w:hint="cs"/>
                  <w:sz w:val="24"/>
                  <w:szCs w:val="24"/>
                  <w:rtl/>
                </w:rPr>
                <w:t xml:space="preserve">חשוב שתהיה מילת שאלה וסימן שאלה </w:t>
              </w:r>
            </w:ins>
          </w:p>
          <w:p w:rsidR="00CA3B3A" w:rsidRDefault="00CA3B3A" w:rsidP="00F7774F">
            <w:pPr>
              <w:rPr>
                <w:rFonts w:ascii="David" w:hAnsi="David" w:cs="David"/>
                <w:sz w:val="24"/>
                <w:szCs w:val="24"/>
                <w:rtl/>
              </w:rPr>
            </w:pPr>
            <w:ins w:id="19" w:author="מנהל" w:date="2016-01-05T08:24:00Z">
              <w:r>
                <w:rPr>
                  <w:rFonts w:ascii="David" w:hAnsi="David" w:cs="David" w:hint="cs"/>
                  <w:sz w:val="24"/>
                  <w:szCs w:val="24"/>
                  <w:rtl/>
                </w:rPr>
                <w:t>חשוב לגוון במילות השאלה )</w:t>
              </w:r>
            </w:ins>
          </w:p>
          <w:p w:rsidR="005657F4" w:rsidRPr="00F7774F" w:rsidRDefault="005657F4" w:rsidP="00F7774F">
            <w:pPr>
              <w:rPr>
                <w:rFonts w:ascii="David" w:hAnsi="David" w:cs="David"/>
                <w:sz w:val="24"/>
                <w:szCs w:val="24"/>
                <w:rtl/>
              </w:rPr>
            </w:pPr>
          </w:p>
          <w:p w:rsidR="00F7774F" w:rsidRPr="00F7774F" w:rsidRDefault="00F7774F" w:rsidP="00482893">
            <w:pPr>
              <w:rPr>
                <w:rFonts w:ascii="David" w:hAnsi="David" w:cs="David"/>
                <w:sz w:val="24"/>
                <w:szCs w:val="24"/>
                <w:u w:val="single"/>
                <w:rtl/>
              </w:rPr>
            </w:pPr>
            <w:r w:rsidRPr="00F7774F">
              <w:rPr>
                <w:rFonts w:ascii="David" w:hAnsi="David" w:cs="David" w:hint="cs"/>
                <w:sz w:val="24"/>
                <w:szCs w:val="24"/>
                <w:u w:val="single"/>
                <w:rtl/>
              </w:rPr>
              <w:t xml:space="preserve">2.פעילות </w:t>
            </w:r>
          </w:p>
          <w:p w:rsidR="00F7774F" w:rsidRPr="00F7774F" w:rsidRDefault="00F7774F" w:rsidP="00F7774F">
            <w:pPr>
              <w:rPr>
                <w:rFonts w:ascii="David" w:hAnsi="David" w:cs="David"/>
                <w:sz w:val="24"/>
                <w:szCs w:val="24"/>
                <w:u w:val="single"/>
                <w:rtl/>
              </w:rPr>
            </w:pPr>
          </w:p>
          <w:p w:rsidR="003809CA" w:rsidRDefault="001A73CB" w:rsidP="00CA3B3A">
            <w:pPr>
              <w:pStyle w:val="a4"/>
              <w:numPr>
                <w:ilvl w:val="0"/>
                <w:numId w:val="2"/>
              </w:numPr>
              <w:rPr>
                <w:rFonts w:cs="David"/>
                <w:sz w:val="24"/>
                <w:szCs w:val="24"/>
              </w:rPr>
            </w:pPr>
            <w:r w:rsidRPr="001A73CB">
              <w:rPr>
                <w:rFonts w:cs="David" w:hint="cs"/>
                <w:sz w:val="24"/>
                <w:szCs w:val="24"/>
                <w:rtl/>
              </w:rPr>
              <w:t>הילדים יתחלקו ל-7 קבוצות. כל קבוצה תקבל קטע מידע על פרי אחד משבעת המינים</w:t>
            </w:r>
            <w:r>
              <w:rPr>
                <w:rFonts w:cs="David" w:hint="cs"/>
                <w:sz w:val="24"/>
                <w:szCs w:val="24"/>
                <w:rtl/>
              </w:rPr>
              <w:t xml:space="preserve"> ובריסטול לבן</w:t>
            </w:r>
            <w:r w:rsidRPr="001A73CB">
              <w:rPr>
                <w:rFonts w:cs="David" w:hint="cs"/>
                <w:sz w:val="24"/>
                <w:szCs w:val="24"/>
                <w:rtl/>
              </w:rPr>
              <w:t xml:space="preserve">. </w:t>
            </w:r>
            <w:r w:rsidR="00B047D2">
              <w:rPr>
                <w:rFonts w:cs="David" w:hint="cs"/>
                <w:sz w:val="24"/>
                <w:szCs w:val="24"/>
                <w:rtl/>
              </w:rPr>
              <w:t xml:space="preserve">הקטע מחולק לשני חלקים: מידע על הפרי ורגע של עברית- פינה של מילים חדשות הקשורות לנושא. </w:t>
            </w:r>
            <w:r w:rsidRPr="001A73CB">
              <w:rPr>
                <w:rFonts w:cs="David" w:hint="cs"/>
                <w:sz w:val="24"/>
                <w:szCs w:val="24"/>
                <w:rtl/>
              </w:rPr>
              <w:t>את הקטע יצטרכו לקרוא וללמוד. לאחר שיעיינו בו, יצטרכו לחבר 5-8 שאלות על הקטע</w:t>
            </w:r>
            <w:r>
              <w:rPr>
                <w:rFonts w:cs="David" w:hint="cs"/>
                <w:sz w:val="24"/>
                <w:szCs w:val="24"/>
                <w:rtl/>
              </w:rPr>
              <w:t xml:space="preserve"> ולכתוב אותם על הבריסטול</w:t>
            </w:r>
            <w:r w:rsidRPr="001A73CB">
              <w:rPr>
                <w:rFonts w:cs="David" w:hint="cs"/>
                <w:sz w:val="24"/>
                <w:szCs w:val="24"/>
                <w:rtl/>
              </w:rPr>
              <w:t xml:space="preserve">. </w:t>
            </w:r>
            <w:ins w:id="20" w:author="מנהל" w:date="2016-01-05T08:25:00Z">
              <w:r w:rsidR="00CA3B3A">
                <w:rPr>
                  <w:rFonts w:cs="David" w:hint="cs"/>
                  <w:sz w:val="24"/>
                  <w:szCs w:val="24"/>
                  <w:rtl/>
                </w:rPr>
                <w:t>מהלך זה יוגבל בזמן  כ- 15 דקות לאחר מכן אני אשמיע צליל או מוסיקה ו</w:t>
              </w:r>
            </w:ins>
            <w:ins w:id="21" w:author="מנהל" w:date="2016-01-05T08:26:00Z">
              <w:r w:rsidR="00CA3B3A">
                <w:rPr>
                  <w:rFonts w:cs="David" w:hint="cs"/>
                  <w:sz w:val="24"/>
                  <w:szCs w:val="24"/>
                  <w:rtl/>
                </w:rPr>
                <w:t>הקבוצות תתחלפנה</w:t>
              </w:r>
            </w:ins>
            <w:ins w:id="22" w:author="מנהל" w:date="2016-01-05T08:25:00Z">
              <w:r w:rsidR="00CA3B3A">
                <w:rPr>
                  <w:rFonts w:cs="David" w:hint="cs"/>
                  <w:sz w:val="24"/>
                  <w:szCs w:val="24"/>
                  <w:rtl/>
                </w:rPr>
                <w:t xml:space="preserve"> </w:t>
              </w:r>
            </w:ins>
            <w:r w:rsidRPr="001A73CB">
              <w:rPr>
                <w:rFonts w:cs="David" w:hint="cs"/>
                <w:sz w:val="24"/>
                <w:szCs w:val="24"/>
                <w:rtl/>
              </w:rPr>
              <w:t xml:space="preserve">לאחר שכל הקבוצות יסיימו לכתוב שאלות, כל קבוצה תעבור לשבת בקבוצה שמימינה. הקבוצה שזה עתה עברה, תצטרך לקרוא את קטע המידע ולענות על השאלות שהקבוצה הקודמת חיברה.  כך ייווצר מצב שכל קבוצה תלמד על 2 </w:t>
            </w:r>
            <w:proofErr w:type="spellStart"/>
            <w:r w:rsidR="003809CA">
              <w:rPr>
                <w:rFonts w:cs="David" w:hint="cs"/>
                <w:sz w:val="24"/>
                <w:szCs w:val="24"/>
                <w:rtl/>
              </w:rPr>
              <w:t>מינים</w:t>
            </w:r>
            <w:r w:rsidRPr="001A73CB">
              <w:rPr>
                <w:rFonts w:cs="David" w:hint="cs"/>
                <w:sz w:val="24"/>
                <w:szCs w:val="24"/>
                <w:rtl/>
              </w:rPr>
              <w:t>.</w:t>
            </w:r>
            <w:ins w:id="23" w:author="מנהל" w:date="2016-01-05T08:26:00Z">
              <w:r w:rsidR="00CA3B3A">
                <w:rPr>
                  <w:rFonts w:cs="David" w:hint="cs"/>
                  <w:sz w:val="24"/>
                  <w:szCs w:val="24"/>
                  <w:rtl/>
                </w:rPr>
                <w:t>למהלך</w:t>
              </w:r>
              <w:proofErr w:type="spellEnd"/>
              <w:r w:rsidR="00CA3B3A">
                <w:rPr>
                  <w:rFonts w:cs="David" w:hint="cs"/>
                  <w:sz w:val="24"/>
                  <w:szCs w:val="24"/>
                  <w:rtl/>
                </w:rPr>
                <w:t xml:space="preserve"> זה יינתן זמן של כ-10 דקות. יופי- פעילות בקבוצות מסוג מעט שונה מהפעמים הקודמות.</w:t>
              </w:r>
            </w:ins>
          </w:p>
          <w:p w:rsidR="003809CA" w:rsidRDefault="003809CA" w:rsidP="003809CA">
            <w:pPr>
              <w:rPr>
                <w:rFonts w:cs="David"/>
                <w:sz w:val="24"/>
                <w:szCs w:val="24"/>
                <w:rtl/>
              </w:rPr>
            </w:pPr>
          </w:p>
          <w:p w:rsidR="003809CA" w:rsidDel="00CA3B3A" w:rsidRDefault="003809CA" w:rsidP="003809CA">
            <w:pPr>
              <w:rPr>
                <w:del w:id="24" w:author="מנהל" w:date="2016-01-05T08:27:00Z"/>
                <w:rFonts w:cs="David"/>
                <w:sz w:val="24"/>
                <w:szCs w:val="24"/>
                <w:rtl/>
              </w:rPr>
            </w:pPr>
          </w:p>
          <w:p w:rsidR="003809CA" w:rsidDel="00CA3B3A" w:rsidRDefault="003809CA" w:rsidP="003809CA">
            <w:pPr>
              <w:rPr>
                <w:del w:id="25" w:author="מנהל" w:date="2016-01-05T08:27:00Z"/>
                <w:rFonts w:cs="David"/>
                <w:sz w:val="24"/>
                <w:szCs w:val="24"/>
                <w:rtl/>
              </w:rPr>
            </w:pPr>
          </w:p>
          <w:p w:rsidR="00EF41B4" w:rsidDel="00CA3B3A" w:rsidRDefault="00EF41B4" w:rsidP="003809CA">
            <w:pPr>
              <w:rPr>
                <w:del w:id="26" w:author="מנהל" w:date="2016-01-05T08:27:00Z"/>
                <w:rFonts w:cs="David"/>
                <w:sz w:val="24"/>
                <w:szCs w:val="24"/>
                <w:rtl/>
              </w:rPr>
            </w:pPr>
          </w:p>
          <w:p w:rsidR="00EF41B4" w:rsidDel="00CA3B3A" w:rsidRDefault="00EF41B4" w:rsidP="003809CA">
            <w:pPr>
              <w:rPr>
                <w:del w:id="27" w:author="מנהל" w:date="2016-01-05T08:27:00Z"/>
                <w:rFonts w:cs="David"/>
                <w:sz w:val="24"/>
                <w:szCs w:val="24"/>
                <w:rtl/>
              </w:rPr>
            </w:pPr>
          </w:p>
          <w:p w:rsidR="00EF41B4" w:rsidDel="00CA3B3A" w:rsidRDefault="00EF41B4" w:rsidP="003809CA">
            <w:pPr>
              <w:rPr>
                <w:del w:id="28" w:author="מנהל" w:date="2016-01-05T08:27:00Z"/>
                <w:rFonts w:cs="David"/>
                <w:sz w:val="24"/>
                <w:szCs w:val="24"/>
                <w:rtl/>
              </w:rPr>
            </w:pPr>
          </w:p>
          <w:p w:rsidR="00EF41B4" w:rsidDel="00CA3B3A" w:rsidRDefault="00EF41B4" w:rsidP="003809CA">
            <w:pPr>
              <w:rPr>
                <w:del w:id="29" w:author="מנהל" w:date="2016-01-05T08:27:00Z"/>
                <w:rFonts w:cs="David"/>
                <w:sz w:val="24"/>
                <w:szCs w:val="24"/>
                <w:rtl/>
              </w:rPr>
            </w:pPr>
          </w:p>
          <w:p w:rsidR="00EF41B4" w:rsidDel="00CA3B3A" w:rsidRDefault="00EF41B4" w:rsidP="003809CA">
            <w:pPr>
              <w:rPr>
                <w:del w:id="30" w:author="מנהל" w:date="2016-01-05T08:27:00Z"/>
                <w:rFonts w:cs="David"/>
                <w:sz w:val="24"/>
                <w:szCs w:val="24"/>
                <w:rtl/>
              </w:rPr>
            </w:pPr>
          </w:p>
          <w:p w:rsidR="00EF41B4" w:rsidDel="00CA3B3A" w:rsidRDefault="00EF41B4" w:rsidP="003809CA">
            <w:pPr>
              <w:rPr>
                <w:del w:id="31" w:author="מנהל" w:date="2016-01-05T08:27:00Z"/>
                <w:rFonts w:cs="David"/>
                <w:sz w:val="24"/>
                <w:szCs w:val="24"/>
                <w:rtl/>
              </w:rPr>
            </w:pPr>
          </w:p>
          <w:p w:rsidR="00EF41B4" w:rsidRDefault="00EF41B4" w:rsidP="003809CA">
            <w:pPr>
              <w:rPr>
                <w:rFonts w:cs="David"/>
                <w:sz w:val="24"/>
                <w:szCs w:val="24"/>
                <w:rtl/>
              </w:rPr>
            </w:pPr>
          </w:p>
          <w:p w:rsidR="00BC19F9" w:rsidRDefault="00BC19F9" w:rsidP="003809CA">
            <w:pPr>
              <w:rPr>
                <w:rFonts w:cs="David"/>
                <w:sz w:val="24"/>
                <w:szCs w:val="24"/>
                <w:rtl/>
              </w:rPr>
            </w:pPr>
          </w:p>
          <w:p w:rsidR="005657F4" w:rsidRDefault="00CA3B3A" w:rsidP="00CA3B3A">
            <w:pPr>
              <w:rPr>
                <w:ins w:id="32" w:author="מנהל" w:date="2016-01-05T08:29:00Z"/>
                <w:rFonts w:cs="David" w:hint="cs"/>
                <w:sz w:val="24"/>
                <w:szCs w:val="24"/>
                <w:rtl/>
              </w:rPr>
            </w:pPr>
            <w:ins w:id="33" w:author="מנהל" w:date="2016-01-05T08:28:00Z">
              <w:r>
                <w:rPr>
                  <w:rFonts w:cs="David" w:hint="cs"/>
                  <w:sz w:val="24"/>
                  <w:szCs w:val="24"/>
                  <w:rtl/>
                </w:rPr>
                <w:t xml:space="preserve">לקראת המפגש הזה אני מציעה להכין במצגת שקופית ובה </w:t>
              </w:r>
            </w:ins>
            <w:ins w:id="34" w:author="מנהל" w:date="2016-01-05T08:29:00Z">
              <w:r>
                <w:rPr>
                  <w:rFonts w:cs="David" w:hint="cs"/>
                  <w:sz w:val="24"/>
                  <w:szCs w:val="24"/>
                  <w:rtl/>
                </w:rPr>
                <w:t xml:space="preserve">שמות ותמונה של </w:t>
              </w:r>
            </w:ins>
            <w:ins w:id="35" w:author="מנהל" w:date="2016-01-05T08:28:00Z">
              <w:r>
                <w:rPr>
                  <w:rFonts w:cs="David" w:hint="cs"/>
                  <w:sz w:val="24"/>
                  <w:szCs w:val="24"/>
                  <w:rtl/>
                </w:rPr>
                <w:t xml:space="preserve">צמדי פירות שנלמדו על ידי אותה קבוצה </w:t>
              </w:r>
            </w:ins>
          </w:p>
          <w:p w:rsidR="00CA3B3A" w:rsidRDefault="00CA3B3A" w:rsidP="00CA3B3A">
            <w:pPr>
              <w:rPr>
                <w:ins w:id="36" w:author="מנהל" w:date="2016-01-05T08:31:00Z"/>
                <w:rFonts w:cs="David" w:hint="cs"/>
                <w:sz w:val="24"/>
                <w:szCs w:val="24"/>
                <w:rtl/>
              </w:rPr>
            </w:pPr>
            <w:ins w:id="37" w:author="מנהל" w:date="2016-01-05T08:29:00Z">
              <w:r>
                <w:rPr>
                  <w:rFonts w:cs="David" w:hint="cs"/>
                  <w:sz w:val="24"/>
                  <w:szCs w:val="24"/>
                  <w:rtl/>
                </w:rPr>
                <w:t xml:space="preserve">על השקופית הציגי כארבעה תבחינים שעל פיהם יספרו התלמידים מה למדו </w:t>
              </w:r>
            </w:ins>
          </w:p>
          <w:p w:rsidR="00811E7B" w:rsidRDefault="00811E7B" w:rsidP="00CA3B3A">
            <w:pPr>
              <w:rPr>
                <w:ins w:id="38" w:author="מנהל" w:date="2016-01-05T08:29:00Z"/>
                <w:rFonts w:cs="David" w:hint="cs"/>
                <w:sz w:val="24"/>
                <w:szCs w:val="24"/>
                <w:rtl/>
              </w:rPr>
            </w:pPr>
            <w:ins w:id="39" w:author="מנהל" w:date="2016-01-05T08:31:00Z">
              <w:r>
                <w:rPr>
                  <w:rFonts w:cs="David" w:hint="cs"/>
                  <w:sz w:val="24"/>
                  <w:szCs w:val="24"/>
                  <w:rtl/>
                </w:rPr>
                <w:t>לדוגמה:</w:t>
              </w:r>
            </w:ins>
          </w:p>
          <w:p w:rsidR="00CA3B3A" w:rsidRDefault="00CA3B3A" w:rsidP="00CA3B3A">
            <w:pPr>
              <w:rPr>
                <w:ins w:id="40" w:author="מנהל" w:date="2016-01-05T08:29:00Z"/>
                <w:rFonts w:cs="David" w:hint="cs"/>
                <w:sz w:val="24"/>
                <w:szCs w:val="24"/>
                <w:rtl/>
              </w:rPr>
            </w:pPr>
          </w:p>
          <w:tbl>
            <w:tblPr>
              <w:tblStyle w:val="a3"/>
              <w:bidiVisual/>
              <w:tblW w:w="0" w:type="auto"/>
              <w:tblLook w:val="04A0" w:firstRow="1" w:lastRow="0" w:firstColumn="1" w:lastColumn="0" w:noHBand="0" w:noVBand="1"/>
            </w:tblPr>
            <w:tblGrid>
              <w:gridCol w:w="721"/>
              <w:gridCol w:w="987"/>
              <w:gridCol w:w="715"/>
              <w:gridCol w:w="794"/>
              <w:gridCol w:w="874"/>
              <w:gridCol w:w="222"/>
              <w:tblGridChange w:id="41">
                <w:tblGrid>
                  <w:gridCol w:w="721"/>
                  <w:gridCol w:w="987"/>
                  <w:gridCol w:w="715"/>
                  <w:gridCol w:w="794"/>
                  <w:gridCol w:w="874"/>
                  <w:gridCol w:w="222"/>
                </w:tblGrid>
              </w:tblGridChange>
            </w:tblGrid>
            <w:tr w:rsidR="00811E7B" w:rsidTr="00811E7B">
              <w:trPr>
                <w:ins w:id="42" w:author="מנהל" w:date="2016-01-05T08:29:00Z"/>
              </w:trPr>
              <w:tc>
                <w:tcPr>
                  <w:tcW w:w="721" w:type="dxa"/>
                </w:tcPr>
                <w:p w:rsidR="00CA3B3A" w:rsidRDefault="00CA3B3A" w:rsidP="00CA3B3A">
                  <w:pPr>
                    <w:rPr>
                      <w:ins w:id="43" w:author="מנהל" w:date="2016-01-05T08:29:00Z"/>
                      <w:rFonts w:cs="David" w:hint="cs"/>
                      <w:sz w:val="24"/>
                      <w:szCs w:val="24"/>
                      <w:rtl/>
                    </w:rPr>
                  </w:pPr>
                  <w:ins w:id="44" w:author="מנהל" w:date="2016-01-05T08:29:00Z">
                    <w:r>
                      <w:rPr>
                        <w:rFonts w:cs="David" w:hint="cs"/>
                        <w:sz w:val="24"/>
                        <w:szCs w:val="24"/>
                        <w:rtl/>
                      </w:rPr>
                      <w:t>פירות</w:t>
                    </w:r>
                  </w:ins>
                </w:p>
              </w:tc>
              <w:tc>
                <w:tcPr>
                  <w:tcW w:w="392" w:type="dxa"/>
                </w:tcPr>
                <w:p w:rsidR="00CA3B3A" w:rsidRDefault="00CA3B3A" w:rsidP="00CA3B3A">
                  <w:pPr>
                    <w:rPr>
                      <w:ins w:id="45" w:author="מנהל" w:date="2016-01-05T08:29:00Z"/>
                      <w:rFonts w:cs="David" w:hint="cs"/>
                      <w:sz w:val="24"/>
                      <w:szCs w:val="24"/>
                      <w:rtl/>
                    </w:rPr>
                  </w:pPr>
                  <w:ins w:id="46" w:author="מנהל" w:date="2016-01-05T08:30:00Z">
                    <w:r>
                      <w:rPr>
                        <w:rFonts w:cs="David" w:hint="cs"/>
                        <w:sz w:val="24"/>
                        <w:szCs w:val="24"/>
                        <w:rtl/>
                      </w:rPr>
                      <w:t>שייך למשפחת</w:t>
                    </w:r>
                  </w:ins>
                </w:p>
              </w:tc>
              <w:tc>
                <w:tcPr>
                  <w:tcW w:w="1310" w:type="dxa"/>
                </w:tcPr>
                <w:p w:rsidR="00CA3B3A" w:rsidRDefault="00CA3B3A" w:rsidP="00CA3B3A">
                  <w:pPr>
                    <w:rPr>
                      <w:ins w:id="47" w:author="מנהל" w:date="2016-01-05T08:29:00Z"/>
                      <w:rFonts w:cs="David" w:hint="cs"/>
                      <w:sz w:val="24"/>
                      <w:szCs w:val="24"/>
                      <w:rtl/>
                    </w:rPr>
                  </w:pPr>
                  <w:ins w:id="48" w:author="מנהל" w:date="2016-01-05T08:30:00Z">
                    <w:r>
                      <w:rPr>
                        <w:rFonts w:cs="David" w:hint="cs"/>
                        <w:sz w:val="24"/>
                        <w:szCs w:val="24"/>
                        <w:rtl/>
                      </w:rPr>
                      <w:t>מקום גידול</w:t>
                    </w:r>
                  </w:ins>
                </w:p>
              </w:tc>
              <w:tc>
                <w:tcPr>
                  <w:tcW w:w="661" w:type="dxa"/>
                </w:tcPr>
                <w:p w:rsidR="00CA3B3A" w:rsidRDefault="00811E7B" w:rsidP="00811E7B">
                  <w:pPr>
                    <w:rPr>
                      <w:ins w:id="49" w:author="מנהל" w:date="2016-01-05T08:29:00Z"/>
                      <w:rFonts w:cs="David" w:hint="cs"/>
                      <w:sz w:val="24"/>
                      <w:szCs w:val="24"/>
                      <w:rtl/>
                    </w:rPr>
                  </w:pPr>
                  <w:ins w:id="50" w:author="מנהל" w:date="2016-01-05T08:31:00Z">
                    <w:r>
                      <w:rPr>
                        <w:rFonts w:cs="David" w:hint="cs"/>
                        <w:sz w:val="24"/>
                        <w:szCs w:val="24"/>
                        <w:rtl/>
                      </w:rPr>
                      <w:t>שימוש</w:t>
                    </w:r>
                  </w:ins>
                </w:p>
              </w:tc>
              <w:tc>
                <w:tcPr>
                  <w:tcW w:w="1013" w:type="dxa"/>
                </w:tcPr>
                <w:p w:rsidR="00CA3B3A" w:rsidRDefault="00811E7B" w:rsidP="00CA3B3A">
                  <w:pPr>
                    <w:rPr>
                      <w:ins w:id="51" w:author="מנהל" w:date="2016-01-05T08:31:00Z"/>
                      <w:rFonts w:cs="David" w:hint="cs"/>
                      <w:sz w:val="24"/>
                      <w:szCs w:val="24"/>
                      <w:rtl/>
                    </w:rPr>
                  </w:pPr>
                  <w:ins w:id="52" w:author="מנהל" w:date="2016-01-05T08:31:00Z">
                    <w:r>
                      <w:rPr>
                        <w:rFonts w:cs="David" w:hint="cs"/>
                        <w:sz w:val="24"/>
                        <w:szCs w:val="24"/>
                        <w:rtl/>
                      </w:rPr>
                      <w:t>רגע</w:t>
                    </w:r>
                  </w:ins>
                </w:p>
                <w:p w:rsidR="00811E7B" w:rsidRDefault="00811E7B" w:rsidP="00CA3B3A">
                  <w:pPr>
                    <w:rPr>
                      <w:ins w:id="53" w:author="מנהל" w:date="2016-01-05T08:32:00Z"/>
                      <w:rFonts w:cs="David" w:hint="cs"/>
                      <w:sz w:val="24"/>
                      <w:szCs w:val="24"/>
                      <w:rtl/>
                    </w:rPr>
                  </w:pPr>
                  <w:ins w:id="54" w:author="מנהל" w:date="2016-01-05T08:31:00Z">
                    <w:r>
                      <w:rPr>
                        <w:rFonts w:cs="David" w:hint="cs"/>
                        <w:sz w:val="24"/>
                        <w:szCs w:val="24"/>
                        <w:rtl/>
                      </w:rPr>
                      <w:t>של עברית</w:t>
                    </w:r>
                  </w:ins>
                </w:p>
                <w:p w:rsidR="00811E7B" w:rsidRDefault="00811E7B" w:rsidP="00CA3B3A">
                  <w:pPr>
                    <w:rPr>
                      <w:ins w:id="55" w:author="מנהל" w:date="2016-01-05T08:29:00Z"/>
                      <w:rFonts w:cs="David" w:hint="cs"/>
                      <w:sz w:val="24"/>
                      <w:szCs w:val="24"/>
                      <w:rtl/>
                    </w:rPr>
                  </w:pPr>
                  <w:ins w:id="56" w:author="מנהל" w:date="2016-01-05T08:32:00Z">
                    <w:r>
                      <w:rPr>
                        <w:rFonts w:cs="David" w:hint="cs"/>
                        <w:sz w:val="24"/>
                        <w:szCs w:val="24"/>
                        <w:rtl/>
                      </w:rPr>
                      <w:t xml:space="preserve">שני מושגים לפחות </w:t>
                    </w:r>
                  </w:ins>
                </w:p>
              </w:tc>
              <w:tc>
                <w:tcPr>
                  <w:tcW w:w="222" w:type="dxa"/>
                </w:tcPr>
                <w:p w:rsidR="00CA3B3A" w:rsidRDefault="00CA3B3A" w:rsidP="00CA3B3A">
                  <w:pPr>
                    <w:rPr>
                      <w:ins w:id="57" w:author="מנהל" w:date="2016-01-05T08:29:00Z"/>
                      <w:rFonts w:cs="David" w:hint="cs"/>
                      <w:sz w:val="24"/>
                      <w:szCs w:val="24"/>
                      <w:rtl/>
                    </w:rPr>
                  </w:pPr>
                </w:p>
              </w:tc>
            </w:tr>
            <w:tr w:rsidR="00811E7B" w:rsidTr="00811E7B">
              <w:trPr>
                <w:ins w:id="58" w:author="מנהל" w:date="2016-01-05T08:29:00Z"/>
              </w:trPr>
              <w:tc>
                <w:tcPr>
                  <w:tcW w:w="721" w:type="dxa"/>
                </w:tcPr>
                <w:p w:rsidR="00CA3B3A" w:rsidRDefault="00CA3B3A" w:rsidP="00CA3B3A">
                  <w:pPr>
                    <w:rPr>
                      <w:ins w:id="59" w:author="מנהל" w:date="2016-01-05T08:29:00Z"/>
                      <w:rFonts w:cs="David" w:hint="cs"/>
                      <w:sz w:val="24"/>
                      <w:szCs w:val="24"/>
                      <w:rtl/>
                    </w:rPr>
                  </w:pPr>
                  <w:ins w:id="60" w:author="מנהל" w:date="2016-01-05T08:29:00Z">
                    <w:r>
                      <w:rPr>
                        <w:rFonts w:cs="David" w:hint="cs"/>
                        <w:sz w:val="24"/>
                        <w:szCs w:val="24"/>
                        <w:rtl/>
                      </w:rPr>
                      <w:t>חיטה תאנה</w:t>
                    </w:r>
                  </w:ins>
                </w:p>
              </w:tc>
              <w:tc>
                <w:tcPr>
                  <w:tcW w:w="392" w:type="dxa"/>
                </w:tcPr>
                <w:p w:rsidR="00CA3B3A" w:rsidRDefault="00CA3B3A" w:rsidP="00CA3B3A">
                  <w:pPr>
                    <w:rPr>
                      <w:ins w:id="61" w:author="מנהל" w:date="2016-01-05T08:29:00Z"/>
                      <w:rFonts w:cs="David" w:hint="cs"/>
                      <w:sz w:val="24"/>
                      <w:szCs w:val="24"/>
                      <w:rtl/>
                    </w:rPr>
                  </w:pPr>
                </w:p>
              </w:tc>
              <w:tc>
                <w:tcPr>
                  <w:tcW w:w="1310" w:type="dxa"/>
                </w:tcPr>
                <w:p w:rsidR="00CA3B3A" w:rsidRDefault="00CA3B3A" w:rsidP="00CA3B3A">
                  <w:pPr>
                    <w:rPr>
                      <w:ins w:id="62" w:author="מנהל" w:date="2016-01-05T08:29:00Z"/>
                      <w:rFonts w:cs="David" w:hint="cs"/>
                      <w:sz w:val="24"/>
                      <w:szCs w:val="24"/>
                      <w:rtl/>
                    </w:rPr>
                  </w:pPr>
                </w:p>
              </w:tc>
              <w:tc>
                <w:tcPr>
                  <w:tcW w:w="661" w:type="dxa"/>
                </w:tcPr>
                <w:p w:rsidR="00CA3B3A" w:rsidRDefault="00CA3B3A" w:rsidP="00CA3B3A">
                  <w:pPr>
                    <w:rPr>
                      <w:ins w:id="63" w:author="מנהל" w:date="2016-01-05T08:29:00Z"/>
                      <w:rFonts w:cs="David" w:hint="cs"/>
                      <w:sz w:val="24"/>
                      <w:szCs w:val="24"/>
                      <w:rtl/>
                    </w:rPr>
                  </w:pPr>
                </w:p>
              </w:tc>
              <w:tc>
                <w:tcPr>
                  <w:tcW w:w="1013" w:type="dxa"/>
                </w:tcPr>
                <w:p w:rsidR="00CA3B3A" w:rsidRDefault="00CA3B3A" w:rsidP="00CA3B3A">
                  <w:pPr>
                    <w:rPr>
                      <w:ins w:id="64" w:author="מנהל" w:date="2016-01-05T08:29:00Z"/>
                      <w:rFonts w:cs="David" w:hint="cs"/>
                      <w:sz w:val="24"/>
                      <w:szCs w:val="24"/>
                      <w:rtl/>
                    </w:rPr>
                  </w:pPr>
                </w:p>
              </w:tc>
              <w:tc>
                <w:tcPr>
                  <w:tcW w:w="222" w:type="dxa"/>
                </w:tcPr>
                <w:p w:rsidR="00CA3B3A" w:rsidRDefault="00CA3B3A" w:rsidP="00CA3B3A">
                  <w:pPr>
                    <w:rPr>
                      <w:ins w:id="65" w:author="מנהל" w:date="2016-01-05T08:29:00Z"/>
                      <w:rFonts w:cs="David" w:hint="cs"/>
                      <w:sz w:val="24"/>
                      <w:szCs w:val="24"/>
                      <w:rtl/>
                    </w:rPr>
                  </w:pPr>
                </w:p>
              </w:tc>
            </w:tr>
            <w:tr w:rsidR="00811E7B" w:rsidTr="00811E7B">
              <w:trPr>
                <w:ins w:id="66" w:author="מנהל" w:date="2016-01-05T08:29:00Z"/>
              </w:trPr>
              <w:tc>
                <w:tcPr>
                  <w:tcW w:w="721" w:type="dxa"/>
                </w:tcPr>
                <w:p w:rsidR="00CA3B3A" w:rsidRDefault="00CA3B3A" w:rsidP="00CA3B3A">
                  <w:pPr>
                    <w:rPr>
                      <w:ins w:id="67" w:author="מנהל" w:date="2016-01-05T08:29:00Z"/>
                      <w:rFonts w:cs="David" w:hint="cs"/>
                      <w:sz w:val="24"/>
                      <w:szCs w:val="24"/>
                      <w:rtl/>
                    </w:rPr>
                  </w:pPr>
                </w:p>
              </w:tc>
              <w:tc>
                <w:tcPr>
                  <w:tcW w:w="392" w:type="dxa"/>
                </w:tcPr>
                <w:p w:rsidR="00CA3B3A" w:rsidRDefault="00CA3B3A" w:rsidP="00CA3B3A">
                  <w:pPr>
                    <w:rPr>
                      <w:ins w:id="68" w:author="מנהל" w:date="2016-01-05T08:29:00Z"/>
                      <w:rFonts w:cs="David" w:hint="cs"/>
                      <w:sz w:val="24"/>
                      <w:szCs w:val="24"/>
                      <w:rtl/>
                    </w:rPr>
                  </w:pPr>
                </w:p>
              </w:tc>
              <w:tc>
                <w:tcPr>
                  <w:tcW w:w="1310" w:type="dxa"/>
                </w:tcPr>
                <w:p w:rsidR="00CA3B3A" w:rsidRDefault="00CA3B3A" w:rsidP="00CA3B3A">
                  <w:pPr>
                    <w:rPr>
                      <w:ins w:id="69" w:author="מנהל" w:date="2016-01-05T08:29:00Z"/>
                      <w:rFonts w:cs="David" w:hint="cs"/>
                      <w:sz w:val="24"/>
                      <w:szCs w:val="24"/>
                      <w:rtl/>
                    </w:rPr>
                  </w:pPr>
                </w:p>
              </w:tc>
              <w:tc>
                <w:tcPr>
                  <w:tcW w:w="661" w:type="dxa"/>
                </w:tcPr>
                <w:p w:rsidR="00CA3B3A" w:rsidRDefault="00CA3B3A" w:rsidP="00CA3B3A">
                  <w:pPr>
                    <w:rPr>
                      <w:ins w:id="70" w:author="מנהל" w:date="2016-01-05T08:29:00Z"/>
                      <w:rFonts w:cs="David" w:hint="cs"/>
                      <w:sz w:val="24"/>
                      <w:szCs w:val="24"/>
                      <w:rtl/>
                    </w:rPr>
                  </w:pPr>
                </w:p>
              </w:tc>
              <w:tc>
                <w:tcPr>
                  <w:tcW w:w="1013" w:type="dxa"/>
                </w:tcPr>
                <w:p w:rsidR="00CA3B3A" w:rsidRDefault="00CA3B3A" w:rsidP="00CA3B3A">
                  <w:pPr>
                    <w:rPr>
                      <w:ins w:id="71" w:author="מנהל" w:date="2016-01-05T08:29:00Z"/>
                      <w:rFonts w:cs="David" w:hint="cs"/>
                      <w:sz w:val="24"/>
                      <w:szCs w:val="24"/>
                      <w:rtl/>
                    </w:rPr>
                  </w:pPr>
                </w:p>
              </w:tc>
              <w:tc>
                <w:tcPr>
                  <w:tcW w:w="222" w:type="dxa"/>
                </w:tcPr>
                <w:p w:rsidR="00CA3B3A" w:rsidRDefault="00CA3B3A" w:rsidP="00CA3B3A">
                  <w:pPr>
                    <w:rPr>
                      <w:ins w:id="72" w:author="מנהל" w:date="2016-01-05T08:29:00Z"/>
                      <w:rFonts w:cs="David" w:hint="cs"/>
                      <w:sz w:val="24"/>
                      <w:szCs w:val="24"/>
                      <w:rtl/>
                    </w:rPr>
                  </w:pPr>
                </w:p>
              </w:tc>
            </w:tr>
            <w:tr w:rsidR="00811E7B" w:rsidTr="00811E7B">
              <w:trPr>
                <w:ins w:id="73" w:author="מנהל" w:date="2016-01-05T08:29:00Z"/>
              </w:trPr>
              <w:tc>
                <w:tcPr>
                  <w:tcW w:w="721" w:type="dxa"/>
                </w:tcPr>
                <w:p w:rsidR="00CA3B3A" w:rsidRDefault="00CA3B3A" w:rsidP="00CA3B3A">
                  <w:pPr>
                    <w:rPr>
                      <w:ins w:id="74" w:author="מנהל" w:date="2016-01-05T08:29:00Z"/>
                      <w:rFonts w:cs="David" w:hint="cs"/>
                      <w:sz w:val="24"/>
                      <w:szCs w:val="24"/>
                      <w:rtl/>
                    </w:rPr>
                  </w:pPr>
                </w:p>
              </w:tc>
              <w:tc>
                <w:tcPr>
                  <w:tcW w:w="392" w:type="dxa"/>
                </w:tcPr>
                <w:p w:rsidR="00CA3B3A" w:rsidRDefault="00CA3B3A" w:rsidP="00CA3B3A">
                  <w:pPr>
                    <w:rPr>
                      <w:ins w:id="75" w:author="מנהל" w:date="2016-01-05T08:29:00Z"/>
                      <w:rFonts w:cs="David" w:hint="cs"/>
                      <w:sz w:val="24"/>
                      <w:szCs w:val="24"/>
                      <w:rtl/>
                    </w:rPr>
                  </w:pPr>
                </w:p>
              </w:tc>
              <w:tc>
                <w:tcPr>
                  <w:tcW w:w="1310" w:type="dxa"/>
                </w:tcPr>
                <w:p w:rsidR="00CA3B3A" w:rsidRDefault="00CA3B3A" w:rsidP="00CA3B3A">
                  <w:pPr>
                    <w:rPr>
                      <w:ins w:id="76" w:author="מנהל" w:date="2016-01-05T08:29:00Z"/>
                      <w:rFonts w:cs="David" w:hint="cs"/>
                      <w:sz w:val="24"/>
                      <w:szCs w:val="24"/>
                      <w:rtl/>
                    </w:rPr>
                  </w:pPr>
                </w:p>
              </w:tc>
              <w:tc>
                <w:tcPr>
                  <w:tcW w:w="661" w:type="dxa"/>
                </w:tcPr>
                <w:p w:rsidR="00CA3B3A" w:rsidRDefault="00CA3B3A" w:rsidP="00CA3B3A">
                  <w:pPr>
                    <w:rPr>
                      <w:ins w:id="77" w:author="מנהל" w:date="2016-01-05T08:29:00Z"/>
                      <w:rFonts w:cs="David" w:hint="cs"/>
                      <w:sz w:val="24"/>
                      <w:szCs w:val="24"/>
                      <w:rtl/>
                    </w:rPr>
                  </w:pPr>
                </w:p>
              </w:tc>
              <w:tc>
                <w:tcPr>
                  <w:tcW w:w="1013" w:type="dxa"/>
                </w:tcPr>
                <w:p w:rsidR="00CA3B3A" w:rsidRDefault="00CA3B3A" w:rsidP="00CA3B3A">
                  <w:pPr>
                    <w:rPr>
                      <w:ins w:id="78" w:author="מנהל" w:date="2016-01-05T08:29:00Z"/>
                      <w:rFonts w:cs="David" w:hint="cs"/>
                      <w:sz w:val="24"/>
                      <w:szCs w:val="24"/>
                      <w:rtl/>
                    </w:rPr>
                  </w:pPr>
                </w:p>
              </w:tc>
              <w:tc>
                <w:tcPr>
                  <w:tcW w:w="222" w:type="dxa"/>
                </w:tcPr>
                <w:p w:rsidR="00CA3B3A" w:rsidRDefault="00CA3B3A" w:rsidP="00CA3B3A">
                  <w:pPr>
                    <w:rPr>
                      <w:ins w:id="79" w:author="מנהל" w:date="2016-01-05T08:29:00Z"/>
                      <w:rFonts w:cs="David" w:hint="cs"/>
                      <w:sz w:val="24"/>
                      <w:szCs w:val="24"/>
                      <w:rtl/>
                    </w:rPr>
                  </w:pPr>
                </w:p>
              </w:tc>
            </w:tr>
            <w:tr w:rsidR="00811E7B" w:rsidTr="00811E7B">
              <w:trPr>
                <w:ins w:id="80" w:author="מנהל" w:date="2016-01-05T08:29:00Z"/>
              </w:trPr>
              <w:tc>
                <w:tcPr>
                  <w:tcW w:w="721" w:type="dxa"/>
                </w:tcPr>
                <w:p w:rsidR="00CA3B3A" w:rsidRDefault="00CA3B3A" w:rsidP="00CA3B3A">
                  <w:pPr>
                    <w:rPr>
                      <w:ins w:id="81" w:author="מנהל" w:date="2016-01-05T08:29:00Z"/>
                      <w:rFonts w:cs="David" w:hint="cs"/>
                      <w:sz w:val="24"/>
                      <w:szCs w:val="24"/>
                      <w:rtl/>
                    </w:rPr>
                  </w:pPr>
                </w:p>
              </w:tc>
              <w:tc>
                <w:tcPr>
                  <w:tcW w:w="392" w:type="dxa"/>
                </w:tcPr>
                <w:p w:rsidR="00CA3B3A" w:rsidRDefault="00CA3B3A" w:rsidP="00CA3B3A">
                  <w:pPr>
                    <w:rPr>
                      <w:ins w:id="82" w:author="מנהל" w:date="2016-01-05T08:29:00Z"/>
                      <w:rFonts w:cs="David" w:hint="cs"/>
                      <w:sz w:val="24"/>
                      <w:szCs w:val="24"/>
                      <w:rtl/>
                    </w:rPr>
                  </w:pPr>
                </w:p>
              </w:tc>
              <w:tc>
                <w:tcPr>
                  <w:tcW w:w="1310" w:type="dxa"/>
                </w:tcPr>
                <w:p w:rsidR="00CA3B3A" w:rsidRDefault="00CA3B3A" w:rsidP="00CA3B3A">
                  <w:pPr>
                    <w:rPr>
                      <w:ins w:id="83" w:author="מנהל" w:date="2016-01-05T08:29:00Z"/>
                      <w:rFonts w:cs="David" w:hint="cs"/>
                      <w:sz w:val="24"/>
                      <w:szCs w:val="24"/>
                      <w:rtl/>
                    </w:rPr>
                  </w:pPr>
                </w:p>
              </w:tc>
              <w:tc>
                <w:tcPr>
                  <w:tcW w:w="661" w:type="dxa"/>
                </w:tcPr>
                <w:p w:rsidR="00CA3B3A" w:rsidRDefault="00CA3B3A" w:rsidP="00CA3B3A">
                  <w:pPr>
                    <w:rPr>
                      <w:ins w:id="84" w:author="מנהל" w:date="2016-01-05T08:29:00Z"/>
                      <w:rFonts w:cs="David" w:hint="cs"/>
                      <w:sz w:val="24"/>
                      <w:szCs w:val="24"/>
                      <w:rtl/>
                    </w:rPr>
                  </w:pPr>
                </w:p>
              </w:tc>
              <w:tc>
                <w:tcPr>
                  <w:tcW w:w="1013" w:type="dxa"/>
                </w:tcPr>
                <w:p w:rsidR="00CA3B3A" w:rsidRDefault="00CA3B3A" w:rsidP="00CA3B3A">
                  <w:pPr>
                    <w:rPr>
                      <w:ins w:id="85" w:author="מנהל" w:date="2016-01-05T08:29:00Z"/>
                      <w:rFonts w:cs="David" w:hint="cs"/>
                      <w:sz w:val="24"/>
                      <w:szCs w:val="24"/>
                      <w:rtl/>
                    </w:rPr>
                  </w:pPr>
                </w:p>
              </w:tc>
              <w:tc>
                <w:tcPr>
                  <w:tcW w:w="222" w:type="dxa"/>
                </w:tcPr>
                <w:p w:rsidR="00CA3B3A" w:rsidRDefault="00CA3B3A" w:rsidP="00CA3B3A">
                  <w:pPr>
                    <w:rPr>
                      <w:ins w:id="86" w:author="מנהל" w:date="2016-01-05T08:29:00Z"/>
                      <w:rFonts w:cs="David" w:hint="cs"/>
                      <w:sz w:val="24"/>
                      <w:szCs w:val="24"/>
                      <w:rtl/>
                    </w:rPr>
                  </w:pPr>
                </w:p>
              </w:tc>
            </w:tr>
            <w:tr w:rsidR="00811E7B" w:rsidTr="00811E7B">
              <w:trPr>
                <w:ins w:id="87" w:author="מנהל" w:date="2016-01-05T08:29:00Z"/>
              </w:trPr>
              <w:tc>
                <w:tcPr>
                  <w:tcW w:w="721" w:type="dxa"/>
                </w:tcPr>
                <w:p w:rsidR="00CA3B3A" w:rsidRDefault="00CA3B3A" w:rsidP="00CA3B3A">
                  <w:pPr>
                    <w:rPr>
                      <w:ins w:id="88" w:author="מנהל" w:date="2016-01-05T08:29:00Z"/>
                      <w:rFonts w:cs="David" w:hint="cs"/>
                      <w:sz w:val="24"/>
                      <w:szCs w:val="24"/>
                      <w:rtl/>
                    </w:rPr>
                  </w:pPr>
                </w:p>
              </w:tc>
              <w:tc>
                <w:tcPr>
                  <w:tcW w:w="392" w:type="dxa"/>
                </w:tcPr>
                <w:p w:rsidR="00CA3B3A" w:rsidRDefault="00CA3B3A" w:rsidP="00CA3B3A">
                  <w:pPr>
                    <w:rPr>
                      <w:ins w:id="89" w:author="מנהל" w:date="2016-01-05T08:29:00Z"/>
                      <w:rFonts w:cs="David" w:hint="cs"/>
                      <w:sz w:val="24"/>
                      <w:szCs w:val="24"/>
                      <w:rtl/>
                    </w:rPr>
                  </w:pPr>
                </w:p>
              </w:tc>
              <w:tc>
                <w:tcPr>
                  <w:tcW w:w="1310" w:type="dxa"/>
                </w:tcPr>
                <w:p w:rsidR="00CA3B3A" w:rsidRDefault="00CA3B3A" w:rsidP="00CA3B3A">
                  <w:pPr>
                    <w:rPr>
                      <w:ins w:id="90" w:author="מנהל" w:date="2016-01-05T08:29:00Z"/>
                      <w:rFonts w:cs="David" w:hint="cs"/>
                      <w:sz w:val="24"/>
                      <w:szCs w:val="24"/>
                      <w:rtl/>
                    </w:rPr>
                  </w:pPr>
                </w:p>
              </w:tc>
              <w:tc>
                <w:tcPr>
                  <w:tcW w:w="661" w:type="dxa"/>
                </w:tcPr>
                <w:p w:rsidR="00CA3B3A" w:rsidRDefault="00CA3B3A" w:rsidP="00CA3B3A">
                  <w:pPr>
                    <w:rPr>
                      <w:ins w:id="91" w:author="מנהל" w:date="2016-01-05T08:29:00Z"/>
                      <w:rFonts w:cs="David" w:hint="cs"/>
                      <w:sz w:val="24"/>
                      <w:szCs w:val="24"/>
                      <w:rtl/>
                    </w:rPr>
                  </w:pPr>
                </w:p>
              </w:tc>
              <w:tc>
                <w:tcPr>
                  <w:tcW w:w="1013" w:type="dxa"/>
                </w:tcPr>
                <w:p w:rsidR="00CA3B3A" w:rsidRDefault="00CA3B3A" w:rsidP="00CA3B3A">
                  <w:pPr>
                    <w:rPr>
                      <w:ins w:id="92" w:author="מנהל" w:date="2016-01-05T08:29:00Z"/>
                      <w:rFonts w:cs="David" w:hint="cs"/>
                      <w:sz w:val="24"/>
                      <w:szCs w:val="24"/>
                      <w:rtl/>
                    </w:rPr>
                  </w:pPr>
                </w:p>
              </w:tc>
              <w:tc>
                <w:tcPr>
                  <w:tcW w:w="222" w:type="dxa"/>
                </w:tcPr>
                <w:p w:rsidR="00CA3B3A" w:rsidRDefault="00CA3B3A" w:rsidP="00CA3B3A">
                  <w:pPr>
                    <w:rPr>
                      <w:ins w:id="93" w:author="מנהל" w:date="2016-01-05T08:29:00Z"/>
                      <w:rFonts w:cs="David" w:hint="cs"/>
                      <w:sz w:val="24"/>
                      <w:szCs w:val="24"/>
                      <w:rtl/>
                    </w:rPr>
                  </w:pPr>
                </w:p>
              </w:tc>
            </w:tr>
          </w:tbl>
          <w:p w:rsidR="00CA3B3A" w:rsidRDefault="00CA3B3A" w:rsidP="00CA3B3A">
            <w:pPr>
              <w:rPr>
                <w:ins w:id="94" w:author="מנהל" w:date="2016-01-05T08:29:00Z"/>
                <w:rFonts w:cs="David" w:hint="cs"/>
                <w:sz w:val="24"/>
                <w:szCs w:val="24"/>
                <w:rtl/>
              </w:rPr>
            </w:pPr>
          </w:p>
          <w:p w:rsidR="00CA3B3A" w:rsidRDefault="00811E7B" w:rsidP="00CA3B3A">
            <w:pPr>
              <w:rPr>
                <w:ins w:id="95" w:author="מנהל" w:date="2016-01-05T08:29:00Z"/>
                <w:rFonts w:cs="David" w:hint="cs"/>
                <w:sz w:val="24"/>
                <w:szCs w:val="24"/>
                <w:rtl/>
              </w:rPr>
            </w:pPr>
            <w:ins w:id="96" w:author="מנהל" w:date="2016-01-05T08:31:00Z">
              <w:r>
                <w:rPr>
                  <w:rFonts w:cs="David" w:hint="cs"/>
                  <w:sz w:val="24"/>
                  <w:szCs w:val="24"/>
                  <w:rtl/>
                </w:rPr>
                <w:t>צריך יהיה לומר להם שלא בטוח שאפשר יהיה להתייחס לכל התבחינים המופיעים בטבלה אך התבחינים מכוונים...</w:t>
              </w:r>
            </w:ins>
          </w:p>
          <w:p w:rsidR="00CA3B3A" w:rsidRDefault="00CA3B3A" w:rsidP="00CA3B3A">
            <w:pPr>
              <w:rPr>
                <w:ins w:id="97" w:author="מנהל" w:date="2016-01-05T08:29:00Z"/>
                <w:rFonts w:cs="David" w:hint="cs"/>
                <w:sz w:val="24"/>
                <w:szCs w:val="24"/>
                <w:rtl/>
              </w:rPr>
            </w:pPr>
          </w:p>
          <w:p w:rsidR="00CA3B3A" w:rsidRDefault="00CA3B3A" w:rsidP="00CA3B3A">
            <w:pPr>
              <w:rPr>
                <w:ins w:id="98" w:author="מנהל" w:date="2016-01-05T08:29:00Z"/>
                <w:rFonts w:cs="David" w:hint="cs"/>
                <w:sz w:val="24"/>
                <w:szCs w:val="24"/>
                <w:rtl/>
              </w:rPr>
            </w:pPr>
          </w:p>
          <w:p w:rsidR="00CA3B3A" w:rsidRPr="003809CA" w:rsidRDefault="00CA3B3A" w:rsidP="00CA3B3A">
            <w:pPr>
              <w:rPr>
                <w:rFonts w:cs="David"/>
                <w:sz w:val="24"/>
                <w:szCs w:val="24"/>
                <w:rtl/>
              </w:rPr>
            </w:pPr>
          </w:p>
          <w:p w:rsidR="00F7774F" w:rsidRPr="001A73CB" w:rsidRDefault="001A73CB" w:rsidP="001A73CB">
            <w:pPr>
              <w:pStyle w:val="a4"/>
              <w:numPr>
                <w:ilvl w:val="0"/>
                <w:numId w:val="2"/>
              </w:numPr>
              <w:rPr>
                <w:rFonts w:cs="David"/>
                <w:sz w:val="24"/>
                <w:szCs w:val="24"/>
                <w:rtl/>
              </w:rPr>
            </w:pPr>
            <w:r w:rsidRPr="001A73CB">
              <w:rPr>
                <w:rFonts w:cs="David" w:hint="cs"/>
                <w:sz w:val="24"/>
                <w:szCs w:val="24"/>
                <w:rtl/>
              </w:rPr>
              <w:t>לאחר שנסיים סבב של שאילת שאלות וסבב של מענה תשובות, נציג את התוצרים בפני הכיתה. הילדים יצטרכו להציג את אשר למדו בקבוצה עליה ענו תשובות לשאלות שחוברו עבורם.</w:t>
            </w:r>
          </w:p>
        </w:tc>
        <w:tc>
          <w:tcPr>
            <w:tcW w:w="3686" w:type="dxa"/>
          </w:tcPr>
          <w:p w:rsidR="00F7774F" w:rsidRPr="00F7774F" w:rsidRDefault="00F7774F" w:rsidP="00F7774F">
            <w:pPr>
              <w:rPr>
                <w:rFonts w:ascii="David" w:hAnsi="David" w:cs="David"/>
                <w:sz w:val="24"/>
                <w:szCs w:val="24"/>
                <w:rtl/>
              </w:rPr>
            </w:pPr>
            <w:r w:rsidRPr="00F7774F">
              <w:rPr>
                <w:rFonts w:ascii="David" w:hAnsi="David" w:cs="David" w:hint="cs"/>
                <w:sz w:val="24"/>
                <w:szCs w:val="24"/>
                <w:rtl/>
              </w:rPr>
              <w:lastRenderedPageBreak/>
              <w:t>1.</w:t>
            </w:r>
          </w:p>
          <w:p w:rsidR="00F7774F" w:rsidRPr="00F7774F" w:rsidRDefault="00F7774F" w:rsidP="00F7774F">
            <w:pPr>
              <w:rPr>
                <w:rFonts w:ascii="David" w:hAnsi="David" w:cs="David"/>
                <w:sz w:val="24"/>
                <w:szCs w:val="24"/>
                <w:rtl/>
              </w:rPr>
            </w:pPr>
            <w:r w:rsidRPr="00F7774F">
              <w:rPr>
                <w:rFonts w:ascii="David" w:hAnsi="David" w:cs="David" w:hint="cs"/>
                <w:sz w:val="24"/>
                <w:szCs w:val="24"/>
                <w:rtl/>
              </w:rPr>
              <w:t xml:space="preserve"> </w:t>
            </w:r>
          </w:p>
          <w:p w:rsidR="00F7774F" w:rsidRPr="00F7774F" w:rsidRDefault="00F7774F" w:rsidP="00482893">
            <w:pPr>
              <w:rPr>
                <w:rFonts w:ascii="David" w:hAnsi="David" w:cs="David"/>
                <w:sz w:val="24"/>
                <w:szCs w:val="24"/>
                <w:rtl/>
              </w:rPr>
            </w:pPr>
            <w:r w:rsidRPr="00F7774F">
              <w:rPr>
                <w:rFonts w:ascii="David" w:hAnsi="David" w:cs="David" w:hint="cs"/>
                <w:sz w:val="24"/>
                <w:szCs w:val="24"/>
                <w:rtl/>
              </w:rPr>
              <w:t xml:space="preserve">א. לכנס ולאסוף את התלמידים באופן מסודר לקראת תחילת השיעור. חשוב על מנת שנוכל </w:t>
            </w:r>
            <w:r w:rsidR="001A73CB">
              <w:rPr>
                <w:rFonts w:ascii="David" w:hAnsi="David" w:cs="David" w:hint="cs"/>
                <w:sz w:val="24"/>
                <w:szCs w:val="24"/>
                <w:rtl/>
              </w:rPr>
              <w:t>להתחיל את השיעור בצורה מסודרת ו</w:t>
            </w:r>
            <w:r w:rsidRPr="00F7774F">
              <w:rPr>
                <w:rFonts w:ascii="David" w:hAnsi="David" w:cs="David" w:hint="cs"/>
                <w:sz w:val="24"/>
                <w:szCs w:val="24"/>
                <w:rtl/>
              </w:rPr>
              <w:t>נינוחה ובאופן פנוי ללמידה.</w:t>
            </w:r>
          </w:p>
          <w:p w:rsidR="00F7774F" w:rsidRPr="00F7774F" w:rsidRDefault="00F7774F" w:rsidP="00F7774F">
            <w:pPr>
              <w:rPr>
                <w:rFonts w:ascii="David" w:hAnsi="David" w:cs="David"/>
                <w:sz w:val="24"/>
                <w:szCs w:val="24"/>
                <w:rtl/>
              </w:rPr>
            </w:pPr>
          </w:p>
          <w:p w:rsidR="00F7774F" w:rsidRPr="00F7774F" w:rsidRDefault="00F7774F" w:rsidP="00482893">
            <w:pPr>
              <w:rPr>
                <w:rFonts w:ascii="David" w:hAnsi="David" w:cs="David"/>
                <w:sz w:val="24"/>
                <w:szCs w:val="24"/>
                <w:rtl/>
              </w:rPr>
            </w:pPr>
            <w:r w:rsidRPr="00F7774F">
              <w:rPr>
                <w:rFonts w:ascii="David" w:hAnsi="David" w:cs="David" w:hint="cs"/>
                <w:sz w:val="24"/>
                <w:szCs w:val="24"/>
                <w:rtl/>
              </w:rPr>
              <w:t xml:space="preserve">ב. פתיחת השיעור באמצעות </w:t>
            </w:r>
            <w:r w:rsidR="007B5B8E">
              <w:rPr>
                <w:rFonts w:ascii="David" w:hAnsi="David" w:cs="David" w:hint="cs"/>
                <w:sz w:val="24"/>
                <w:szCs w:val="24"/>
                <w:rtl/>
              </w:rPr>
              <w:t xml:space="preserve">גירוי, </w:t>
            </w:r>
            <w:r w:rsidR="00482893">
              <w:rPr>
                <w:rFonts w:ascii="David" w:hAnsi="David" w:cs="David" w:hint="cs"/>
                <w:sz w:val="24"/>
                <w:szCs w:val="24"/>
                <w:rtl/>
              </w:rPr>
              <w:t xml:space="preserve">מעורר חשיבה וסקרנות </w:t>
            </w:r>
            <w:r w:rsidR="007B5B8E">
              <w:rPr>
                <w:rFonts w:ascii="David" w:hAnsi="David" w:cs="David" w:hint="cs"/>
                <w:sz w:val="24"/>
                <w:szCs w:val="24"/>
                <w:rtl/>
              </w:rPr>
              <w:t xml:space="preserve">בקרב התלמידים </w:t>
            </w:r>
            <w:r w:rsidR="00482893">
              <w:rPr>
                <w:rFonts w:ascii="David" w:hAnsi="David" w:cs="David" w:hint="cs"/>
                <w:sz w:val="24"/>
                <w:szCs w:val="24"/>
                <w:rtl/>
              </w:rPr>
              <w:t>לגבי נושא השיעור.</w:t>
            </w:r>
          </w:p>
          <w:p w:rsidR="00F7774F" w:rsidRPr="00F7774F" w:rsidRDefault="00F7774F" w:rsidP="00F7774F">
            <w:pPr>
              <w:rPr>
                <w:rFonts w:ascii="David" w:hAnsi="David" w:cs="David"/>
                <w:sz w:val="24"/>
                <w:szCs w:val="24"/>
                <w:rtl/>
              </w:rPr>
            </w:pPr>
          </w:p>
          <w:p w:rsidR="00F7774F" w:rsidRPr="00F7774F" w:rsidRDefault="00F7774F" w:rsidP="00F7774F">
            <w:pPr>
              <w:rPr>
                <w:rFonts w:ascii="David" w:hAnsi="David" w:cs="David"/>
                <w:sz w:val="24"/>
                <w:szCs w:val="24"/>
                <w:rtl/>
              </w:rPr>
            </w:pPr>
          </w:p>
          <w:p w:rsidR="00F7774F" w:rsidRDefault="00F7774F" w:rsidP="00F7774F">
            <w:pPr>
              <w:rPr>
                <w:rFonts w:ascii="David" w:hAnsi="David" w:cs="David"/>
                <w:sz w:val="24"/>
                <w:szCs w:val="24"/>
                <w:rtl/>
              </w:rPr>
            </w:pPr>
          </w:p>
          <w:p w:rsidR="003C128C" w:rsidRDefault="003C128C" w:rsidP="00F7774F">
            <w:pPr>
              <w:rPr>
                <w:rFonts w:ascii="David" w:hAnsi="David" w:cs="David"/>
                <w:sz w:val="24"/>
                <w:szCs w:val="24"/>
                <w:rtl/>
              </w:rPr>
            </w:pPr>
          </w:p>
          <w:p w:rsidR="007B5B8E" w:rsidRPr="00B67C49" w:rsidRDefault="00B67C49" w:rsidP="00B67C49">
            <w:pPr>
              <w:rPr>
                <w:rFonts w:ascii="David" w:hAnsi="David" w:cs="David"/>
                <w:sz w:val="24"/>
                <w:szCs w:val="24"/>
                <w:rtl/>
              </w:rPr>
            </w:pPr>
            <w:proofErr w:type="spellStart"/>
            <w:r>
              <w:rPr>
                <w:rFonts w:ascii="David" w:hAnsi="David" w:cs="David" w:hint="cs"/>
                <w:sz w:val="24"/>
                <w:szCs w:val="24"/>
                <w:rtl/>
              </w:rPr>
              <w:t>ג.קישור</w:t>
            </w:r>
            <w:proofErr w:type="spellEnd"/>
            <w:r>
              <w:rPr>
                <w:rFonts w:ascii="David" w:hAnsi="David" w:cs="David" w:hint="cs"/>
                <w:sz w:val="24"/>
                <w:szCs w:val="24"/>
                <w:rtl/>
              </w:rPr>
              <w:t xml:space="preserve"> בין הפתיחה שעוסקת בביטויים על פירות לבין הנושא שהוא שבעת המינים. קישור לט"ו בשבט. עמידה על הקשר בין הדברים לעיל חשובה על מנת שהילדים יבינו מדוע אנו לומדים על שבעת המינים דווקא בהקשר של ט"ו בשבט.</w:t>
            </w:r>
            <w:r w:rsidR="005657F4">
              <w:rPr>
                <w:rFonts w:ascii="David" w:hAnsi="David" w:cs="David" w:hint="cs"/>
                <w:sz w:val="24"/>
                <w:szCs w:val="24"/>
                <w:rtl/>
              </w:rPr>
              <w:t xml:space="preserve"> נוסף על כך, קישור יוצר סדר והבנה של הנושא הנלמד.</w:t>
            </w:r>
          </w:p>
          <w:p w:rsidR="007B5B8E" w:rsidRDefault="007B5B8E" w:rsidP="00F7774F">
            <w:pPr>
              <w:rPr>
                <w:rFonts w:ascii="David" w:hAnsi="David" w:cs="David"/>
                <w:sz w:val="24"/>
                <w:szCs w:val="24"/>
                <w:rtl/>
              </w:rPr>
            </w:pPr>
          </w:p>
          <w:p w:rsidR="007B5B8E" w:rsidRPr="00F7774F" w:rsidRDefault="007B5B8E" w:rsidP="00F7774F">
            <w:pPr>
              <w:rPr>
                <w:rFonts w:ascii="David" w:hAnsi="David" w:cs="David"/>
                <w:sz w:val="24"/>
                <w:szCs w:val="24"/>
                <w:rtl/>
              </w:rPr>
            </w:pPr>
          </w:p>
          <w:p w:rsidR="00F7774F" w:rsidRDefault="00F7774F" w:rsidP="00F7774F">
            <w:pPr>
              <w:rPr>
                <w:rFonts w:ascii="David" w:hAnsi="David" w:cs="David"/>
                <w:sz w:val="24"/>
                <w:szCs w:val="24"/>
                <w:rtl/>
              </w:rPr>
            </w:pPr>
          </w:p>
          <w:p w:rsidR="003C128C" w:rsidRDefault="003C128C" w:rsidP="00F7774F">
            <w:pPr>
              <w:rPr>
                <w:rFonts w:ascii="David" w:hAnsi="David" w:cs="David"/>
                <w:sz w:val="24"/>
                <w:szCs w:val="24"/>
                <w:rtl/>
              </w:rPr>
            </w:pPr>
          </w:p>
          <w:p w:rsidR="003C128C" w:rsidRDefault="003C128C" w:rsidP="00F7774F">
            <w:pPr>
              <w:rPr>
                <w:rFonts w:ascii="David" w:hAnsi="David" w:cs="David"/>
                <w:sz w:val="24"/>
                <w:szCs w:val="24"/>
                <w:rtl/>
              </w:rPr>
            </w:pPr>
          </w:p>
          <w:p w:rsidR="003C128C" w:rsidRDefault="003C128C" w:rsidP="00F7774F">
            <w:pPr>
              <w:rPr>
                <w:rFonts w:ascii="David" w:hAnsi="David" w:cs="David"/>
                <w:sz w:val="24"/>
                <w:szCs w:val="24"/>
                <w:rtl/>
              </w:rPr>
            </w:pPr>
          </w:p>
          <w:p w:rsidR="003C128C" w:rsidRDefault="003C128C" w:rsidP="00F7774F">
            <w:pPr>
              <w:rPr>
                <w:rFonts w:ascii="David" w:hAnsi="David" w:cs="David"/>
                <w:sz w:val="24"/>
                <w:szCs w:val="24"/>
                <w:rtl/>
              </w:rPr>
            </w:pPr>
          </w:p>
          <w:p w:rsidR="003C128C" w:rsidRDefault="003C128C" w:rsidP="00F7774F">
            <w:pPr>
              <w:rPr>
                <w:rFonts w:ascii="David" w:hAnsi="David" w:cs="David"/>
                <w:sz w:val="24"/>
                <w:szCs w:val="24"/>
                <w:rtl/>
              </w:rPr>
            </w:pPr>
          </w:p>
          <w:p w:rsidR="003C128C" w:rsidRDefault="003C128C" w:rsidP="00F7774F">
            <w:pPr>
              <w:rPr>
                <w:rFonts w:ascii="David" w:hAnsi="David" w:cs="David"/>
                <w:sz w:val="24"/>
                <w:szCs w:val="24"/>
                <w:rtl/>
              </w:rPr>
            </w:pPr>
          </w:p>
          <w:p w:rsidR="003C128C" w:rsidRDefault="003C128C" w:rsidP="00F7774F">
            <w:pPr>
              <w:rPr>
                <w:rFonts w:ascii="David" w:hAnsi="David" w:cs="David"/>
                <w:sz w:val="24"/>
                <w:szCs w:val="24"/>
                <w:rtl/>
              </w:rPr>
            </w:pPr>
          </w:p>
          <w:p w:rsidR="003C128C" w:rsidRDefault="003C128C" w:rsidP="00F7774F">
            <w:pPr>
              <w:rPr>
                <w:rFonts w:ascii="David" w:hAnsi="David" w:cs="David"/>
                <w:sz w:val="24"/>
                <w:szCs w:val="24"/>
                <w:rtl/>
              </w:rPr>
            </w:pPr>
          </w:p>
          <w:p w:rsidR="003C128C" w:rsidRPr="00F7774F" w:rsidRDefault="003C128C" w:rsidP="00F7774F">
            <w:pPr>
              <w:rPr>
                <w:rFonts w:ascii="David" w:hAnsi="David" w:cs="David"/>
                <w:sz w:val="24"/>
                <w:szCs w:val="24"/>
                <w:rtl/>
              </w:rPr>
            </w:pPr>
          </w:p>
          <w:p w:rsidR="00F7774F" w:rsidRPr="00F7774F" w:rsidRDefault="00F7774F" w:rsidP="00F7774F">
            <w:pPr>
              <w:rPr>
                <w:rFonts w:ascii="David" w:hAnsi="David" w:cs="David"/>
                <w:sz w:val="24"/>
                <w:szCs w:val="24"/>
                <w:rtl/>
              </w:rPr>
            </w:pPr>
          </w:p>
          <w:p w:rsidR="00F7774F" w:rsidRPr="00F7774F" w:rsidRDefault="00F7774F" w:rsidP="00F7774F">
            <w:pPr>
              <w:rPr>
                <w:rFonts w:ascii="David" w:hAnsi="David" w:cs="David"/>
                <w:sz w:val="24"/>
                <w:szCs w:val="24"/>
                <w:rtl/>
              </w:rPr>
            </w:pPr>
          </w:p>
          <w:p w:rsidR="00F7774F" w:rsidRDefault="00F7774F" w:rsidP="00F7774F">
            <w:pPr>
              <w:rPr>
                <w:rFonts w:ascii="David" w:hAnsi="David" w:cs="David"/>
                <w:sz w:val="24"/>
                <w:szCs w:val="24"/>
                <w:rtl/>
              </w:rPr>
            </w:pPr>
          </w:p>
          <w:p w:rsidR="005657F4" w:rsidRDefault="005657F4" w:rsidP="00F7774F">
            <w:pPr>
              <w:rPr>
                <w:rFonts w:ascii="David" w:hAnsi="David" w:cs="David"/>
                <w:sz w:val="24"/>
                <w:szCs w:val="24"/>
                <w:rtl/>
              </w:rPr>
            </w:pPr>
          </w:p>
          <w:p w:rsidR="005657F4" w:rsidRDefault="005657F4" w:rsidP="00F7774F">
            <w:pPr>
              <w:rPr>
                <w:rFonts w:ascii="David" w:hAnsi="David" w:cs="David"/>
                <w:sz w:val="24"/>
                <w:szCs w:val="24"/>
                <w:rtl/>
              </w:rPr>
            </w:pPr>
          </w:p>
          <w:p w:rsidR="005657F4" w:rsidRDefault="005657F4" w:rsidP="00F7774F">
            <w:pPr>
              <w:rPr>
                <w:rFonts w:ascii="David" w:hAnsi="David" w:cs="David"/>
                <w:sz w:val="24"/>
                <w:szCs w:val="24"/>
                <w:rtl/>
              </w:rPr>
            </w:pPr>
          </w:p>
          <w:p w:rsidR="005657F4" w:rsidRDefault="005657F4" w:rsidP="00F7774F">
            <w:pPr>
              <w:rPr>
                <w:rFonts w:ascii="David" w:hAnsi="David" w:cs="David"/>
                <w:sz w:val="24"/>
                <w:szCs w:val="24"/>
                <w:rtl/>
              </w:rPr>
            </w:pPr>
          </w:p>
          <w:p w:rsidR="005657F4" w:rsidRDefault="005657F4" w:rsidP="00F7774F">
            <w:pPr>
              <w:rPr>
                <w:rFonts w:ascii="David" w:hAnsi="David" w:cs="David"/>
                <w:sz w:val="24"/>
                <w:szCs w:val="24"/>
                <w:rtl/>
              </w:rPr>
            </w:pPr>
          </w:p>
          <w:p w:rsidR="005657F4" w:rsidRDefault="005657F4" w:rsidP="00F7774F">
            <w:pPr>
              <w:rPr>
                <w:rFonts w:ascii="David" w:hAnsi="David" w:cs="David"/>
                <w:sz w:val="24"/>
                <w:szCs w:val="24"/>
                <w:rtl/>
              </w:rPr>
            </w:pPr>
          </w:p>
          <w:p w:rsidR="005657F4" w:rsidRPr="00F7774F" w:rsidRDefault="005657F4" w:rsidP="00F7774F">
            <w:pPr>
              <w:rPr>
                <w:rFonts w:ascii="David" w:hAnsi="David" w:cs="David"/>
                <w:sz w:val="24"/>
                <w:szCs w:val="24"/>
                <w:rtl/>
              </w:rPr>
            </w:pPr>
          </w:p>
          <w:p w:rsidR="00EF41B4" w:rsidRDefault="00EF41B4" w:rsidP="00EF41B4">
            <w:pPr>
              <w:pStyle w:val="a4"/>
              <w:numPr>
                <w:ilvl w:val="0"/>
                <w:numId w:val="3"/>
              </w:numPr>
              <w:rPr>
                <w:rFonts w:ascii="David" w:hAnsi="David" w:cs="David"/>
                <w:sz w:val="24"/>
                <w:szCs w:val="24"/>
              </w:rPr>
            </w:pPr>
            <w:r>
              <w:rPr>
                <w:rFonts w:ascii="David" w:hAnsi="David" w:cs="David"/>
                <w:sz w:val="24"/>
                <w:szCs w:val="24"/>
                <w:rtl/>
              </w:rPr>
              <w:t>–</w:t>
            </w:r>
            <w:r>
              <w:rPr>
                <w:rFonts w:ascii="David" w:hAnsi="David" w:cs="David" w:hint="cs"/>
                <w:sz w:val="24"/>
                <w:szCs w:val="24"/>
                <w:rtl/>
              </w:rPr>
              <w:t>חלוקת הדף לקטע מידע ולרגע של עברית נעשה לצורך רכישת ידע תוכני על הפרי ונוסף על כך, לרכישת ידע מילולי ושיומי. הילדים ילמדו לשיים פעולות</w:t>
            </w:r>
            <w:r w:rsidR="00BC19F9">
              <w:rPr>
                <w:rFonts w:ascii="David" w:hAnsi="David" w:cs="David" w:hint="cs"/>
                <w:sz w:val="24"/>
                <w:szCs w:val="24"/>
                <w:rtl/>
              </w:rPr>
              <w:t xml:space="preserve"> הקשורות בתהליך גידול הפרי </w:t>
            </w:r>
            <w:proofErr w:type="spellStart"/>
            <w:r w:rsidR="00BC19F9">
              <w:rPr>
                <w:rFonts w:ascii="David" w:hAnsi="David" w:cs="David" w:hint="cs"/>
                <w:sz w:val="24"/>
                <w:szCs w:val="24"/>
                <w:rtl/>
              </w:rPr>
              <w:t>וכו</w:t>
            </w:r>
            <w:proofErr w:type="spellEnd"/>
            <w:r w:rsidR="00BC19F9">
              <w:rPr>
                <w:rFonts w:ascii="David" w:hAnsi="David" w:cs="David" w:hint="cs"/>
                <w:sz w:val="24"/>
                <w:szCs w:val="24"/>
                <w:rtl/>
              </w:rPr>
              <w:t>', וכך ירחיבו את אוצר המילים שלהם.</w:t>
            </w:r>
          </w:p>
          <w:p w:rsidR="00F7774F" w:rsidRDefault="00EF41B4" w:rsidP="00EF41B4">
            <w:pPr>
              <w:pStyle w:val="a4"/>
              <w:rPr>
                <w:rFonts w:ascii="David" w:hAnsi="David" w:cs="David"/>
                <w:sz w:val="24"/>
                <w:szCs w:val="24"/>
              </w:rPr>
            </w:pPr>
            <w:r>
              <w:rPr>
                <w:rFonts w:ascii="David" w:hAnsi="David" w:cs="David" w:hint="cs"/>
                <w:sz w:val="24"/>
                <w:szCs w:val="24"/>
                <w:rtl/>
              </w:rPr>
              <w:t>-</w:t>
            </w:r>
            <w:r w:rsidR="001A73CB">
              <w:rPr>
                <w:rFonts w:ascii="David" w:hAnsi="David" w:cs="David" w:hint="cs"/>
                <w:sz w:val="24"/>
                <w:szCs w:val="24"/>
                <w:rtl/>
              </w:rPr>
              <w:t>עבודה בקבוצות מייעלת ומשפרת הישגים. כולם פעילים בעשייה. כאשר יש שיתוף פעולה יש שיתוף רעיונות. כשמחברים את כל הרעיונות ביחד, התוצר שמתקבל עשיר ביצירתיות.</w:t>
            </w:r>
          </w:p>
          <w:p w:rsidR="003809CA" w:rsidRDefault="003809CA" w:rsidP="00CA3B3A">
            <w:pPr>
              <w:pStyle w:val="a4"/>
              <w:rPr>
                <w:rFonts w:ascii="David" w:hAnsi="David" w:cs="David"/>
                <w:sz w:val="24"/>
                <w:szCs w:val="24"/>
                <w:rtl/>
              </w:rPr>
            </w:pPr>
            <w:r>
              <w:rPr>
                <w:rFonts w:ascii="David" w:hAnsi="David" w:cs="David" w:hint="cs"/>
                <w:sz w:val="24"/>
                <w:szCs w:val="24"/>
                <w:rtl/>
              </w:rPr>
              <w:t>-המטרה ב</w:t>
            </w:r>
            <w:r w:rsidRPr="00CA3B3A">
              <w:rPr>
                <w:rFonts w:ascii="David" w:hAnsi="David" w:cs="David" w:hint="cs"/>
                <w:sz w:val="24"/>
                <w:szCs w:val="24"/>
                <w:highlight w:val="yellow"/>
                <w:rtl/>
                <w:rPrChange w:id="99" w:author="מנהל" w:date="2016-01-05T08:27:00Z">
                  <w:rPr>
                    <w:rFonts w:ascii="David" w:hAnsi="David" w:cs="David" w:hint="cs"/>
                    <w:sz w:val="24"/>
                    <w:szCs w:val="24"/>
                    <w:rtl/>
                  </w:rPr>
                </w:rPrChange>
              </w:rPr>
              <w:t>"למידת עמיתים</w:t>
            </w:r>
            <w:r>
              <w:rPr>
                <w:rFonts w:ascii="David" w:hAnsi="David" w:cs="David" w:hint="cs"/>
                <w:sz w:val="24"/>
                <w:szCs w:val="24"/>
                <w:rtl/>
              </w:rPr>
              <w:t xml:space="preserve">" </w:t>
            </w:r>
            <w:proofErr w:type="spellStart"/>
            <w:ins w:id="100" w:author="מנהל" w:date="2016-01-05T08:27:00Z">
              <w:r w:rsidR="00CA3B3A">
                <w:rPr>
                  <w:rFonts w:ascii="David" w:hAnsi="David" w:cs="David" w:hint="cs"/>
                  <w:sz w:val="24"/>
                  <w:szCs w:val="24"/>
                  <w:rtl/>
                </w:rPr>
                <w:t>חשוב!</w:t>
              </w:r>
            </w:ins>
            <w:r>
              <w:rPr>
                <w:rFonts w:ascii="David" w:hAnsi="David" w:cs="David" w:hint="cs"/>
                <w:sz w:val="24"/>
                <w:szCs w:val="24"/>
                <w:rtl/>
              </w:rPr>
              <w:t>היא</w:t>
            </w:r>
            <w:proofErr w:type="spellEnd"/>
            <w:r>
              <w:rPr>
                <w:rFonts w:ascii="David" w:hAnsi="David" w:cs="David" w:hint="cs"/>
                <w:sz w:val="24"/>
                <w:szCs w:val="24"/>
                <w:rtl/>
              </w:rPr>
              <w:t xml:space="preserve"> לתת לילדים להתנסות בלהיות בשני מקומות במהלך השיעור. במקום של המלמד והשואל שהוא מחבר השאלות ובמקום של הלומד והנשאל שהוא עונה לתשובות. הילדים מקבלים את האחריות ללמידה וברגע שמאתגרים אותם, הם מניבים פירות מוצלחים יותר. הם מפעילים את החשיבה ואת היצירתיות.</w:t>
            </w:r>
          </w:p>
          <w:p w:rsidR="003809CA" w:rsidRDefault="003809CA" w:rsidP="003809CA">
            <w:pPr>
              <w:pStyle w:val="a4"/>
              <w:rPr>
                <w:rFonts w:ascii="David" w:hAnsi="David" w:cs="David"/>
                <w:sz w:val="24"/>
                <w:szCs w:val="24"/>
                <w:rtl/>
              </w:rPr>
            </w:pPr>
            <w:r>
              <w:rPr>
                <w:rFonts w:ascii="David" w:hAnsi="David" w:cs="David" w:hint="cs"/>
                <w:sz w:val="24"/>
                <w:szCs w:val="24"/>
                <w:rtl/>
              </w:rPr>
              <w:t>-עצם כך שכל ילד ילמד על 2 מינים, יעשיר את הידע שלהם.</w:t>
            </w:r>
          </w:p>
          <w:p w:rsidR="003809CA" w:rsidRPr="005657F4" w:rsidRDefault="003809CA" w:rsidP="003809CA">
            <w:pPr>
              <w:rPr>
                <w:rFonts w:ascii="David" w:hAnsi="David" w:cs="David"/>
                <w:sz w:val="24"/>
                <w:szCs w:val="24"/>
                <w:rtl/>
              </w:rPr>
            </w:pPr>
          </w:p>
          <w:p w:rsidR="003809CA" w:rsidRDefault="003809CA" w:rsidP="003809CA">
            <w:pPr>
              <w:pStyle w:val="a4"/>
              <w:numPr>
                <w:ilvl w:val="0"/>
                <w:numId w:val="3"/>
              </w:numPr>
              <w:rPr>
                <w:rFonts w:ascii="David" w:hAnsi="David" w:cs="David"/>
                <w:sz w:val="24"/>
                <w:szCs w:val="24"/>
                <w:rtl/>
              </w:rPr>
            </w:pPr>
            <w:r>
              <w:rPr>
                <w:rFonts w:ascii="David" w:hAnsi="David" w:cs="David" w:hint="cs"/>
                <w:sz w:val="24"/>
                <w:szCs w:val="24"/>
                <w:rtl/>
              </w:rPr>
              <w:t xml:space="preserve">הילדים מאוד אוהבים להציג בפני הכיתה את התוצרים שעמלו עליהם. בכך שיציגו את תשובותיהם, נוכל לראות עד כמה למדו מהלמידה המשותפת. שיתוף התשובות ילמד גם את שאר הכיתה על אודות המינים שלא נחשפו אליהם. </w:t>
            </w:r>
          </w:p>
          <w:p w:rsidR="003809CA" w:rsidRPr="001A73CB" w:rsidRDefault="003809CA" w:rsidP="003809CA">
            <w:pPr>
              <w:pStyle w:val="a4"/>
              <w:rPr>
                <w:rFonts w:ascii="David" w:hAnsi="David" w:cs="David"/>
                <w:sz w:val="24"/>
                <w:szCs w:val="24"/>
                <w:rtl/>
              </w:rPr>
            </w:pPr>
          </w:p>
        </w:tc>
      </w:tr>
      <w:tr w:rsidR="003809CA" w:rsidRPr="00F7774F" w:rsidTr="00E8041D">
        <w:tc>
          <w:tcPr>
            <w:tcW w:w="992" w:type="dxa"/>
          </w:tcPr>
          <w:p w:rsidR="00F7774F" w:rsidRPr="00F7774F" w:rsidRDefault="00F7774F" w:rsidP="00F7774F">
            <w:pPr>
              <w:rPr>
                <w:rFonts w:ascii="David" w:hAnsi="David" w:cs="David"/>
                <w:sz w:val="24"/>
                <w:szCs w:val="24"/>
                <w:rtl/>
              </w:rPr>
            </w:pPr>
            <w:r w:rsidRPr="00F7774F">
              <w:rPr>
                <w:rFonts w:ascii="David" w:hAnsi="David" w:cs="David" w:hint="cs"/>
                <w:sz w:val="24"/>
                <w:szCs w:val="24"/>
                <w:rtl/>
              </w:rPr>
              <w:lastRenderedPageBreak/>
              <w:t>5 דקות</w:t>
            </w:r>
          </w:p>
        </w:tc>
        <w:tc>
          <w:tcPr>
            <w:tcW w:w="3827" w:type="dxa"/>
          </w:tcPr>
          <w:p w:rsidR="00F7774F" w:rsidRPr="00F7774F" w:rsidRDefault="00F7774F" w:rsidP="00F7774F">
            <w:pPr>
              <w:rPr>
                <w:rFonts w:ascii="David" w:hAnsi="David" w:cs="David"/>
                <w:sz w:val="24"/>
                <w:szCs w:val="24"/>
                <w:u w:val="single"/>
                <w:rtl/>
              </w:rPr>
            </w:pPr>
            <w:r w:rsidRPr="00F7774F">
              <w:rPr>
                <w:rFonts w:ascii="David" w:hAnsi="David" w:cs="David" w:hint="cs"/>
                <w:sz w:val="24"/>
                <w:szCs w:val="24"/>
                <w:u w:val="single"/>
                <w:rtl/>
              </w:rPr>
              <w:t>4. סיכום</w:t>
            </w:r>
          </w:p>
          <w:p w:rsidR="00811E7B" w:rsidRDefault="00F7774F" w:rsidP="00811E7B">
            <w:pPr>
              <w:rPr>
                <w:ins w:id="101" w:author="מנהל" w:date="2016-01-05T08:33:00Z"/>
                <w:rFonts w:ascii="David" w:hAnsi="David" w:cs="David" w:hint="cs"/>
                <w:sz w:val="24"/>
                <w:szCs w:val="24"/>
                <w:rtl/>
              </w:rPr>
            </w:pPr>
            <w:r w:rsidRPr="00F7774F">
              <w:rPr>
                <w:rFonts w:ascii="David" w:hAnsi="David" w:cs="David" w:hint="cs"/>
                <w:sz w:val="24"/>
                <w:szCs w:val="24"/>
                <w:rtl/>
              </w:rPr>
              <w:t xml:space="preserve">אשאל את הילדים איך הם הרגישו </w:t>
            </w:r>
            <w:r w:rsidR="003809CA">
              <w:rPr>
                <w:rFonts w:ascii="David" w:hAnsi="David" w:cs="David" w:hint="cs"/>
                <w:sz w:val="24"/>
                <w:szCs w:val="24"/>
                <w:rtl/>
              </w:rPr>
              <w:t>בעבודה בקבוצות</w:t>
            </w:r>
            <w:r w:rsidRPr="00F7774F">
              <w:rPr>
                <w:rFonts w:ascii="David" w:hAnsi="David" w:cs="David" w:hint="cs"/>
                <w:sz w:val="24"/>
                <w:szCs w:val="24"/>
                <w:rtl/>
              </w:rPr>
              <w:t xml:space="preserve">? איך היה </w:t>
            </w:r>
            <w:r w:rsidR="003809CA">
              <w:rPr>
                <w:rFonts w:ascii="David" w:hAnsi="David" w:cs="David" w:hint="cs"/>
                <w:sz w:val="24"/>
                <w:szCs w:val="24"/>
                <w:rtl/>
              </w:rPr>
              <w:t>להיות בתפקיד השואל</w:t>
            </w:r>
            <w:r w:rsidRPr="00F7774F">
              <w:rPr>
                <w:rFonts w:ascii="David" w:hAnsi="David" w:cs="David" w:hint="cs"/>
                <w:sz w:val="24"/>
                <w:szCs w:val="24"/>
                <w:rtl/>
              </w:rPr>
              <w:t>?</w:t>
            </w:r>
            <w:r w:rsidR="003809CA">
              <w:rPr>
                <w:rFonts w:ascii="David" w:hAnsi="David" w:cs="David" w:hint="cs"/>
                <w:sz w:val="24"/>
                <w:szCs w:val="24"/>
                <w:rtl/>
              </w:rPr>
              <w:t xml:space="preserve"> איך היה להיות בתפקיד הנשאל?</w:t>
            </w:r>
            <w:r w:rsidR="00BC19F9">
              <w:rPr>
                <w:rFonts w:ascii="David" w:hAnsi="David" w:cs="David" w:hint="cs"/>
                <w:sz w:val="24"/>
                <w:szCs w:val="24"/>
                <w:rtl/>
              </w:rPr>
              <w:t xml:space="preserve"> </w:t>
            </w:r>
            <w:ins w:id="102" w:author="מנהל" w:date="2016-01-05T08:32:00Z">
              <w:r w:rsidR="00811E7B">
                <w:rPr>
                  <w:rFonts w:ascii="David" w:hAnsi="David" w:cs="David" w:hint="cs"/>
                  <w:sz w:val="24"/>
                  <w:szCs w:val="24"/>
                  <w:rtl/>
                </w:rPr>
                <w:t xml:space="preserve">השאלות הללו אינן עומדות בהלימה למטרה. </w:t>
              </w:r>
            </w:ins>
          </w:p>
          <w:p w:rsidR="00F7774F" w:rsidRPr="00F7774F" w:rsidRDefault="00811E7B" w:rsidP="00811E7B">
            <w:pPr>
              <w:rPr>
                <w:rFonts w:ascii="David" w:hAnsi="David" w:cs="David"/>
                <w:sz w:val="24"/>
                <w:szCs w:val="24"/>
                <w:rtl/>
              </w:rPr>
            </w:pPr>
            <w:ins w:id="103" w:author="מנהל" w:date="2016-01-05T08:33:00Z">
              <w:r>
                <w:rPr>
                  <w:rFonts w:ascii="David" w:hAnsi="David" w:cs="David" w:hint="cs"/>
                  <w:sz w:val="24"/>
                  <w:szCs w:val="24"/>
                  <w:rtl/>
                </w:rPr>
                <w:t>המטרה שלך לא מחודדת ולכן קשה לך לנסח שאלה מתאימה.</w:t>
              </w:r>
            </w:ins>
            <w:ins w:id="104" w:author="מנהל" w:date="2016-01-05T08:34:00Z">
              <w:r>
                <w:rPr>
                  <w:rFonts w:ascii="David" w:hAnsi="David" w:cs="David" w:hint="cs"/>
                  <w:sz w:val="24"/>
                  <w:szCs w:val="24"/>
                  <w:rtl/>
                </w:rPr>
                <w:t xml:space="preserve"> שאלי את עצמך מה רצית שהתלמידים ילמדו בשיעור על שבעת המינים ומה רצית שהם ילמדו מבחינת מיומנות? שהרי שאילת שאלות היא מיומנות הנשענת על הפקת מידע . בלי להפיק מידע הם לא יוכלו לשאול שאלות.</w:t>
              </w:r>
            </w:ins>
            <w:ins w:id="105" w:author="מנהל" w:date="2016-01-05T08:35:00Z">
              <w:r>
                <w:rPr>
                  <w:rFonts w:ascii="David" w:hAnsi="David" w:cs="David" w:hint="cs"/>
                  <w:sz w:val="24"/>
                  <w:szCs w:val="24"/>
                  <w:rtl/>
                </w:rPr>
                <w:t>.. נסי לנסח מטרות מחדש ואז חזרי לסיכום.</w:t>
              </w:r>
            </w:ins>
            <w:ins w:id="106" w:author="מנהל" w:date="2016-01-05T08:34:00Z">
              <w:r>
                <w:rPr>
                  <w:rFonts w:ascii="David" w:hAnsi="David" w:cs="David" w:hint="cs"/>
                  <w:sz w:val="24"/>
                  <w:szCs w:val="24"/>
                  <w:rtl/>
                </w:rPr>
                <w:t xml:space="preserve"> </w:t>
              </w:r>
            </w:ins>
            <w:r w:rsidR="00BC19F9">
              <w:rPr>
                <w:rFonts w:ascii="David" w:hAnsi="David" w:cs="David" w:hint="cs"/>
                <w:sz w:val="24"/>
                <w:szCs w:val="24"/>
                <w:rtl/>
              </w:rPr>
              <w:t>אילו מילים חדשות למדו?</w:t>
            </w:r>
            <w:r w:rsidR="00F7774F" w:rsidRPr="00F7774F">
              <w:rPr>
                <w:rFonts w:ascii="David" w:hAnsi="David" w:cs="David" w:hint="cs"/>
                <w:sz w:val="24"/>
                <w:szCs w:val="24"/>
                <w:rtl/>
              </w:rPr>
              <w:t xml:space="preserve"> מה היה להם קשה? מה היה להם קל? </w:t>
            </w:r>
          </w:p>
        </w:tc>
        <w:tc>
          <w:tcPr>
            <w:tcW w:w="3686" w:type="dxa"/>
          </w:tcPr>
          <w:p w:rsidR="00F7774F" w:rsidRPr="00F7774F" w:rsidRDefault="00F7774F" w:rsidP="00F7774F">
            <w:pPr>
              <w:rPr>
                <w:rFonts w:ascii="David" w:hAnsi="David" w:cs="David"/>
                <w:sz w:val="24"/>
                <w:szCs w:val="24"/>
                <w:rtl/>
              </w:rPr>
            </w:pPr>
            <w:r w:rsidRPr="00F7774F">
              <w:rPr>
                <w:rFonts w:ascii="David" w:hAnsi="David" w:cs="David" w:hint="cs"/>
                <w:sz w:val="24"/>
                <w:szCs w:val="24"/>
                <w:rtl/>
              </w:rPr>
              <w:t>4. בירור זה עם התלמידים חשוב להבנת תחושותיהם, להבין כיצד הרגישו, מה למדו, במה התקשו. זיקוק התובנות בסוף השיעור מעיד על הידע החדש שנרכש.</w:t>
            </w:r>
          </w:p>
        </w:tc>
      </w:tr>
    </w:tbl>
    <w:p w:rsidR="00EC4A7C" w:rsidRDefault="00EC4A7C">
      <w:pPr>
        <w:rPr>
          <w:rtl/>
        </w:rPr>
      </w:pPr>
    </w:p>
    <w:p w:rsidR="005657F4" w:rsidRDefault="005657F4" w:rsidP="005657F4">
      <w:pPr>
        <w:bidi w:val="0"/>
        <w:rPr>
          <w:rFonts w:ascii="David" w:hAnsi="David" w:cs="David"/>
          <w:sz w:val="40"/>
          <w:szCs w:val="40"/>
          <w:rtl/>
        </w:rPr>
      </w:pPr>
    </w:p>
    <w:p w:rsidR="005657F4" w:rsidRDefault="005657F4" w:rsidP="005657F4">
      <w:pPr>
        <w:bidi w:val="0"/>
        <w:rPr>
          <w:rFonts w:ascii="David" w:hAnsi="David" w:cs="David"/>
          <w:sz w:val="40"/>
          <w:szCs w:val="40"/>
          <w:rtl/>
        </w:rPr>
      </w:pPr>
    </w:p>
    <w:p w:rsidR="005657F4" w:rsidRDefault="005657F4" w:rsidP="00902968">
      <w:pPr>
        <w:spacing w:line="360" w:lineRule="auto"/>
        <w:rPr>
          <w:rFonts w:ascii="David" w:hAnsi="David" w:cs="David"/>
          <w:sz w:val="40"/>
          <w:szCs w:val="40"/>
          <w:rtl/>
        </w:rPr>
      </w:pPr>
    </w:p>
    <w:p w:rsidR="005657F4" w:rsidRDefault="00902968" w:rsidP="005657F4">
      <w:pPr>
        <w:spacing w:line="240" w:lineRule="auto"/>
        <w:jc w:val="center"/>
        <w:rPr>
          <w:rFonts w:ascii="David" w:hAnsi="David" w:cs="David"/>
          <w:b/>
          <w:color w:val="70AD47"/>
          <w:spacing w:val="10"/>
          <w:sz w:val="24"/>
          <w:szCs w:val="24"/>
          <w:rtl/>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pPr>
      <w:r w:rsidRPr="005657F4">
        <w:rPr>
          <w:rFonts w:ascii="David" w:hAnsi="David" w:cs="David"/>
          <w:b/>
          <w:color w:val="70AD47"/>
          <w:spacing w:val="10"/>
          <w:sz w:val="160"/>
          <w:szCs w:val="160"/>
          <w:rtl/>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חיטה</w:t>
      </w:r>
    </w:p>
    <w:p w:rsidR="00DC24ED" w:rsidRDefault="00A35634" w:rsidP="004F5F29">
      <w:pPr>
        <w:spacing w:line="360" w:lineRule="auto"/>
        <w:rPr>
          <w:rFonts w:ascii="David" w:hAnsi="David" w:cs="David"/>
          <w:sz w:val="24"/>
          <w:szCs w:val="24"/>
          <w:rtl/>
        </w:rPr>
      </w:pPr>
      <w:hyperlink r:id="rId6" w:tooltip="סוג (טקסונומיה)" w:history="1">
        <w:r w:rsidR="00902968" w:rsidRPr="00902968">
          <w:rPr>
            <w:rStyle w:val="Hyperlink"/>
            <w:rFonts w:ascii="David" w:hAnsi="David" w:cs="David"/>
            <w:color w:val="auto"/>
            <w:sz w:val="24"/>
            <w:szCs w:val="24"/>
            <w:u w:val="none"/>
            <w:rtl/>
          </w:rPr>
          <w:t>סוג</w:t>
        </w:r>
      </w:hyperlink>
      <w:r w:rsidR="00902968" w:rsidRPr="00902968">
        <w:rPr>
          <w:rFonts w:ascii="David" w:hAnsi="David" w:cs="David"/>
          <w:sz w:val="24"/>
          <w:szCs w:val="24"/>
          <w:rtl/>
        </w:rPr>
        <w:t xml:space="preserve"> במשפחת ה</w:t>
      </w:r>
      <w:hyperlink r:id="rId7" w:tooltip="דגניים" w:history="1">
        <w:r w:rsidR="00902968" w:rsidRPr="00902968">
          <w:rPr>
            <w:rStyle w:val="Hyperlink"/>
            <w:rFonts w:ascii="David" w:hAnsi="David" w:cs="David"/>
            <w:color w:val="auto"/>
            <w:sz w:val="24"/>
            <w:szCs w:val="24"/>
            <w:u w:val="none"/>
            <w:rtl/>
          </w:rPr>
          <w:t>דגניים</w:t>
        </w:r>
      </w:hyperlink>
      <w:r w:rsidR="005657F4">
        <w:rPr>
          <w:rFonts w:ascii="David" w:hAnsi="David" w:cs="David"/>
          <w:sz w:val="24"/>
          <w:szCs w:val="24"/>
          <w:rtl/>
        </w:rPr>
        <w:t>, ה</w:t>
      </w:r>
      <w:r w:rsidR="005657F4">
        <w:rPr>
          <w:rFonts w:ascii="David" w:hAnsi="David" w:cs="David" w:hint="cs"/>
          <w:sz w:val="24"/>
          <w:szCs w:val="24"/>
          <w:rtl/>
        </w:rPr>
        <w:t>נחשב כ</w:t>
      </w:r>
      <w:r w:rsidR="00902968" w:rsidRPr="00902968">
        <w:rPr>
          <w:rFonts w:ascii="David" w:hAnsi="David" w:cs="David"/>
          <w:sz w:val="24"/>
          <w:szCs w:val="24"/>
          <w:rtl/>
        </w:rPr>
        <w:t>מקור מזון ל</w:t>
      </w:r>
      <w:hyperlink r:id="rId8" w:tooltip="אדם" w:history="1">
        <w:r w:rsidR="00902968" w:rsidRPr="00902968">
          <w:rPr>
            <w:rStyle w:val="Hyperlink"/>
            <w:rFonts w:ascii="David" w:hAnsi="David" w:cs="David"/>
            <w:color w:val="auto"/>
            <w:sz w:val="24"/>
            <w:szCs w:val="24"/>
            <w:u w:val="none"/>
            <w:rtl/>
          </w:rPr>
          <w:t>אדם</w:t>
        </w:r>
      </w:hyperlink>
      <w:r w:rsidR="00902968" w:rsidRPr="00902968">
        <w:rPr>
          <w:rFonts w:ascii="David" w:hAnsi="David" w:cs="David"/>
          <w:sz w:val="24"/>
          <w:szCs w:val="24"/>
          <w:rtl/>
        </w:rPr>
        <w:t>. חיטה הוא הגידול השני הנפוץ ביותר ב</w:t>
      </w:r>
      <w:hyperlink r:id="rId9" w:tooltip="עולם" w:history="1">
        <w:r w:rsidR="00902968" w:rsidRPr="00902968">
          <w:rPr>
            <w:rStyle w:val="Hyperlink"/>
            <w:rFonts w:ascii="David" w:hAnsi="David" w:cs="David"/>
            <w:color w:val="auto"/>
            <w:sz w:val="24"/>
            <w:szCs w:val="24"/>
            <w:u w:val="none"/>
            <w:rtl/>
          </w:rPr>
          <w:t>עולם</w:t>
        </w:r>
      </w:hyperlink>
      <w:r w:rsidR="00902968" w:rsidRPr="00902968">
        <w:rPr>
          <w:rFonts w:ascii="David" w:hAnsi="David" w:cs="David"/>
          <w:sz w:val="24"/>
          <w:szCs w:val="24"/>
          <w:rtl/>
        </w:rPr>
        <w:t xml:space="preserve"> אחרי </w:t>
      </w:r>
      <w:hyperlink r:id="rId10" w:tooltip="תירס" w:history="1">
        <w:r w:rsidR="00902968" w:rsidRPr="00902968">
          <w:rPr>
            <w:rStyle w:val="Hyperlink"/>
            <w:rFonts w:ascii="David" w:hAnsi="David" w:cs="David"/>
            <w:color w:val="auto"/>
            <w:sz w:val="24"/>
            <w:szCs w:val="24"/>
            <w:u w:val="none"/>
            <w:rtl/>
          </w:rPr>
          <w:t>תירס</w:t>
        </w:r>
      </w:hyperlink>
      <w:r w:rsidR="00902968" w:rsidRPr="00902968">
        <w:rPr>
          <w:rFonts w:ascii="David" w:hAnsi="David" w:cs="David"/>
          <w:sz w:val="24"/>
          <w:szCs w:val="24"/>
          <w:rtl/>
        </w:rPr>
        <w:t xml:space="preserve"> ולפני </w:t>
      </w:r>
      <w:hyperlink r:id="rId11" w:tooltip="אורז" w:history="1">
        <w:r w:rsidR="00902968" w:rsidRPr="00902968">
          <w:rPr>
            <w:rStyle w:val="Hyperlink"/>
            <w:rFonts w:ascii="David" w:hAnsi="David" w:cs="David"/>
            <w:color w:val="auto"/>
            <w:sz w:val="24"/>
            <w:szCs w:val="24"/>
            <w:u w:val="none"/>
            <w:rtl/>
          </w:rPr>
          <w:t>אורז</w:t>
        </w:r>
      </w:hyperlink>
      <w:r w:rsidR="00902968" w:rsidRPr="00902968">
        <w:rPr>
          <w:rFonts w:ascii="David" w:hAnsi="David" w:cs="David"/>
          <w:sz w:val="24"/>
          <w:szCs w:val="24"/>
          <w:rtl/>
        </w:rPr>
        <w:t>‏</w:t>
      </w:r>
      <w:r w:rsidR="00DC24ED">
        <w:rPr>
          <w:rFonts w:ascii="David" w:hAnsi="David" w:cs="David" w:hint="cs"/>
          <w:sz w:val="24"/>
          <w:szCs w:val="24"/>
          <w:rtl/>
        </w:rPr>
        <w:t>.</w:t>
      </w:r>
      <w:r w:rsidR="005657F4">
        <w:rPr>
          <w:rFonts w:ascii="David" w:hAnsi="David" w:cs="David" w:hint="cs"/>
          <w:sz w:val="24"/>
          <w:szCs w:val="24"/>
          <w:rtl/>
        </w:rPr>
        <w:t xml:space="preserve"> מגוון </w:t>
      </w:r>
      <w:r w:rsidR="00DC24ED" w:rsidRPr="00DC24ED">
        <w:rPr>
          <w:rFonts w:ascii="David" w:hAnsi="David" w:cs="David" w:hint="cs"/>
          <w:sz w:val="24"/>
          <w:szCs w:val="24"/>
          <w:rtl/>
        </w:rPr>
        <w:t>המאכלים המבוססים על החיטה הוא רב. אמנם ניתן גם לבשל את גרגרי החיטה כמאכל בפני עצמו‏</w:t>
      </w:r>
      <w:r w:rsidR="005657F4">
        <w:rPr>
          <w:rFonts w:hint="cs"/>
          <w:rtl/>
        </w:rPr>
        <w:t xml:space="preserve">, </w:t>
      </w:r>
      <w:r w:rsidR="00DC24ED" w:rsidRPr="00DC24ED">
        <w:rPr>
          <w:rFonts w:ascii="David" w:hAnsi="David" w:cs="David" w:hint="cs"/>
          <w:sz w:val="24"/>
          <w:szCs w:val="24"/>
          <w:rtl/>
        </w:rPr>
        <w:t xml:space="preserve">אך השימושים העיקריים של החיטה מבוססים על הקמח שלה. </w:t>
      </w:r>
      <w:hyperlink r:id="rId12" w:tooltip="טחנת קמח" w:history="1">
        <w:r w:rsidR="00DC24ED" w:rsidRPr="00DC24ED">
          <w:rPr>
            <w:rStyle w:val="Hyperlink"/>
            <w:rFonts w:ascii="David" w:hAnsi="David" w:cs="David" w:hint="cs"/>
            <w:color w:val="auto"/>
            <w:sz w:val="24"/>
            <w:szCs w:val="24"/>
            <w:u w:val="none"/>
            <w:rtl/>
          </w:rPr>
          <w:t>טחנות קמח</w:t>
        </w:r>
      </w:hyperlink>
      <w:r w:rsidR="00DC24ED" w:rsidRPr="00DC24ED">
        <w:rPr>
          <w:rFonts w:ascii="David" w:hAnsi="David" w:cs="David" w:hint="cs"/>
          <w:sz w:val="24"/>
          <w:szCs w:val="24"/>
          <w:rtl/>
        </w:rPr>
        <w:t xml:space="preserve"> טוחנות את </w:t>
      </w:r>
      <w:hyperlink r:id="rId13" w:tooltip="זרע (בוטניקה)" w:history="1">
        <w:r w:rsidR="00DC24ED" w:rsidRPr="00DC24ED">
          <w:rPr>
            <w:rStyle w:val="Hyperlink"/>
            <w:rFonts w:ascii="David" w:hAnsi="David" w:cs="David" w:hint="cs"/>
            <w:color w:val="auto"/>
            <w:sz w:val="24"/>
            <w:szCs w:val="24"/>
            <w:u w:val="none"/>
            <w:rtl/>
          </w:rPr>
          <w:t>זרעי</w:t>
        </w:r>
      </w:hyperlink>
      <w:r w:rsidR="00DC24ED" w:rsidRPr="00DC24ED">
        <w:rPr>
          <w:rFonts w:ascii="David" w:hAnsi="David" w:cs="David" w:hint="cs"/>
          <w:sz w:val="24"/>
          <w:szCs w:val="24"/>
          <w:rtl/>
        </w:rPr>
        <w:t xml:space="preserve"> החיטה ומכינות מהם </w:t>
      </w:r>
      <w:hyperlink r:id="rId14" w:tooltip="קמח" w:history="1">
        <w:r w:rsidR="00DC24ED" w:rsidRPr="00DC24ED">
          <w:rPr>
            <w:rStyle w:val="Hyperlink"/>
            <w:rFonts w:ascii="David" w:hAnsi="David" w:cs="David" w:hint="cs"/>
            <w:color w:val="auto"/>
            <w:sz w:val="24"/>
            <w:szCs w:val="24"/>
            <w:u w:val="none"/>
            <w:rtl/>
          </w:rPr>
          <w:t>קמח</w:t>
        </w:r>
      </w:hyperlink>
      <w:r w:rsidR="00DC24ED" w:rsidRPr="00DC24ED">
        <w:rPr>
          <w:rFonts w:ascii="David" w:hAnsi="David" w:cs="David" w:hint="cs"/>
          <w:sz w:val="24"/>
          <w:szCs w:val="24"/>
          <w:rtl/>
        </w:rPr>
        <w:t xml:space="preserve"> - שממנו מכינים </w:t>
      </w:r>
      <w:hyperlink r:id="rId15" w:tooltip="לחם" w:history="1">
        <w:r w:rsidR="00DC24ED" w:rsidRPr="00DC24ED">
          <w:rPr>
            <w:rStyle w:val="Hyperlink"/>
            <w:rFonts w:ascii="David" w:hAnsi="David" w:cs="David" w:hint="cs"/>
            <w:color w:val="auto"/>
            <w:sz w:val="24"/>
            <w:szCs w:val="24"/>
            <w:u w:val="none"/>
            <w:rtl/>
          </w:rPr>
          <w:t>לחם</w:t>
        </w:r>
      </w:hyperlink>
      <w:r w:rsidR="00DC24ED" w:rsidRPr="00DC24ED">
        <w:rPr>
          <w:rFonts w:ascii="David" w:hAnsi="David" w:cs="David" w:hint="cs"/>
          <w:sz w:val="24"/>
          <w:szCs w:val="24"/>
          <w:rtl/>
        </w:rPr>
        <w:t xml:space="preserve">, </w:t>
      </w:r>
      <w:hyperlink r:id="rId16" w:tooltip="עוגה" w:history="1">
        <w:r w:rsidR="00DC24ED" w:rsidRPr="00DC24ED">
          <w:rPr>
            <w:rStyle w:val="Hyperlink"/>
            <w:rFonts w:ascii="David" w:hAnsi="David" w:cs="David" w:hint="cs"/>
            <w:color w:val="auto"/>
            <w:sz w:val="24"/>
            <w:szCs w:val="24"/>
            <w:u w:val="none"/>
            <w:rtl/>
          </w:rPr>
          <w:t>עוגות</w:t>
        </w:r>
      </w:hyperlink>
      <w:r w:rsidR="00DC24ED" w:rsidRPr="00DC24ED">
        <w:rPr>
          <w:rFonts w:ascii="David" w:hAnsi="David" w:cs="David" w:hint="cs"/>
          <w:sz w:val="24"/>
          <w:szCs w:val="24"/>
          <w:rtl/>
        </w:rPr>
        <w:t xml:space="preserve">, </w:t>
      </w:r>
      <w:hyperlink r:id="rId17" w:tooltip="פשטידה" w:history="1">
        <w:r w:rsidR="00DC24ED" w:rsidRPr="00DC24ED">
          <w:rPr>
            <w:rStyle w:val="Hyperlink"/>
            <w:rFonts w:ascii="David" w:hAnsi="David" w:cs="David" w:hint="cs"/>
            <w:color w:val="auto"/>
            <w:sz w:val="24"/>
            <w:szCs w:val="24"/>
            <w:u w:val="none"/>
            <w:rtl/>
          </w:rPr>
          <w:t>פשטידות</w:t>
        </w:r>
      </w:hyperlink>
      <w:r w:rsidR="00DC24ED" w:rsidRPr="00DC24ED">
        <w:rPr>
          <w:rFonts w:ascii="David" w:hAnsi="David" w:cs="David" w:hint="cs"/>
          <w:sz w:val="24"/>
          <w:szCs w:val="24"/>
          <w:rtl/>
        </w:rPr>
        <w:t xml:space="preserve">, </w:t>
      </w:r>
      <w:hyperlink r:id="rId18" w:tooltip="פסטה" w:history="1">
        <w:r w:rsidR="00DC24ED" w:rsidRPr="00DC24ED">
          <w:rPr>
            <w:rStyle w:val="Hyperlink"/>
            <w:rFonts w:ascii="David" w:hAnsi="David" w:cs="David" w:hint="cs"/>
            <w:color w:val="auto"/>
            <w:sz w:val="24"/>
            <w:szCs w:val="24"/>
            <w:u w:val="none"/>
            <w:rtl/>
          </w:rPr>
          <w:t>פסטה</w:t>
        </w:r>
      </w:hyperlink>
      <w:r w:rsidR="00DC24ED" w:rsidRPr="00DC24ED">
        <w:rPr>
          <w:rFonts w:ascii="David" w:hAnsi="David" w:cs="David" w:hint="cs"/>
          <w:sz w:val="24"/>
          <w:szCs w:val="24"/>
          <w:rtl/>
        </w:rPr>
        <w:t xml:space="preserve"> ומוצרי </w:t>
      </w:r>
      <w:hyperlink r:id="rId19" w:tooltip="בצק" w:history="1">
        <w:r w:rsidR="00DC24ED" w:rsidRPr="00DC24ED">
          <w:rPr>
            <w:rStyle w:val="Hyperlink"/>
            <w:rFonts w:ascii="David" w:hAnsi="David" w:cs="David" w:hint="cs"/>
            <w:color w:val="auto"/>
            <w:sz w:val="24"/>
            <w:szCs w:val="24"/>
            <w:u w:val="none"/>
            <w:rtl/>
          </w:rPr>
          <w:t>בצק</w:t>
        </w:r>
      </w:hyperlink>
      <w:r w:rsidR="00DC24ED" w:rsidRPr="00DC24ED">
        <w:rPr>
          <w:rFonts w:ascii="David" w:hAnsi="David" w:cs="David" w:hint="cs"/>
          <w:sz w:val="24"/>
          <w:szCs w:val="24"/>
          <w:rtl/>
        </w:rPr>
        <w:t xml:space="preserve"> אחרים. החיטה משמשת כיום גם כמקור ל</w:t>
      </w:r>
      <w:hyperlink r:id="rId20" w:tooltip="מספוא" w:history="1">
        <w:r w:rsidR="00DC24ED" w:rsidRPr="00DC24ED">
          <w:rPr>
            <w:rStyle w:val="Hyperlink"/>
            <w:rFonts w:ascii="David" w:hAnsi="David" w:cs="David" w:hint="cs"/>
            <w:color w:val="auto"/>
            <w:sz w:val="24"/>
            <w:szCs w:val="24"/>
            <w:u w:val="none"/>
            <w:rtl/>
          </w:rPr>
          <w:t>מספוא</w:t>
        </w:r>
      </w:hyperlink>
      <w:r w:rsidR="005657F4">
        <w:rPr>
          <w:rStyle w:val="Hyperlink"/>
          <w:rFonts w:ascii="David" w:hAnsi="David" w:cs="David" w:hint="cs"/>
          <w:color w:val="auto"/>
          <w:sz w:val="24"/>
          <w:szCs w:val="24"/>
          <w:u w:val="none"/>
          <w:rtl/>
        </w:rPr>
        <w:t>(=</w:t>
      </w:r>
      <w:r w:rsidR="005657F4" w:rsidRPr="005657F4">
        <w:rPr>
          <w:rStyle w:val="st1"/>
          <w:rFonts w:ascii="David" w:hAnsi="David" w:cs="David"/>
          <w:sz w:val="24"/>
          <w:szCs w:val="24"/>
          <w:rtl/>
        </w:rPr>
        <w:t>למגוון גדול של מיני מזון הנאכלים על ידי בהמות)</w:t>
      </w:r>
      <w:r w:rsidR="00DC24ED" w:rsidRPr="005657F4">
        <w:rPr>
          <w:rFonts w:ascii="David" w:hAnsi="David" w:cs="David"/>
          <w:sz w:val="24"/>
          <w:szCs w:val="24"/>
          <w:rtl/>
        </w:rPr>
        <w:t>,</w:t>
      </w:r>
      <w:r w:rsidR="00DC24ED" w:rsidRPr="00DC24ED">
        <w:rPr>
          <w:rFonts w:ascii="David" w:hAnsi="David" w:cs="David" w:hint="cs"/>
          <w:sz w:val="24"/>
          <w:szCs w:val="24"/>
          <w:rtl/>
        </w:rPr>
        <w:t xml:space="preserve"> לייצור </w:t>
      </w:r>
      <w:hyperlink r:id="rId21" w:tooltip="שמן חיטה (הדף אינו קיים)" w:history="1">
        <w:r w:rsidR="00DC24ED" w:rsidRPr="00DC24ED">
          <w:rPr>
            <w:rStyle w:val="Hyperlink"/>
            <w:rFonts w:ascii="David" w:hAnsi="David" w:cs="David" w:hint="cs"/>
            <w:color w:val="auto"/>
            <w:sz w:val="24"/>
            <w:szCs w:val="24"/>
            <w:u w:val="none"/>
            <w:rtl/>
          </w:rPr>
          <w:t>שמן חיטה</w:t>
        </w:r>
      </w:hyperlink>
      <w:r w:rsidR="00DC24ED" w:rsidRPr="00DC24ED">
        <w:rPr>
          <w:rFonts w:ascii="David" w:hAnsi="David" w:cs="David" w:hint="cs"/>
          <w:sz w:val="24"/>
          <w:szCs w:val="24"/>
          <w:rtl/>
        </w:rPr>
        <w:t xml:space="preserve"> לצרכים רפואיים, לייצור </w:t>
      </w:r>
      <w:hyperlink r:id="rId22" w:tooltip="בירה" w:history="1">
        <w:r w:rsidR="00DC24ED" w:rsidRPr="00DC24ED">
          <w:rPr>
            <w:rStyle w:val="Hyperlink"/>
            <w:rFonts w:ascii="David" w:hAnsi="David" w:cs="David" w:hint="cs"/>
            <w:color w:val="auto"/>
            <w:sz w:val="24"/>
            <w:szCs w:val="24"/>
            <w:u w:val="none"/>
            <w:rtl/>
          </w:rPr>
          <w:t>בירה</w:t>
        </w:r>
      </w:hyperlink>
      <w:r w:rsidR="00DC24ED" w:rsidRPr="00DC24ED">
        <w:rPr>
          <w:rFonts w:ascii="David" w:hAnsi="David" w:cs="David" w:hint="cs"/>
          <w:sz w:val="24"/>
          <w:szCs w:val="24"/>
          <w:rtl/>
        </w:rPr>
        <w:t xml:space="preserve">, </w:t>
      </w:r>
      <w:r w:rsidR="004F5F29">
        <w:rPr>
          <w:rFonts w:ascii="David" w:hAnsi="David" w:cs="David" w:hint="cs"/>
          <w:sz w:val="24"/>
          <w:szCs w:val="24"/>
          <w:rtl/>
        </w:rPr>
        <w:t>ל</w:t>
      </w:r>
      <w:hyperlink r:id="rId23" w:tooltip="רפואה" w:history="1">
        <w:r w:rsidR="00DC24ED" w:rsidRPr="00DC24ED">
          <w:rPr>
            <w:rStyle w:val="Hyperlink"/>
            <w:rFonts w:ascii="David" w:hAnsi="David" w:cs="David" w:hint="cs"/>
            <w:color w:val="auto"/>
            <w:sz w:val="24"/>
            <w:szCs w:val="24"/>
            <w:u w:val="none"/>
            <w:rtl/>
          </w:rPr>
          <w:t>רפואה</w:t>
        </w:r>
      </w:hyperlink>
      <w:r w:rsidR="004F5F29">
        <w:rPr>
          <w:rFonts w:ascii="David" w:hAnsi="David" w:cs="David" w:hint="cs"/>
          <w:sz w:val="24"/>
          <w:szCs w:val="24"/>
          <w:rtl/>
        </w:rPr>
        <w:t xml:space="preserve"> ול</w:t>
      </w:r>
      <w:hyperlink r:id="rId24" w:tooltip="דלק" w:history="1">
        <w:r w:rsidR="00DC24ED" w:rsidRPr="00DC24ED">
          <w:rPr>
            <w:rStyle w:val="Hyperlink"/>
            <w:rFonts w:ascii="David" w:hAnsi="David" w:cs="David" w:hint="cs"/>
            <w:color w:val="auto"/>
            <w:sz w:val="24"/>
            <w:szCs w:val="24"/>
            <w:u w:val="none"/>
            <w:rtl/>
          </w:rPr>
          <w:t>דלק</w:t>
        </w:r>
      </w:hyperlink>
      <w:r w:rsidR="00DC24ED">
        <w:rPr>
          <w:rFonts w:ascii="David" w:hAnsi="David" w:cs="David" w:hint="cs"/>
          <w:sz w:val="24"/>
          <w:szCs w:val="24"/>
          <w:rtl/>
        </w:rPr>
        <w:t xml:space="preserve">. </w:t>
      </w:r>
      <w:r w:rsidR="004F5F29">
        <w:rPr>
          <w:rFonts w:ascii="David" w:hAnsi="David" w:cs="David" w:hint="cs"/>
          <w:sz w:val="24"/>
          <w:szCs w:val="24"/>
          <w:rtl/>
        </w:rPr>
        <w:t xml:space="preserve">את החיטה קוצרים בחג הקציר שהוא שבועות. </w:t>
      </w:r>
      <w:r w:rsidR="00DC24ED" w:rsidRPr="00DC24ED">
        <w:rPr>
          <w:rFonts w:ascii="David" w:hAnsi="David" w:cs="David" w:hint="cs"/>
          <w:sz w:val="24"/>
          <w:szCs w:val="24"/>
          <w:rtl/>
        </w:rPr>
        <w:t>רוב החיטה בישראל מגודלת בנגב.</w:t>
      </w:r>
      <w:r w:rsidR="00DC24ED">
        <w:rPr>
          <w:rFonts w:ascii="David" w:hAnsi="David" w:cs="David" w:hint="cs"/>
          <w:sz w:val="24"/>
          <w:szCs w:val="24"/>
          <w:rtl/>
        </w:rPr>
        <w:t xml:space="preserve"> </w:t>
      </w:r>
      <w:r w:rsidR="00DC24ED" w:rsidRPr="00DC24ED">
        <w:rPr>
          <w:rFonts w:ascii="David" w:hAnsi="David" w:cs="David"/>
          <w:sz w:val="24"/>
          <w:szCs w:val="24"/>
          <w:rtl/>
        </w:rPr>
        <w:t>רוב החיטה המשמשת לייצור קמח</w:t>
      </w:r>
      <w:r w:rsidR="004F5F29">
        <w:rPr>
          <w:rFonts w:ascii="David" w:hAnsi="David" w:cs="David"/>
          <w:sz w:val="24"/>
          <w:szCs w:val="24"/>
          <w:rtl/>
        </w:rPr>
        <w:t xml:space="preserve"> משובח ללחם</w:t>
      </w:r>
      <w:r w:rsidR="00DC24ED" w:rsidRPr="00DC24ED">
        <w:rPr>
          <w:rFonts w:ascii="David" w:hAnsi="David" w:cs="David"/>
          <w:sz w:val="24"/>
          <w:szCs w:val="24"/>
          <w:rtl/>
        </w:rPr>
        <w:t xml:space="preserve"> </w:t>
      </w:r>
      <w:r w:rsidR="004F5F29">
        <w:rPr>
          <w:rFonts w:ascii="David" w:hAnsi="David" w:cs="David" w:hint="cs"/>
          <w:sz w:val="24"/>
          <w:szCs w:val="24"/>
          <w:rtl/>
        </w:rPr>
        <w:t>ו</w:t>
      </w:r>
      <w:r w:rsidR="00DC24ED" w:rsidRPr="00DC24ED">
        <w:rPr>
          <w:rFonts w:ascii="David" w:hAnsi="David" w:cs="David"/>
          <w:sz w:val="24"/>
          <w:szCs w:val="24"/>
          <w:rtl/>
        </w:rPr>
        <w:t>לפסטה, מקורם בארצות הברית. וזאת משתי סיבות:</w:t>
      </w:r>
      <w:r w:rsidR="004F5F29">
        <w:rPr>
          <w:rFonts w:ascii="David" w:hAnsi="David" w:cs="David" w:hint="cs"/>
          <w:sz w:val="24"/>
          <w:szCs w:val="24"/>
          <w:rtl/>
        </w:rPr>
        <w:t xml:space="preserve">                                                                                                      1</w:t>
      </w:r>
      <w:r w:rsidR="00DC24ED" w:rsidRPr="00DC24ED">
        <w:rPr>
          <w:rFonts w:ascii="David" w:hAnsi="David" w:cs="David"/>
          <w:sz w:val="24"/>
          <w:szCs w:val="24"/>
          <w:rtl/>
        </w:rPr>
        <w:t xml:space="preserve">. יבולי החיטה בישראל אינם מספקים לצריכה מקומית לצורכי מאכל לבני אדם, בגלל קוטנה </w:t>
      </w:r>
      <w:r w:rsidR="00DC24ED" w:rsidRPr="00DC24ED">
        <w:rPr>
          <w:rFonts w:ascii="David" w:hAnsi="David" w:cs="David"/>
          <w:sz w:val="24"/>
          <w:szCs w:val="24"/>
          <w:rtl/>
        </w:rPr>
        <w:lastRenderedPageBreak/>
        <w:t>של המדינה והעדר קרקעות זמינות לגידולי חיטה בכמות מספקת</w:t>
      </w:r>
      <w:r w:rsidR="004F5F29">
        <w:rPr>
          <w:rFonts w:ascii="David" w:hAnsi="David" w:cs="David" w:hint="cs"/>
          <w:sz w:val="24"/>
          <w:szCs w:val="24"/>
          <w:rtl/>
        </w:rPr>
        <w:t>.                                                        2</w:t>
      </w:r>
      <w:r w:rsidR="00DC24ED" w:rsidRPr="00DC24ED">
        <w:rPr>
          <w:rFonts w:ascii="David" w:hAnsi="David" w:cs="David"/>
          <w:sz w:val="24"/>
          <w:szCs w:val="24"/>
          <w:rtl/>
        </w:rPr>
        <w:t>. חלק מהחיטה המיוצרת נחשבת כבעלת איכות נמוכה.</w:t>
      </w:r>
      <w:r w:rsidR="00B25271">
        <w:rPr>
          <w:rFonts w:ascii="David" w:hAnsi="David" w:cs="David" w:hint="cs"/>
          <w:sz w:val="24"/>
          <w:szCs w:val="24"/>
          <w:rtl/>
        </w:rPr>
        <w:t xml:space="preserve"> </w:t>
      </w:r>
    </w:p>
    <w:p w:rsidR="004F5F29" w:rsidRDefault="004F5F29" w:rsidP="00DC24ED">
      <w:pPr>
        <w:spacing w:line="360" w:lineRule="auto"/>
        <w:rPr>
          <w:rFonts w:ascii="David" w:hAnsi="David" w:cs="David"/>
          <w:sz w:val="24"/>
          <w:szCs w:val="24"/>
          <w:rtl/>
        </w:rPr>
      </w:pPr>
    </w:p>
    <w:p w:rsidR="00DC24ED" w:rsidRDefault="00DC24ED" w:rsidP="00DC24ED">
      <w:pPr>
        <w:spacing w:line="360" w:lineRule="auto"/>
        <w:rPr>
          <w:rFonts w:ascii="David" w:hAnsi="David" w:cs="David"/>
          <w:sz w:val="24"/>
          <w:szCs w:val="24"/>
          <w:rtl/>
        </w:rPr>
      </w:pPr>
      <w:r>
        <w:rPr>
          <w:rFonts w:ascii="David" w:hAnsi="David" w:cs="David" w:hint="cs"/>
          <w:sz w:val="24"/>
          <w:szCs w:val="24"/>
          <w:rtl/>
        </w:rPr>
        <w:t>רגע של עברית:</w:t>
      </w:r>
      <w:r w:rsidR="004F5F29">
        <w:rPr>
          <w:rFonts w:ascii="David" w:hAnsi="David" w:cs="David" w:hint="cs"/>
          <w:sz w:val="24"/>
          <w:szCs w:val="24"/>
          <w:rtl/>
        </w:rPr>
        <w:t xml:space="preserve"> תהליך גידול החיטה.</w:t>
      </w:r>
    </w:p>
    <w:p w:rsidR="00DC24ED" w:rsidRPr="00F35538" w:rsidRDefault="00A35634" w:rsidP="00DC24ED">
      <w:pPr>
        <w:numPr>
          <w:ilvl w:val="0"/>
          <w:numId w:val="1"/>
        </w:numPr>
        <w:spacing w:line="360" w:lineRule="auto"/>
        <w:rPr>
          <w:rFonts w:ascii="David" w:hAnsi="David" w:cs="David"/>
          <w:sz w:val="24"/>
          <w:szCs w:val="24"/>
        </w:rPr>
      </w:pPr>
      <w:hyperlink r:id="rId25" w:tooltip="חרישה" w:history="1">
        <w:r w:rsidR="00DC24ED" w:rsidRPr="00F35538">
          <w:rPr>
            <w:rStyle w:val="Hyperlink"/>
            <w:rFonts w:ascii="David" w:hAnsi="David" w:cs="David" w:hint="cs"/>
            <w:color w:val="auto"/>
            <w:sz w:val="24"/>
            <w:szCs w:val="24"/>
            <w:u w:val="none"/>
            <w:rtl/>
          </w:rPr>
          <w:t>חריש</w:t>
        </w:r>
      </w:hyperlink>
      <w:r w:rsidR="004F5F29" w:rsidRPr="00F35538">
        <w:rPr>
          <w:rStyle w:val="Hyperlink"/>
          <w:rFonts w:ascii="David" w:hAnsi="David" w:cs="David" w:hint="cs"/>
          <w:color w:val="auto"/>
          <w:sz w:val="24"/>
          <w:szCs w:val="24"/>
          <w:u w:val="none"/>
          <w:rtl/>
        </w:rPr>
        <w:t>ה</w:t>
      </w:r>
      <w:r w:rsidR="00F35538" w:rsidRPr="00F35538">
        <w:rPr>
          <w:rFonts w:ascii="David" w:hAnsi="David" w:cs="David" w:hint="cs"/>
          <w:sz w:val="24"/>
          <w:szCs w:val="24"/>
          <w:rtl/>
        </w:rPr>
        <w:t xml:space="preserve"> =</w:t>
      </w:r>
      <w:r w:rsidR="00DC24ED" w:rsidRPr="00F35538">
        <w:rPr>
          <w:rFonts w:ascii="David" w:hAnsi="David" w:cs="David" w:hint="cs"/>
          <w:sz w:val="24"/>
          <w:szCs w:val="24"/>
          <w:rtl/>
        </w:rPr>
        <w:t xml:space="preserve"> עיבוד האדמה לקראת </w:t>
      </w:r>
      <w:hyperlink r:id="rId26" w:tooltip="זריעה" w:history="1">
        <w:r w:rsidR="00DC24ED" w:rsidRPr="00F35538">
          <w:rPr>
            <w:rStyle w:val="Hyperlink"/>
            <w:rFonts w:ascii="David" w:hAnsi="David" w:cs="David" w:hint="cs"/>
            <w:color w:val="auto"/>
            <w:sz w:val="24"/>
            <w:szCs w:val="24"/>
            <w:u w:val="none"/>
            <w:rtl/>
          </w:rPr>
          <w:t>זריעה</w:t>
        </w:r>
      </w:hyperlink>
      <w:r w:rsidR="00DC24ED" w:rsidRPr="00F35538">
        <w:rPr>
          <w:rFonts w:ascii="David" w:hAnsi="David" w:cs="David" w:hint="cs"/>
          <w:sz w:val="24"/>
          <w:szCs w:val="24"/>
          <w:rtl/>
        </w:rPr>
        <w:t>.</w:t>
      </w:r>
    </w:p>
    <w:p w:rsidR="00DC24ED" w:rsidRPr="00F35538" w:rsidRDefault="00A35634" w:rsidP="00DC24ED">
      <w:pPr>
        <w:numPr>
          <w:ilvl w:val="0"/>
          <w:numId w:val="1"/>
        </w:numPr>
        <w:spacing w:line="360" w:lineRule="auto"/>
        <w:rPr>
          <w:rFonts w:ascii="David" w:hAnsi="David" w:cs="David"/>
          <w:sz w:val="24"/>
          <w:szCs w:val="24"/>
          <w:rtl/>
        </w:rPr>
      </w:pPr>
      <w:hyperlink r:id="rId27" w:tooltip="זריעה" w:history="1">
        <w:r w:rsidR="00DC24ED" w:rsidRPr="00F35538">
          <w:rPr>
            <w:rStyle w:val="Hyperlink"/>
            <w:rFonts w:ascii="David" w:hAnsi="David" w:cs="David" w:hint="cs"/>
            <w:color w:val="auto"/>
            <w:sz w:val="24"/>
            <w:szCs w:val="24"/>
            <w:u w:val="none"/>
            <w:rtl/>
          </w:rPr>
          <w:t>זריעה</w:t>
        </w:r>
      </w:hyperlink>
      <w:r w:rsidR="00F35538" w:rsidRPr="00F35538">
        <w:rPr>
          <w:rFonts w:ascii="David" w:hAnsi="David" w:cs="David" w:hint="cs"/>
          <w:sz w:val="24"/>
          <w:szCs w:val="24"/>
          <w:rtl/>
        </w:rPr>
        <w:t xml:space="preserve"> =</w:t>
      </w:r>
      <w:r w:rsidR="00DC24ED" w:rsidRPr="00F35538">
        <w:rPr>
          <w:rFonts w:ascii="David" w:hAnsi="David" w:cs="David" w:hint="cs"/>
          <w:sz w:val="24"/>
          <w:szCs w:val="24"/>
          <w:rtl/>
        </w:rPr>
        <w:t xml:space="preserve"> באמצעות </w:t>
      </w:r>
      <w:hyperlink r:id="rId28" w:tooltip="משפך" w:history="1">
        <w:r w:rsidR="00DC24ED" w:rsidRPr="00F35538">
          <w:rPr>
            <w:rStyle w:val="Hyperlink"/>
            <w:rFonts w:ascii="David" w:hAnsi="David" w:cs="David" w:hint="cs"/>
            <w:color w:val="auto"/>
            <w:sz w:val="24"/>
            <w:szCs w:val="24"/>
            <w:u w:val="none"/>
            <w:rtl/>
          </w:rPr>
          <w:t>משפך</w:t>
        </w:r>
      </w:hyperlink>
      <w:r w:rsidR="00DC24ED" w:rsidRPr="00F35538">
        <w:rPr>
          <w:rFonts w:ascii="David" w:hAnsi="David" w:cs="David" w:hint="cs"/>
          <w:sz w:val="24"/>
          <w:szCs w:val="24"/>
          <w:rtl/>
        </w:rPr>
        <w:t>, או באמצעות פיזור הזרעים.</w:t>
      </w:r>
    </w:p>
    <w:p w:rsidR="00F35538" w:rsidRDefault="00A35634" w:rsidP="00DC24ED">
      <w:pPr>
        <w:numPr>
          <w:ilvl w:val="0"/>
          <w:numId w:val="1"/>
        </w:numPr>
        <w:spacing w:line="360" w:lineRule="auto"/>
        <w:rPr>
          <w:rFonts w:ascii="David" w:hAnsi="David" w:cs="David"/>
          <w:sz w:val="24"/>
          <w:szCs w:val="24"/>
        </w:rPr>
      </w:pPr>
      <w:hyperlink r:id="rId29" w:tooltip="קציר" w:history="1">
        <w:r w:rsidR="00DC24ED" w:rsidRPr="00F35538">
          <w:rPr>
            <w:rStyle w:val="Hyperlink"/>
            <w:rFonts w:ascii="David" w:hAnsi="David" w:cs="David" w:hint="cs"/>
            <w:color w:val="auto"/>
            <w:sz w:val="24"/>
            <w:szCs w:val="24"/>
            <w:u w:val="none"/>
            <w:rtl/>
          </w:rPr>
          <w:t>קציר</w:t>
        </w:r>
      </w:hyperlink>
      <w:r w:rsidR="00F35538" w:rsidRPr="00F35538">
        <w:rPr>
          <w:rFonts w:ascii="David" w:hAnsi="David" w:cs="David" w:hint="cs"/>
          <w:sz w:val="24"/>
          <w:szCs w:val="24"/>
          <w:rtl/>
        </w:rPr>
        <w:t xml:space="preserve"> =</w:t>
      </w:r>
      <w:r w:rsidR="00DC24ED" w:rsidRPr="00F35538">
        <w:rPr>
          <w:rFonts w:ascii="David" w:hAnsi="David" w:cs="David" w:hint="cs"/>
          <w:sz w:val="24"/>
          <w:szCs w:val="24"/>
          <w:rtl/>
        </w:rPr>
        <w:t xml:space="preserve">קצירת החיטה באמצעות </w:t>
      </w:r>
      <w:hyperlink r:id="rId30" w:tooltip="מגל" w:history="1">
        <w:r w:rsidR="00DC24ED" w:rsidRPr="00F35538">
          <w:rPr>
            <w:rStyle w:val="Hyperlink"/>
            <w:rFonts w:ascii="David" w:hAnsi="David" w:cs="David" w:hint="cs"/>
            <w:color w:val="auto"/>
            <w:sz w:val="24"/>
            <w:szCs w:val="24"/>
            <w:u w:val="none"/>
            <w:rtl/>
          </w:rPr>
          <w:t>מגל</w:t>
        </w:r>
      </w:hyperlink>
      <w:r w:rsidR="00F35538">
        <w:rPr>
          <w:rFonts w:ascii="David" w:hAnsi="David" w:cs="David" w:hint="cs"/>
          <w:sz w:val="24"/>
          <w:szCs w:val="24"/>
          <w:rtl/>
        </w:rPr>
        <w:t>.</w:t>
      </w:r>
    </w:p>
    <w:p w:rsidR="00DC24ED" w:rsidRPr="00F35538" w:rsidRDefault="00F35538" w:rsidP="00F35538">
      <w:pPr>
        <w:numPr>
          <w:ilvl w:val="0"/>
          <w:numId w:val="1"/>
        </w:numPr>
        <w:spacing w:line="360" w:lineRule="auto"/>
        <w:rPr>
          <w:rFonts w:ascii="David" w:hAnsi="David" w:cs="David"/>
          <w:sz w:val="24"/>
          <w:szCs w:val="24"/>
          <w:rtl/>
        </w:rPr>
      </w:pPr>
      <w:r>
        <w:rPr>
          <w:rFonts w:ascii="David" w:hAnsi="David" w:cs="David" w:hint="cs"/>
          <w:sz w:val="24"/>
          <w:szCs w:val="24"/>
          <w:rtl/>
        </w:rPr>
        <w:t>מגל=</w:t>
      </w:r>
      <w:r w:rsidR="004F5F29" w:rsidRPr="00F35538">
        <w:rPr>
          <w:rFonts w:ascii="David" w:hAnsi="David" w:cs="David" w:hint="cs"/>
          <w:sz w:val="24"/>
          <w:szCs w:val="24"/>
          <w:rtl/>
        </w:rPr>
        <w:t>כלי חקל</w:t>
      </w:r>
      <w:r w:rsidR="00DC24ED" w:rsidRPr="00F35538">
        <w:rPr>
          <w:rFonts w:ascii="David" w:hAnsi="David" w:cs="David" w:hint="cs"/>
          <w:sz w:val="24"/>
          <w:szCs w:val="24"/>
          <w:rtl/>
        </w:rPr>
        <w:t>אי ששימש לקצירת היבול לפני המצאת המ</w:t>
      </w:r>
      <w:r>
        <w:rPr>
          <w:rFonts w:ascii="David" w:hAnsi="David" w:cs="David" w:hint="cs"/>
          <w:sz w:val="24"/>
          <w:szCs w:val="24"/>
          <w:rtl/>
        </w:rPr>
        <w:t>חרשה.</w:t>
      </w:r>
    </w:p>
    <w:p w:rsidR="00DC24ED" w:rsidRPr="00F35538" w:rsidRDefault="00A35634" w:rsidP="00F35538">
      <w:pPr>
        <w:numPr>
          <w:ilvl w:val="0"/>
          <w:numId w:val="1"/>
        </w:numPr>
        <w:spacing w:line="360" w:lineRule="auto"/>
        <w:rPr>
          <w:rFonts w:ascii="David" w:hAnsi="David" w:cs="David"/>
          <w:sz w:val="24"/>
          <w:szCs w:val="24"/>
          <w:rtl/>
        </w:rPr>
      </w:pPr>
      <w:hyperlink r:id="rId31" w:tooltip="גורן" w:history="1">
        <w:r w:rsidR="00DC24ED" w:rsidRPr="00F35538">
          <w:rPr>
            <w:rStyle w:val="Hyperlink"/>
            <w:rFonts w:ascii="David" w:hAnsi="David" w:cs="David" w:hint="cs"/>
            <w:color w:val="auto"/>
            <w:sz w:val="24"/>
            <w:szCs w:val="24"/>
            <w:u w:val="none"/>
            <w:rtl/>
          </w:rPr>
          <w:t>גורן</w:t>
        </w:r>
      </w:hyperlink>
      <w:r w:rsidR="00DC24ED" w:rsidRPr="00F35538">
        <w:rPr>
          <w:rFonts w:ascii="David" w:hAnsi="David" w:cs="David" w:hint="cs"/>
          <w:sz w:val="24"/>
          <w:szCs w:val="24"/>
          <w:rtl/>
        </w:rPr>
        <w:t xml:space="preserve"> </w:t>
      </w:r>
      <w:r w:rsidR="00F35538" w:rsidRPr="00F35538">
        <w:rPr>
          <w:rFonts w:ascii="David" w:hAnsi="David" w:cs="David" w:hint="cs"/>
          <w:sz w:val="24"/>
          <w:szCs w:val="24"/>
          <w:rtl/>
        </w:rPr>
        <w:t xml:space="preserve">= </w:t>
      </w:r>
      <w:r w:rsidR="004F5F29" w:rsidRPr="00F35538">
        <w:rPr>
          <w:rFonts w:ascii="David" w:hAnsi="David" w:cs="David" w:hint="cs"/>
          <w:sz w:val="24"/>
          <w:szCs w:val="24"/>
          <w:rtl/>
        </w:rPr>
        <w:t>מעבר ל</w:t>
      </w:r>
      <w:r w:rsidR="00DC24ED" w:rsidRPr="00F35538">
        <w:rPr>
          <w:rFonts w:ascii="David" w:hAnsi="David" w:cs="David" w:hint="cs"/>
          <w:sz w:val="24"/>
          <w:szCs w:val="24"/>
          <w:rtl/>
        </w:rPr>
        <w:t>מקום מקורה, המשמש לאיסוף גרעיני החיטה.</w:t>
      </w:r>
    </w:p>
    <w:p w:rsidR="00DC24ED" w:rsidRPr="00F35538" w:rsidRDefault="00A35634" w:rsidP="00F35538">
      <w:pPr>
        <w:numPr>
          <w:ilvl w:val="0"/>
          <w:numId w:val="1"/>
        </w:numPr>
        <w:spacing w:line="360" w:lineRule="auto"/>
        <w:rPr>
          <w:rFonts w:ascii="David" w:hAnsi="David" w:cs="David"/>
          <w:sz w:val="24"/>
          <w:szCs w:val="24"/>
          <w:rtl/>
        </w:rPr>
      </w:pPr>
      <w:hyperlink r:id="rId32" w:tooltip="דיש" w:history="1">
        <w:r w:rsidR="00DC24ED" w:rsidRPr="00F35538">
          <w:rPr>
            <w:rStyle w:val="Hyperlink"/>
            <w:rFonts w:ascii="David" w:hAnsi="David" w:cs="David" w:hint="cs"/>
            <w:color w:val="auto"/>
            <w:sz w:val="24"/>
            <w:szCs w:val="24"/>
            <w:u w:val="none"/>
            <w:rtl/>
          </w:rPr>
          <w:t>דיש</w:t>
        </w:r>
      </w:hyperlink>
      <w:r w:rsidR="00DC24ED" w:rsidRPr="00F35538">
        <w:rPr>
          <w:rFonts w:ascii="David" w:hAnsi="David" w:cs="David" w:hint="cs"/>
          <w:sz w:val="24"/>
          <w:szCs w:val="24"/>
          <w:rtl/>
        </w:rPr>
        <w:t xml:space="preserve"> </w:t>
      </w:r>
      <w:r w:rsidR="00F35538" w:rsidRPr="00F35538">
        <w:rPr>
          <w:rFonts w:ascii="David" w:hAnsi="David" w:cs="David" w:hint="cs"/>
          <w:sz w:val="24"/>
          <w:szCs w:val="24"/>
          <w:rtl/>
        </w:rPr>
        <w:t>=</w:t>
      </w:r>
      <w:r w:rsidR="00DC24ED" w:rsidRPr="00F35538">
        <w:rPr>
          <w:rFonts w:ascii="David" w:hAnsi="David" w:cs="David" w:hint="cs"/>
          <w:sz w:val="24"/>
          <w:szCs w:val="24"/>
          <w:rtl/>
        </w:rPr>
        <w:t xml:space="preserve"> הפרדת הזרעים בעזרת </w:t>
      </w:r>
      <w:hyperlink r:id="rId33" w:tooltip="מקל" w:history="1">
        <w:r w:rsidR="00DC24ED" w:rsidRPr="00F35538">
          <w:rPr>
            <w:rStyle w:val="Hyperlink"/>
            <w:rFonts w:ascii="David" w:hAnsi="David" w:cs="David" w:hint="cs"/>
            <w:color w:val="auto"/>
            <w:sz w:val="24"/>
            <w:szCs w:val="24"/>
            <w:u w:val="none"/>
            <w:rtl/>
          </w:rPr>
          <w:t>מקל</w:t>
        </w:r>
      </w:hyperlink>
      <w:r w:rsidR="00DC24ED" w:rsidRPr="00F35538">
        <w:rPr>
          <w:rFonts w:ascii="David" w:hAnsi="David" w:cs="David" w:hint="cs"/>
          <w:sz w:val="24"/>
          <w:szCs w:val="24"/>
          <w:rtl/>
        </w:rPr>
        <w:t>.</w:t>
      </w:r>
    </w:p>
    <w:p w:rsidR="00DC24ED" w:rsidRPr="00F35538" w:rsidRDefault="00A35634" w:rsidP="00F35538">
      <w:pPr>
        <w:numPr>
          <w:ilvl w:val="0"/>
          <w:numId w:val="1"/>
        </w:numPr>
        <w:spacing w:line="360" w:lineRule="auto"/>
        <w:rPr>
          <w:rFonts w:ascii="David" w:hAnsi="David" w:cs="David"/>
          <w:sz w:val="24"/>
          <w:szCs w:val="24"/>
          <w:rtl/>
        </w:rPr>
      </w:pPr>
      <w:hyperlink r:id="rId34" w:tooltip="איסום (הדף אינו קיים)" w:history="1">
        <w:r w:rsidR="00DC24ED" w:rsidRPr="00F35538">
          <w:rPr>
            <w:rStyle w:val="Hyperlink"/>
            <w:rFonts w:ascii="David" w:hAnsi="David" w:cs="David" w:hint="cs"/>
            <w:color w:val="auto"/>
            <w:sz w:val="24"/>
            <w:szCs w:val="24"/>
            <w:u w:val="none"/>
            <w:rtl/>
          </w:rPr>
          <w:t>איסום</w:t>
        </w:r>
      </w:hyperlink>
      <w:r w:rsidR="00DC24ED" w:rsidRPr="00F35538">
        <w:rPr>
          <w:rFonts w:ascii="David" w:hAnsi="David" w:cs="David" w:hint="cs"/>
          <w:sz w:val="24"/>
          <w:szCs w:val="24"/>
          <w:rtl/>
        </w:rPr>
        <w:t xml:space="preserve"> </w:t>
      </w:r>
      <w:r w:rsidR="00F35538" w:rsidRPr="00F35538">
        <w:rPr>
          <w:rFonts w:ascii="David" w:hAnsi="David" w:cs="David" w:hint="cs"/>
          <w:sz w:val="24"/>
          <w:szCs w:val="24"/>
          <w:rtl/>
        </w:rPr>
        <w:t>=</w:t>
      </w:r>
      <w:r w:rsidR="00DC24ED" w:rsidRPr="00F35538">
        <w:rPr>
          <w:rFonts w:ascii="David" w:hAnsi="David" w:cs="David" w:hint="cs"/>
          <w:sz w:val="24"/>
          <w:szCs w:val="24"/>
          <w:rtl/>
        </w:rPr>
        <w:t xml:space="preserve"> אחסון החיטה ב</w:t>
      </w:r>
      <w:hyperlink r:id="rId35" w:tooltip="אסם" w:history="1">
        <w:r w:rsidR="00DC24ED" w:rsidRPr="00F35538">
          <w:rPr>
            <w:rStyle w:val="Hyperlink"/>
            <w:rFonts w:ascii="David" w:hAnsi="David" w:cs="David" w:hint="cs"/>
            <w:color w:val="auto"/>
            <w:sz w:val="24"/>
            <w:szCs w:val="24"/>
            <w:u w:val="none"/>
            <w:rtl/>
          </w:rPr>
          <w:t>אסם</w:t>
        </w:r>
      </w:hyperlink>
      <w:r w:rsidR="00DC24ED" w:rsidRPr="00F35538">
        <w:rPr>
          <w:rFonts w:ascii="David" w:hAnsi="David" w:cs="David" w:hint="cs"/>
          <w:sz w:val="24"/>
          <w:szCs w:val="24"/>
          <w:rtl/>
        </w:rPr>
        <w:t>.</w:t>
      </w:r>
    </w:p>
    <w:p w:rsidR="00DC24ED" w:rsidRPr="00F35538" w:rsidRDefault="00DC24ED" w:rsidP="00F35538">
      <w:pPr>
        <w:numPr>
          <w:ilvl w:val="0"/>
          <w:numId w:val="1"/>
        </w:numPr>
        <w:spacing w:line="360" w:lineRule="auto"/>
        <w:rPr>
          <w:rFonts w:ascii="David" w:hAnsi="David" w:cs="David"/>
          <w:sz w:val="24"/>
          <w:szCs w:val="24"/>
          <w:rtl/>
        </w:rPr>
      </w:pPr>
      <w:r w:rsidRPr="00F35538">
        <w:rPr>
          <w:rFonts w:ascii="David" w:hAnsi="David" w:cs="David" w:hint="cs"/>
          <w:sz w:val="24"/>
          <w:szCs w:val="24"/>
          <w:rtl/>
        </w:rPr>
        <w:t>טחינה</w:t>
      </w:r>
      <w:r w:rsidR="00F35538" w:rsidRPr="00F35538">
        <w:rPr>
          <w:rFonts w:ascii="David" w:hAnsi="David" w:cs="David" w:hint="cs"/>
          <w:sz w:val="24"/>
          <w:szCs w:val="24"/>
          <w:rtl/>
        </w:rPr>
        <w:t xml:space="preserve"> =</w:t>
      </w:r>
      <w:r w:rsidR="004F5F29" w:rsidRPr="00F35538">
        <w:rPr>
          <w:rFonts w:ascii="David" w:hAnsi="David" w:cs="David" w:hint="cs"/>
          <w:sz w:val="24"/>
          <w:szCs w:val="24"/>
          <w:rtl/>
        </w:rPr>
        <w:t>כתישה</w:t>
      </w:r>
      <w:r w:rsidRPr="00F35538">
        <w:rPr>
          <w:rFonts w:ascii="David" w:hAnsi="David" w:cs="David" w:hint="cs"/>
          <w:sz w:val="24"/>
          <w:szCs w:val="24"/>
          <w:rtl/>
        </w:rPr>
        <w:t xml:space="preserve"> </w:t>
      </w:r>
      <w:r w:rsidR="004F5F29" w:rsidRPr="00F35538">
        <w:rPr>
          <w:rFonts w:ascii="David" w:hAnsi="David" w:cs="David" w:hint="cs"/>
          <w:sz w:val="24"/>
          <w:szCs w:val="24"/>
          <w:rtl/>
        </w:rPr>
        <w:t xml:space="preserve">ופירור </w:t>
      </w:r>
      <w:r w:rsidRPr="00F35538">
        <w:rPr>
          <w:rFonts w:ascii="David" w:hAnsi="David" w:cs="David" w:hint="cs"/>
          <w:sz w:val="24"/>
          <w:szCs w:val="24"/>
          <w:rtl/>
        </w:rPr>
        <w:t>של גרעיני החיטה.</w:t>
      </w:r>
    </w:p>
    <w:p w:rsidR="00DC24ED" w:rsidRDefault="00DC24ED">
      <w:pPr>
        <w:bidi w:val="0"/>
        <w:rPr>
          <w:rFonts w:ascii="David" w:hAnsi="David" w:cs="David"/>
          <w:sz w:val="24"/>
          <w:szCs w:val="24"/>
        </w:rPr>
      </w:pPr>
      <w:r>
        <w:rPr>
          <w:rFonts w:ascii="David" w:hAnsi="David" w:cs="David"/>
          <w:sz w:val="24"/>
          <w:szCs w:val="24"/>
          <w:rtl/>
        </w:rPr>
        <w:br w:type="page"/>
      </w:r>
    </w:p>
    <w:p w:rsidR="00785B51" w:rsidRDefault="00DC24ED" w:rsidP="00785B51">
      <w:pPr>
        <w:spacing w:line="240" w:lineRule="auto"/>
        <w:jc w:val="center"/>
        <w:rPr>
          <w:rFonts w:ascii="David" w:hAnsi="David" w:cs="David"/>
          <w:sz w:val="24"/>
          <w:szCs w:val="24"/>
          <w:rtl/>
        </w:rPr>
      </w:pPr>
      <w:r w:rsidRPr="00785B51">
        <w:rPr>
          <w:rFonts w:ascii="David" w:hAnsi="David" w:cs="David"/>
          <w:b/>
          <w:outline/>
          <w:color w:val="4472C4" w:themeColor="accent5"/>
          <w:sz w:val="160"/>
          <w:szCs w:val="160"/>
          <w:rtl/>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lastRenderedPageBreak/>
        <w:t>שעורה</w:t>
      </w:r>
    </w:p>
    <w:p w:rsidR="00B25271" w:rsidRPr="00AF4B6B" w:rsidRDefault="00B25271" w:rsidP="00AE009C">
      <w:pPr>
        <w:spacing w:line="360" w:lineRule="auto"/>
        <w:rPr>
          <w:rFonts w:ascii="David" w:hAnsi="David" w:cs="David"/>
          <w:sz w:val="24"/>
          <w:szCs w:val="24"/>
          <w:rtl/>
        </w:rPr>
      </w:pPr>
      <w:r w:rsidRPr="00AF4B6B">
        <w:rPr>
          <w:rFonts w:ascii="David" w:hAnsi="David" w:cs="David"/>
          <w:sz w:val="24"/>
          <w:szCs w:val="24"/>
          <w:rtl/>
        </w:rPr>
        <w:t xml:space="preserve">ממשפחת הדגניים. נחשבת אחות לחיטה מבחינה תזונתית, אך השימוש בה היה יותר עבור בעלי חיים מאשר עבור האדם. קמח שעורה </w:t>
      </w:r>
      <w:r w:rsidR="00785B51">
        <w:rPr>
          <w:rFonts w:ascii="David" w:hAnsi="David" w:cs="David"/>
          <w:sz w:val="24"/>
          <w:szCs w:val="24"/>
          <w:rtl/>
        </w:rPr>
        <w:t>כונה "לחם עוני", מזונם של עניים</w:t>
      </w:r>
      <w:r w:rsidRPr="00AF4B6B">
        <w:rPr>
          <w:rFonts w:ascii="David" w:hAnsi="David" w:cs="David"/>
          <w:sz w:val="24"/>
          <w:szCs w:val="24"/>
          <w:rtl/>
        </w:rPr>
        <w:t xml:space="preserve"> ושל בהמות הבית. השעורה משמשת גם כ</w:t>
      </w:r>
      <w:hyperlink r:id="rId36" w:tooltip="חומר גלם" w:history="1">
        <w:r w:rsidRPr="00AF4B6B">
          <w:rPr>
            <w:rStyle w:val="Hyperlink"/>
            <w:rFonts w:ascii="David" w:hAnsi="David" w:cs="David"/>
            <w:color w:val="auto"/>
            <w:sz w:val="24"/>
            <w:szCs w:val="24"/>
            <w:u w:val="none"/>
            <w:rtl/>
          </w:rPr>
          <w:t>חומר גלם</w:t>
        </w:r>
      </w:hyperlink>
      <w:r w:rsidRPr="00AF4B6B">
        <w:rPr>
          <w:rFonts w:ascii="David" w:hAnsi="David" w:cs="David"/>
          <w:sz w:val="24"/>
          <w:szCs w:val="24"/>
          <w:rtl/>
        </w:rPr>
        <w:t xml:space="preserve"> לייצור </w:t>
      </w:r>
      <w:hyperlink r:id="rId37" w:tooltip="בירה" w:history="1">
        <w:r w:rsidRPr="00AF4B6B">
          <w:rPr>
            <w:rStyle w:val="Hyperlink"/>
            <w:rFonts w:ascii="David" w:hAnsi="David" w:cs="David"/>
            <w:color w:val="auto"/>
            <w:sz w:val="24"/>
            <w:szCs w:val="24"/>
            <w:u w:val="none"/>
            <w:rtl/>
          </w:rPr>
          <w:t>בירה</w:t>
        </w:r>
      </w:hyperlink>
      <w:r w:rsidRPr="00AF4B6B">
        <w:rPr>
          <w:rFonts w:ascii="David" w:hAnsi="David" w:cs="David"/>
          <w:sz w:val="24"/>
          <w:szCs w:val="24"/>
          <w:rtl/>
        </w:rPr>
        <w:t xml:space="preserve">. השעורה יכולה לצמוח גם באזורי </w:t>
      </w:r>
      <w:hyperlink r:id="rId38" w:tooltip="בצורת" w:history="1">
        <w:r w:rsidRPr="00AF4B6B">
          <w:rPr>
            <w:rStyle w:val="Hyperlink"/>
            <w:rFonts w:ascii="David" w:hAnsi="David" w:cs="David"/>
            <w:color w:val="auto"/>
            <w:sz w:val="24"/>
            <w:szCs w:val="24"/>
            <w:u w:val="none"/>
            <w:rtl/>
          </w:rPr>
          <w:t>בצורת</w:t>
        </w:r>
      </w:hyperlink>
      <w:r w:rsidRPr="00AF4B6B">
        <w:rPr>
          <w:rFonts w:ascii="David" w:hAnsi="David" w:cs="David"/>
          <w:sz w:val="24"/>
          <w:szCs w:val="24"/>
          <w:rtl/>
        </w:rPr>
        <w:t>, דלים ב</w:t>
      </w:r>
      <w:hyperlink r:id="rId39" w:tooltip="גשם" w:history="1">
        <w:r w:rsidRPr="00AF4B6B">
          <w:rPr>
            <w:rStyle w:val="Hyperlink"/>
            <w:rFonts w:ascii="David" w:hAnsi="David" w:cs="David"/>
            <w:color w:val="auto"/>
            <w:sz w:val="24"/>
            <w:szCs w:val="24"/>
            <w:u w:val="none"/>
            <w:rtl/>
          </w:rPr>
          <w:t>גשם</w:t>
        </w:r>
      </w:hyperlink>
      <w:r w:rsidRPr="00AF4B6B">
        <w:rPr>
          <w:rFonts w:ascii="David" w:hAnsi="David" w:cs="David"/>
          <w:sz w:val="24"/>
          <w:szCs w:val="24"/>
          <w:rtl/>
        </w:rPr>
        <w:t>, שה</w:t>
      </w:r>
      <w:hyperlink r:id="rId40" w:tooltip="חיטה" w:history="1">
        <w:r w:rsidRPr="00AF4B6B">
          <w:rPr>
            <w:rStyle w:val="Hyperlink"/>
            <w:rFonts w:ascii="David" w:hAnsi="David" w:cs="David"/>
            <w:color w:val="auto"/>
            <w:sz w:val="24"/>
            <w:szCs w:val="24"/>
            <w:u w:val="none"/>
            <w:rtl/>
          </w:rPr>
          <w:t>חיטה</w:t>
        </w:r>
      </w:hyperlink>
      <w:r w:rsidRPr="00AF4B6B">
        <w:rPr>
          <w:rFonts w:ascii="David" w:hAnsi="David" w:cs="David"/>
          <w:sz w:val="24"/>
          <w:szCs w:val="24"/>
          <w:rtl/>
        </w:rPr>
        <w:t xml:space="preserve"> אינה יכולה לצמוח בהם. השעורה נחשבת גידול המזון החמישי בחשיבותו בעולם‏. </w:t>
      </w:r>
      <w:r w:rsidR="00785B51" w:rsidRPr="00785B51">
        <w:rPr>
          <w:rFonts w:ascii="David" w:hAnsi="David" w:cs="David"/>
          <w:sz w:val="24"/>
          <w:szCs w:val="24"/>
          <w:rtl/>
        </w:rPr>
        <w:t>ב</w:t>
      </w:r>
      <w:hyperlink r:id="rId41" w:tooltip="תנ&quot;ך" w:history="1">
        <w:r w:rsidR="00785B51" w:rsidRPr="00785B51">
          <w:rPr>
            <w:rStyle w:val="Hyperlink"/>
            <w:rFonts w:ascii="David" w:hAnsi="David" w:cs="David"/>
            <w:color w:val="auto"/>
            <w:sz w:val="24"/>
            <w:szCs w:val="24"/>
            <w:u w:val="none"/>
            <w:rtl/>
          </w:rPr>
          <w:t>תנ"ך</w:t>
        </w:r>
      </w:hyperlink>
      <w:r w:rsidR="00785B51" w:rsidRPr="00785B51">
        <w:rPr>
          <w:rFonts w:ascii="David" w:hAnsi="David" w:cs="David"/>
          <w:sz w:val="24"/>
          <w:szCs w:val="24"/>
          <w:rtl/>
        </w:rPr>
        <w:t>, משמש המונח "קציר השעורים" לציין את זמן האביב בו מתבצע קציר השעורים.</w:t>
      </w:r>
      <w:r w:rsidR="00785B51" w:rsidRPr="00785B51">
        <w:rPr>
          <w:rFonts w:ascii="David" w:hAnsi="David" w:cs="David"/>
          <w:sz w:val="24"/>
          <w:szCs w:val="24"/>
        </w:rPr>
        <w:t xml:space="preserve"> </w:t>
      </w:r>
      <w:hyperlink r:id="rId42" w:tooltip="קורבן העומר" w:history="1">
        <w:r w:rsidRPr="00AF4B6B">
          <w:rPr>
            <w:rStyle w:val="Hyperlink"/>
            <w:rFonts w:ascii="David" w:hAnsi="David" w:cs="David"/>
            <w:color w:val="auto"/>
            <w:sz w:val="24"/>
            <w:szCs w:val="24"/>
            <w:u w:val="none"/>
            <w:rtl/>
          </w:rPr>
          <w:t>קורבן העומר</w:t>
        </w:r>
      </w:hyperlink>
      <w:r w:rsidRPr="00AF4B6B">
        <w:rPr>
          <w:rFonts w:ascii="David" w:hAnsi="David" w:cs="David"/>
          <w:sz w:val="24"/>
          <w:szCs w:val="24"/>
          <w:rtl/>
        </w:rPr>
        <w:t xml:space="preserve"> הובא ב</w:t>
      </w:r>
      <w:hyperlink r:id="rId43" w:tooltip="ט&quot;ז בניסן" w:history="1">
        <w:r w:rsidRPr="00AF4B6B">
          <w:rPr>
            <w:rStyle w:val="Hyperlink"/>
            <w:rFonts w:ascii="David" w:hAnsi="David" w:cs="David"/>
            <w:color w:val="auto"/>
            <w:sz w:val="24"/>
            <w:szCs w:val="24"/>
            <w:u w:val="none"/>
            <w:rtl/>
          </w:rPr>
          <w:t>ט"ז בניסן</w:t>
        </w:r>
      </w:hyperlink>
      <w:r w:rsidRPr="00AF4B6B">
        <w:rPr>
          <w:rFonts w:ascii="David" w:hAnsi="David" w:cs="David"/>
          <w:sz w:val="24"/>
          <w:szCs w:val="24"/>
          <w:rtl/>
        </w:rPr>
        <w:t xml:space="preserve"> מראשית הקציר של השעו</w:t>
      </w:r>
      <w:r w:rsidR="00AF4B6B" w:rsidRPr="00AF4B6B">
        <w:rPr>
          <w:rFonts w:ascii="David" w:hAnsi="David" w:cs="David"/>
          <w:sz w:val="24"/>
          <w:szCs w:val="24"/>
          <w:rtl/>
        </w:rPr>
        <w:t xml:space="preserve">רים, והקרבתו פתחה את עונת הקציר שחלה בתחילת האביב. </w:t>
      </w:r>
      <w:r w:rsidRPr="00AF4B6B">
        <w:rPr>
          <w:rFonts w:ascii="David" w:hAnsi="David" w:cs="David"/>
          <w:sz w:val="24"/>
          <w:szCs w:val="24"/>
          <w:rtl/>
        </w:rPr>
        <w:t xml:space="preserve">גרגרי השעורה נחשבים כבעלי גודל יחסית קבוע, ועל כן הם משמשים לציון </w:t>
      </w:r>
      <w:hyperlink r:id="rId44" w:tooltip="מידות, שיעורים ומשקלות בהלכה" w:history="1">
        <w:r w:rsidR="00785B51">
          <w:rPr>
            <w:rStyle w:val="Hyperlink"/>
            <w:rFonts w:ascii="David" w:hAnsi="David" w:cs="David"/>
            <w:color w:val="auto"/>
            <w:sz w:val="24"/>
            <w:szCs w:val="24"/>
            <w:u w:val="none"/>
            <w:rtl/>
          </w:rPr>
          <w:t>מידות</w:t>
        </w:r>
        <w:r w:rsidR="00785B51">
          <w:rPr>
            <w:rStyle w:val="Hyperlink"/>
            <w:rFonts w:ascii="David" w:hAnsi="David" w:cs="David" w:hint="cs"/>
            <w:color w:val="auto"/>
            <w:sz w:val="24"/>
            <w:szCs w:val="24"/>
            <w:u w:val="none"/>
            <w:rtl/>
          </w:rPr>
          <w:t xml:space="preserve"> </w:t>
        </w:r>
        <w:r w:rsidRPr="00AF4B6B">
          <w:rPr>
            <w:rStyle w:val="Hyperlink"/>
            <w:rFonts w:ascii="David" w:hAnsi="David" w:cs="David"/>
            <w:color w:val="auto"/>
            <w:sz w:val="24"/>
            <w:szCs w:val="24"/>
            <w:u w:val="none"/>
            <w:rtl/>
          </w:rPr>
          <w:t>בהלכה</w:t>
        </w:r>
      </w:hyperlink>
      <w:r w:rsidRPr="00AF4B6B">
        <w:rPr>
          <w:rFonts w:ascii="David" w:hAnsi="David" w:cs="David"/>
          <w:sz w:val="24"/>
          <w:szCs w:val="24"/>
          <w:rtl/>
        </w:rPr>
        <w:t xml:space="preserve">. </w:t>
      </w:r>
      <w:r w:rsidR="00AE009C" w:rsidRPr="00AE009C">
        <w:rPr>
          <w:rFonts w:ascii="David" w:hAnsi="David" w:cs="David" w:hint="cs"/>
          <w:sz w:val="24"/>
          <w:szCs w:val="24"/>
          <w:rtl/>
        </w:rPr>
        <w:t>בעולם מצויים 31 מיני בר של שעורה, ומהם מיוצגים ב</w:t>
      </w:r>
      <w:hyperlink r:id="rId45" w:tooltip="צמח" w:history="1">
        <w:r w:rsidR="00AE009C" w:rsidRPr="00AE009C">
          <w:rPr>
            <w:rStyle w:val="Hyperlink"/>
            <w:rFonts w:ascii="David" w:hAnsi="David" w:cs="David" w:hint="cs"/>
            <w:color w:val="auto"/>
            <w:sz w:val="24"/>
            <w:szCs w:val="24"/>
            <w:u w:val="none"/>
            <w:rtl/>
          </w:rPr>
          <w:t>צמחיית</w:t>
        </w:r>
      </w:hyperlink>
      <w:r w:rsidR="00AE009C" w:rsidRPr="00AE009C">
        <w:rPr>
          <w:rFonts w:ascii="David" w:hAnsi="David" w:cs="David" w:hint="cs"/>
          <w:sz w:val="24"/>
          <w:szCs w:val="24"/>
          <w:rtl/>
        </w:rPr>
        <w:t xml:space="preserve"> הבר של </w:t>
      </w:r>
      <w:hyperlink r:id="rId46" w:tooltip="ארץ ישראל" w:history="1">
        <w:r w:rsidR="00AE009C" w:rsidRPr="00AE009C">
          <w:rPr>
            <w:rStyle w:val="Hyperlink"/>
            <w:rFonts w:ascii="David" w:hAnsi="David" w:cs="David" w:hint="cs"/>
            <w:color w:val="auto"/>
            <w:sz w:val="24"/>
            <w:szCs w:val="24"/>
            <w:u w:val="none"/>
            <w:rtl/>
          </w:rPr>
          <w:t>ארץ ישראל</w:t>
        </w:r>
      </w:hyperlink>
      <w:r w:rsidR="00AE009C" w:rsidRPr="00AE009C">
        <w:rPr>
          <w:rFonts w:ascii="David" w:hAnsi="David" w:cs="David" w:hint="cs"/>
          <w:sz w:val="24"/>
          <w:szCs w:val="24"/>
          <w:rtl/>
        </w:rPr>
        <w:t xml:space="preserve"> שישה מינים</w:t>
      </w:r>
      <w:r w:rsidR="00AE009C">
        <w:rPr>
          <w:rFonts w:ascii="David" w:hAnsi="David" w:cs="David" w:hint="cs"/>
          <w:sz w:val="24"/>
          <w:szCs w:val="24"/>
          <w:rtl/>
        </w:rPr>
        <w:t xml:space="preserve">. </w:t>
      </w:r>
      <w:r w:rsidRPr="00AF4B6B">
        <w:rPr>
          <w:rFonts w:ascii="David" w:hAnsi="David" w:cs="David"/>
          <w:sz w:val="24"/>
          <w:szCs w:val="24"/>
          <w:rtl/>
        </w:rPr>
        <w:t>יצרני שעורה עיקריים הם רוסיה, קנדה ואוקראינה.</w:t>
      </w:r>
    </w:p>
    <w:p w:rsidR="00785B51" w:rsidRDefault="00785B51" w:rsidP="00B25271">
      <w:pPr>
        <w:spacing w:line="360" w:lineRule="auto"/>
        <w:rPr>
          <w:rFonts w:ascii="David" w:hAnsi="David" w:cs="David"/>
          <w:sz w:val="24"/>
          <w:szCs w:val="24"/>
          <w:rtl/>
        </w:rPr>
      </w:pPr>
    </w:p>
    <w:p w:rsidR="00B25271" w:rsidRPr="00AF4B6B" w:rsidRDefault="00B25271" w:rsidP="00B25271">
      <w:pPr>
        <w:spacing w:line="360" w:lineRule="auto"/>
        <w:rPr>
          <w:rFonts w:ascii="David" w:hAnsi="David" w:cs="David"/>
          <w:sz w:val="24"/>
          <w:szCs w:val="24"/>
          <w:rtl/>
        </w:rPr>
      </w:pPr>
      <w:r w:rsidRPr="00AF4B6B">
        <w:rPr>
          <w:rFonts w:ascii="David" w:hAnsi="David" w:cs="David"/>
          <w:sz w:val="24"/>
          <w:szCs w:val="24"/>
          <w:rtl/>
        </w:rPr>
        <w:t>רגע של עברית</w:t>
      </w:r>
      <w:r w:rsidR="00785B51">
        <w:rPr>
          <w:rFonts w:ascii="David" w:hAnsi="David" w:cs="David" w:hint="cs"/>
          <w:sz w:val="24"/>
          <w:szCs w:val="24"/>
          <w:rtl/>
        </w:rPr>
        <w:t>:</w:t>
      </w:r>
    </w:p>
    <w:p w:rsidR="00B25271" w:rsidRPr="00785B51" w:rsidRDefault="00785B51" w:rsidP="00785B51">
      <w:pPr>
        <w:pStyle w:val="a4"/>
        <w:numPr>
          <w:ilvl w:val="0"/>
          <w:numId w:val="1"/>
        </w:numPr>
        <w:spacing w:line="360" w:lineRule="auto"/>
        <w:rPr>
          <w:rFonts w:ascii="David" w:hAnsi="David" w:cs="David"/>
          <w:sz w:val="24"/>
          <w:szCs w:val="24"/>
          <w:rtl/>
        </w:rPr>
      </w:pPr>
      <w:r w:rsidRPr="00785B51">
        <w:rPr>
          <w:rFonts w:ascii="David" w:hAnsi="David" w:cs="David"/>
          <w:sz w:val="24"/>
          <w:szCs w:val="24"/>
          <w:rtl/>
        </w:rPr>
        <w:t>קבוצה של שיבולים=אלומה</w:t>
      </w:r>
    </w:p>
    <w:p w:rsidR="00AF4B6B" w:rsidRPr="00785B51" w:rsidRDefault="00AF4B6B" w:rsidP="00785B51">
      <w:pPr>
        <w:pStyle w:val="a4"/>
        <w:numPr>
          <w:ilvl w:val="0"/>
          <w:numId w:val="1"/>
        </w:numPr>
        <w:spacing w:line="360" w:lineRule="auto"/>
        <w:rPr>
          <w:rFonts w:ascii="David" w:hAnsi="David" w:cs="David"/>
          <w:sz w:val="24"/>
          <w:szCs w:val="24"/>
          <w:rtl/>
        </w:rPr>
      </w:pPr>
      <w:r w:rsidRPr="00785B51">
        <w:rPr>
          <w:rFonts w:ascii="David" w:hAnsi="David" w:cs="David"/>
          <w:sz w:val="24"/>
          <w:szCs w:val="24"/>
          <w:rtl/>
        </w:rPr>
        <w:t>שעורה</w:t>
      </w:r>
      <w:r w:rsidR="00785B51" w:rsidRPr="00785B51">
        <w:rPr>
          <w:rFonts w:ascii="David" w:hAnsi="David" w:cs="David" w:hint="cs"/>
          <w:sz w:val="24"/>
          <w:szCs w:val="24"/>
          <w:rtl/>
        </w:rPr>
        <w:t xml:space="preserve"> היא גם= דלקת בעיניים</w:t>
      </w:r>
    </w:p>
    <w:p w:rsidR="00B25271" w:rsidRDefault="00B25271">
      <w:pPr>
        <w:bidi w:val="0"/>
      </w:pPr>
      <w:r>
        <w:rPr>
          <w:rtl/>
        </w:rPr>
        <w:br w:type="page"/>
      </w:r>
    </w:p>
    <w:p w:rsidR="00AE009C" w:rsidRDefault="00B25271" w:rsidP="00AE009C">
      <w:pPr>
        <w:spacing w:line="240" w:lineRule="auto"/>
        <w:jc w:val="center"/>
        <w:rPr>
          <w:rtl/>
        </w:rPr>
      </w:pPr>
      <w:r w:rsidRPr="00AE009C">
        <w:rPr>
          <w:rFonts w:ascii="David" w:hAnsi="David" w:cs="David"/>
          <w:b/>
          <w:outline/>
          <w:color w:val="4472C4" w:themeColor="accent5"/>
          <w:sz w:val="160"/>
          <w:szCs w:val="160"/>
          <w:rtl/>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lastRenderedPageBreak/>
        <w:t>גפן</w:t>
      </w:r>
    </w:p>
    <w:p w:rsidR="00B25271" w:rsidRPr="00AE009C" w:rsidRDefault="00A35634" w:rsidP="00AE009C">
      <w:pPr>
        <w:spacing w:line="360" w:lineRule="auto"/>
        <w:rPr>
          <w:rFonts w:ascii="David" w:hAnsi="David" w:cs="David"/>
          <w:sz w:val="24"/>
          <w:szCs w:val="24"/>
          <w:rtl/>
        </w:rPr>
      </w:pPr>
      <w:hyperlink r:id="rId47" w:tooltip="מין (טקסונומיה)" w:history="1">
        <w:r w:rsidR="00B25271" w:rsidRPr="00AE009C">
          <w:rPr>
            <w:rStyle w:val="Hyperlink"/>
            <w:rFonts w:ascii="David" w:hAnsi="David" w:cs="David"/>
            <w:color w:val="auto"/>
            <w:sz w:val="24"/>
            <w:szCs w:val="24"/>
            <w:u w:val="none"/>
            <w:rtl/>
          </w:rPr>
          <w:t>מין</w:t>
        </w:r>
      </w:hyperlink>
      <w:r w:rsidR="00B25271" w:rsidRPr="00AE009C">
        <w:rPr>
          <w:rFonts w:ascii="David" w:hAnsi="David" w:cs="David"/>
          <w:sz w:val="24"/>
          <w:szCs w:val="24"/>
          <w:rtl/>
        </w:rPr>
        <w:t xml:space="preserve"> של </w:t>
      </w:r>
      <w:hyperlink r:id="rId48" w:tooltip="צמח מטפס" w:history="1">
        <w:r w:rsidR="00B25271" w:rsidRPr="00AE009C">
          <w:rPr>
            <w:rStyle w:val="Hyperlink"/>
            <w:rFonts w:ascii="David" w:hAnsi="David" w:cs="David"/>
            <w:color w:val="auto"/>
            <w:sz w:val="24"/>
            <w:szCs w:val="24"/>
            <w:u w:val="none"/>
            <w:rtl/>
          </w:rPr>
          <w:t>צמח מטפס</w:t>
        </w:r>
      </w:hyperlink>
      <w:r w:rsidR="00B25271" w:rsidRPr="00AE009C">
        <w:rPr>
          <w:rFonts w:ascii="David" w:hAnsi="David" w:cs="David"/>
          <w:sz w:val="24"/>
          <w:szCs w:val="24"/>
          <w:rtl/>
        </w:rPr>
        <w:t xml:space="preserve"> ממשפחת </w:t>
      </w:r>
      <w:proofErr w:type="spellStart"/>
      <w:r w:rsidR="00B25271" w:rsidRPr="00AE009C">
        <w:rPr>
          <w:rFonts w:ascii="David" w:hAnsi="David" w:cs="David"/>
          <w:sz w:val="24"/>
          <w:szCs w:val="24"/>
          <w:rtl/>
        </w:rPr>
        <w:t>ה</w:t>
      </w:r>
      <w:hyperlink r:id="rId49" w:tooltip="גפניים" w:history="1">
        <w:r w:rsidR="00B25271" w:rsidRPr="00AE009C">
          <w:rPr>
            <w:rStyle w:val="Hyperlink"/>
            <w:rFonts w:ascii="David" w:hAnsi="David" w:cs="David"/>
            <w:color w:val="auto"/>
            <w:sz w:val="24"/>
            <w:szCs w:val="24"/>
            <w:u w:val="none"/>
            <w:rtl/>
          </w:rPr>
          <w:t>גפניים</w:t>
        </w:r>
        <w:proofErr w:type="spellEnd"/>
      </w:hyperlink>
      <w:r w:rsidR="00B25271" w:rsidRPr="00AE009C">
        <w:rPr>
          <w:rFonts w:ascii="David" w:hAnsi="David" w:cs="David"/>
          <w:sz w:val="24"/>
          <w:szCs w:val="24"/>
          <w:rtl/>
        </w:rPr>
        <w:t xml:space="preserve">. פרי הגפן הוא </w:t>
      </w:r>
      <w:hyperlink r:id="rId50" w:tooltip="ענב" w:history="1">
        <w:r w:rsidR="00B25271" w:rsidRPr="00AE009C">
          <w:rPr>
            <w:rStyle w:val="Hyperlink"/>
            <w:rFonts w:ascii="David" w:hAnsi="David" w:cs="David"/>
            <w:color w:val="auto"/>
            <w:sz w:val="24"/>
            <w:szCs w:val="24"/>
            <w:u w:val="none"/>
            <w:rtl/>
          </w:rPr>
          <w:t>ענב</w:t>
        </w:r>
      </w:hyperlink>
      <w:r w:rsidR="00B25271" w:rsidRPr="00AE009C">
        <w:rPr>
          <w:rFonts w:ascii="David" w:hAnsi="David" w:cs="David"/>
          <w:sz w:val="24"/>
          <w:szCs w:val="24"/>
          <w:rtl/>
        </w:rPr>
        <w:t>, המשמש הן כפרי מאכל, כפרי מיובש ל</w:t>
      </w:r>
      <w:hyperlink r:id="rId51" w:tooltip="צימוק" w:history="1">
        <w:r w:rsidR="00B25271" w:rsidRPr="00AE009C">
          <w:rPr>
            <w:rStyle w:val="Hyperlink"/>
            <w:rFonts w:ascii="David" w:hAnsi="David" w:cs="David"/>
            <w:color w:val="auto"/>
            <w:sz w:val="24"/>
            <w:szCs w:val="24"/>
            <w:u w:val="none"/>
            <w:rtl/>
          </w:rPr>
          <w:t>צימוקים</w:t>
        </w:r>
      </w:hyperlink>
      <w:r w:rsidR="00B25271" w:rsidRPr="00AE009C">
        <w:rPr>
          <w:rFonts w:ascii="David" w:hAnsi="David" w:cs="David"/>
          <w:sz w:val="24"/>
          <w:szCs w:val="24"/>
          <w:rtl/>
        </w:rPr>
        <w:t xml:space="preserve"> ולהכנת </w:t>
      </w:r>
      <w:hyperlink r:id="rId52" w:tooltip="יין" w:history="1">
        <w:r w:rsidR="00B25271" w:rsidRPr="00AE009C">
          <w:rPr>
            <w:rStyle w:val="Hyperlink"/>
            <w:rFonts w:ascii="David" w:hAnsi="David" w:cs="David"/>
            <w:color w:val="auto"/>
            <w:sz w:val="24"/>
            <w:szCs w:val="24"/>
            <w:u w:val="none"/>
            <w:rtl/>
          </w:rPr>
          <w:t>יין</w:t>
        </w:r>
      </w:hyperlink>
      <w:r w:rsidR="00B25271" w:rsidRPr="00AE009C">
        <w:rPr>
          <w:rFonts w:ascii="David" w:hAnsi="David" w:cs="David"/>
          <w:sz w:val="24"/>
          <w:szCs w:val="24"/>
          <w:rtl/>
        </w:rPr>
        <w:t xml:space="preserve">. </w:t>
      </w:r>
      <w:r w:rsidR="00AF4B6B" w:rsidRPr="00AE009C">
        <w:rPr>
          <w:rFonts w:ascii="David" w:hAnsi="David" w:cs="David"/>
          <w:sz w:val="24"/>
          <w:szCs w:val="24"/>
          <w:rtl/>
        </w:rPr>
        <w:t xml:space="preserve">כל ענב מכיל כ0-4 חרצנים. </w:t>
      </w:r>
      <w:r w:rsidR="00AE009C" w:rsidRPr="00AE009C">
        <w:rPr>
          <w:rFonts w:ascii="David" w:hAnsi="David" w:cs="David"/>
          <w:sz w:val="24"/>
          <w:szCs w:val="24"/>
          <w:rtl/>
        </w:rPr>
        <w:t xml:space="preserve">צבע הענב משתנה בתלות זן הגפן, והוא יכול להיות סגול, אדום, ורוד או ירוק. צורת הענבים היא </w:t>
      </w:r>
      <w:hyperlink r:id="rId53" w:tooltip="אליפסה" w:history="1">
        <w:r w:rsidR="00AE009C" w:rsidRPr="00AE009C">
          <w:rPr>
            <w:rStyle w:val="Hyperlink"/>
            <w:rFonts w:ascii="David" w:hAnsi="David" w:cs="David"/>
            <w:color w:val="auto"/>
            <w:sz w:val="24"/>
            <w:szCs w:val="24"/>
            <w:u w:val="none"/>
            <w:rtl/>
          </w:rPr>
          <w:t>אליפ</w:t>
        </w:r>
      </w:hyperlink>
      <w:r w:rsidR="00AE009C">
        <w:rPr>
          <w:rFonts w:ascii="David" w:hAnsi="David" w:cs="David" w:hint="cs"/>
          <w:sz w:val="24"/>
          <w:szCs w:val="24"/>
          <w:rtl/>
        </w:rPr>
        <w:t>סה</w:t>
      </w:r>
      <w:r w:rsidR="00AE009C" w:rsidRPr="00AE009C">
        <w:rPr>
          <w:rFonts w:ascii="David" w:hAnsi="David" w:cs="David"/>
          <w:sz w:val="24"/>
          <w:szCs w:val="24"/>
          <w:rtl/>
        </w:rPr>
        <w:t>. הענבים יכולים לה</w:t>
      </w:r>
      <w:r w:rsidR="00AE009C">
        <w:rPr>
          <w:rFonts w:ascii="David" w:hAnsi="David" w:cs="David" w:hint="cs"/>
          <w:sz w:val="24"/>
          <w:szCs w:val="24"/>
          <w:rtl/>
        </w:rPr>
        <w:t>י</w:t>
      </w:r>
      <w:r w:rsidR="00AE009C" w:rsidRPr="00AE009C">
        <w:rPr>
          <w:rFonts w:ascii="David" w:hAnsi="David" w:cs="David"/>
          <w:sz w:val="24"/>
          <w:szCs w:val="24"/>
          <w:rtl/>
        </w:rPr>
        <w:t xml:space="preserve">צרך כפי שהם, או בצורת </w:t>
      </w:r>
      <w:hyperlink r:id="rId54" w:tooltip="יין" w:history="1">
        <w:r w:rsidR="00AE009C" w:rsidRPr="00AE009C">
          <w:rPr>
            <w:rStyle w:val="Hyperlink"/>
            <w:rFonts w:ascii="David" w:hAnsi="David" w:cs="David"/>
            <w:color w:val="auto"/>
            <w:sz w:val="24"/>
            <w:szCs w:val="24"/>
            <w:u w:val="none"/>
            <w:rtl/>
          </w:rPr>
          <w:t>יין</w:t>
        </w:r>
      </w:hyperlink>
      <w:r w:rsidR="00AE009C" w:rsidRPr="00AE009C">
        <w:rPr>
          <w:rFonts w:ascii="David" w:hAnsi="David" w:cs="David"/>
          <w:sz w:val="24"/>
          <w:szCs w:val="24"/>
          <w:rtl/>
        </w:rPr>
        <w:t xml:space="preserve">, </w:t>
      </w:r>
      <w:hyperlink r:id="rId55" w:tooltip="צימוק" w:history="1">
        <w:r w:rsidR="00AE009C" w:rsidRPr="00AE009C">
          <w:rPr>
            <w:rStyle w:val="Hyperlink"/>
            <w:rFonts w:ascii="David" w:hAnsi="David" w:cs="David"/>
            <w:color w:val="auto"/>
            <w:sz w:val="24"/>
            <w:szCs w:val="24"/>
            <w:u w:val="none"/>
            <w:rtl/>
          </w:rPr>
          <w:t>צימוקים</w:t>
        </w:r>
      </w:hyperlink>
      <w:r w:rsidR="00AE009C" w:rsidRPr="00AE009C">
        <w:rPr>
          <w:rFonts w:ascii="David" w:hAnsi="David" w:cs="David"/>
          <w:sz w:val="24"/>
          <w:szCs w:val="24"/>
          <w:rtl/>
        </w:rPr>
        <w:t xml:space="preserve">, </w:t>
      </w:r>
      <w:hyperlink r:id="rId56" w:tooltip="ריבה" w:history="1">
        <w:r w:rsidR="00AE009C" w:rsidRPr="00AE009C">
          <w:rPr>
            <w:rStyle w:val="Hyperlink"/>
            <w:rFonts w:ascii="David" w:hAnsi="David" w:cs="David"/>
            <w:color w:val="auto"/>
            <w:sz w:val="24"/>
            <w:szCs w:val="24"/>
            <w:u w:val="none"/>
            <w:rtl/>
          </w:rPr>
          <w:t>ריבה</w:t>
        </w:r>
      </w:hyperlink>
      <w:r w:rsidR="00AE009C" w:rsidRPr="00AE009C">
        <w:rPr>
          <w:rFonts w:ascii="David" w:hAnsi="David" w:cs="David"/>
          <w:sz w:val="24"/>
          <w:szCs w:val="24"/>
          <w:rtl/>
        </w:rPr>
        <w:t xml:space="preserve">, </w:t>
      </w:r>
      <w:hyperlink r:id="rId57" w:tooltip="ג'לי" w:history="1">
        <w:r w:rsidR="00AE009C" w:rsidRPr="00AE009C">
          <w:rPr>
            <w:rStyle w:val="Hyperlink"/>
            <w:rFonts w:ascii="David" w:hAnsi="David" w:cs="David"/>
            <w:color w:val="auto"/>
            <w:sz w:val="24"/>
            <w:szCs w:val="24"/>
            <w:u w:val="none"/>
            <w:rtl/>
          </w:rPr>
          <w:t>ג'לי</w:t>
        </w:r>
      </w:hyperlink>
      <w:r w:rsidR="00AE009C" w:rsidRPr="00AE009C">
        <w:rPr>
          <w:rFonts w:ascii="David" w:hAnsi="David" w:cs="David"/>
          <w:sz w:val="24"/>
          <w:szCs w:val="24"/>
          <w:rtl/>
        </w:rPr>
        <w:t xml:space="preserve">, </w:t>
      </w:r>
      <w:hyperlink r:id="rId58" w:tooltip="חומץ" w:history="1">
        <w:r w:rsidR="00AE009C" w:rsidRPr="00AE009C">
          <w:rPr>
            <w:rStyle w:val="Hyperlink"/>
            <w:rFonts w:ascii="David" w:hAnsi="David" w:cs="David"/>
            <w:color w:val="auto"/>
            <w:sz w:val="24"/>
            <w:szCs w:val="24"/>
            <w:u w:val="none"/>
            <w:rtl/>
          </w:rPr>
          <w:t>חומץ</w:t>
        </w:r>
      </w:hyperlink>
      <w:r w:rsidR="00AE009C" w:rsidRPr="00AE009C">
        <w:rPr>
          <w:rFonts w:ascii="David" w:hAnsi="David" w:cs="David"/>
          <w:sz w:val="24"/>
          <w:szCs w:val="24"/>
          <w:rtl/>
        </w:rPr>
        <w:t xml:space="preserve">, </w:t>
      </w:r>
      <w:hyperlink r:id="rId59" w:tooltip="תמצית זרעי ענבים (הדף אינו קיים)" w:history="1">
        <w:r w:rsidR="00AE009C" w:rsidRPr="00AE009C">
          <w:rPr>
            <w:rStyle w:val="Hyperlink"/>
            <w:rFonts w:ascii="David" w:hAnsi="David" w:cs="David"/>
            <w:color w:val="auto"/>
            <w:sz w:val="24"/>
            <w:szCs w:val="24"/>
            <w:u w:val="none"/>
            <w:rtl/>
          </w:rPr>
          <w:t>תמצית זרעי ענבים</w:t>
        </w:r>
      </w:hyperlink>
      <w:r w:rsidR="00AE009C">
        <w:rPr>
          <w:rFonts w:ascii="David" w:hAnsi="David" w:cs="David" w:hint="cs"/>
          <w:sz w:val="24"/>
          <w:szCs w:val="24"/>
          <w:rtl/>
        </w:rPr>
        <w:t xml:space="preserve"> או </w:t>
      </w:r>
      <w:hyperlink r:id="rId60" w:tooltip="שמן זרעי ענבים (הדף אינו קיים)" w:history="1">
        <w:r w:rsidR="00AE009C" w:rsidRPr="00AE009C">
          <w:rPr>
            <w:rStyle w:val="Hyperlink"/>
            <w:rFonts w:ascii="David" w:hAnsi="David" w:cs="David"/>
            <w:color w:val="auto"/>
            <w:sz w:val="24"/>
            <w:szCs w:val="24"/>
            <w:u w:val="none"/>
            <w:rtl/>
          </w:rPr>
          <w:t>שמן זרעי ענבים</w:t>
        </w:r>
      </w:hyperlink>
      <w:r w:rsidR="00AE009C">
        <w:rPr>
          <w:rFonts w:ascii="David" w:hAnsi="David" w:cs="David" w:hint="cs"/>
          <w:sz w:val="24"/>
          <w:szCs w:val="24"/>
          <w:rtl/>
        </w:rPr>
        <w:t xml:space="preserve">. עלי הגפן משמשים להכנת מאכל בו העלים עוטפים אורז. המאכל נקרא בשם יפרח או עלי גפן. </w:t>
      </w:r>
      <w:r w:rsidR="00B25271" w:rsidRPr="00AE009C">
        <w:rPr>
          <w:rFonts w:ascii="David" w:hAnsi="David" w:cs="David"/>
          <w:sz w:val="24"/>
          <w:szCs w:val="24"/>
          <w:rtl/>
        </w:rPr>
        <w:t>הגפן מלבלבת ופורחת בתחילת ה</w:t>
      </w:r>
      <w:hyperlink r:id="rId61" w:tooltip="אביב" w:history="1">
        <w:r w:rsidR="00B25271" w:rsidRPr="00AE009C">
          <w:rPr>
            <w:rStyle w:val="Hyperlink"/>
            <w:rFonts w:ascii="David" w:hAnsi="David" w:cs="David"/>
            <w:color w:val="auto"/>
            <w:sz w:val="24"/>
            <w:szCs w:val="24"/>
            <w:u w:val="none"/>
            <w:rtl/>
          </w:rPr>
          <w:t>אביב</w:t>
        </w:r>
      </w:hyperlink>
      <w:r w:rsidR="00B25271" w:rsidRPr="00AE009C">
        <w:rPr>
          <w:rFonts w:ascii="David" w:hAnsi="David" w:cs="David"/>
          <w:sz w:val="24"/>
          <w:szCs w:val="24"/>
          <w:rtl/>
        </w:rPr>
        <w:t xml:space="preserve">, </w:t>
      </w:r>
      <w:hyperlink r:id="rId62" w:tooltip="עלה" w:history="1">
        <w:r w:rsidR="00B25271" w:rsidRPr="00AE009C">
          <w:rPr>
            <w:rStyle w:val="Hyperlink"/>
            <w:rFonts w:ascii="David" w:hAnsi="David" w:cs="David"/>
            <w:color w:val="auto"/>
            <w:sz w:val="24"/>
            <w:szCs w:val="24"/>
            <w:u w:val="none"/>
            <w:rtl/>
          </w:rPr>
          <w:t>עליה</w:t>
        </w:r>
      </w:hyperlink>
      <w:r w:rsidR="00B25271" w:rsidRPr="00AE009C">
        <w:rPr>
          <w:rFonts w:ascii="David" w:hAnsi="David" w:cs="David"/>
          <w:sz w:val="24"/>
          <w:szCs w:val="24"/>
          <w:rtl/>
        </w:rPr>
        <w:t xml:space="preserve"> רחבים דמויי כף </w:t>
      </w:r>
      <w:r w:rsidR="00AE009C">
        <w:rPr>
          <w:rFonts w:ascii="David" w:hAnsi="David" w:cs="David"/>
          <w:sz w:val="24"/>
          <w:szCs w:val="24"/>
          <w:rtl/>
        </w:rPr>
        <w:t>יד. ענפיה הצעירים נקראים שריגים</w:t>
      </w:r>
      <w:r w:rsidR="00AE009C">
        <w:rPr>
          <w:rFonts w:ascii="David" w:hAnsi="David" w:cs="David" w:hint="cs"/>
          <w:sz w:val="24"/>
          <w:szCs w:val="24"/>
          <w:rtl/>
        </w:rPr>
        <w:t>.</w:t>
      </w:r>
      <w:r w:rsidR="00B25271" w:rsidRPr="00AE009C">
        <w:rPr>
          <w:rFonts w:ascii="David" w:hAnsi="David" w:cs="David"/>
          <w:sz w:val="24"/>
          <w:szCs w:val="24"/>
          <w:rtl/>
        </w:rPr>
        <w:t xml:space="preserve"> </w:t>
      </w:r>
      <w:r w:rsidR="00AE009C" w:rsidRPr="00AE009C">
        <w:rPr>
          <w:rFonts w:ascii="David" w:hAnsi="David" w:cs="David"/>
          <w:sz w:val="24"/>
          <w:szCs w:val="24"/>
          <w:rtl/>
        </w:rPr>
        <w:t xml:space="preserve">השריגים צומחים במהירות רבה וצבעם ירוק בהיר. </w:t>
      </w:r>
      <w:r w:rsidR="00AE009C">
        <w:rPr>
          <w:rFonts w:ascii="David" w:hAnsi="David" w:cs="David"/>
          <w:sz w:val="24"/>
          <w:szCs w:val="24"/>
          <w:rtl/>
        </w:rPr>
        <w:t xml:space="preserve">רק לקראת סוף העונה הם </w:t>
      </w:r>
      <w:r w:rsidR="00B25271" w:rsidRPr="00AE009C">
        <w:rPr>
          <w:rFonts w:ascii="David" w:hAnsi="David" w:cs="David"/>
          <w:sz w:val="24"/>
          <w:szCs w:val="24"/>
          <w:rtl/>
        </w:rPr>
        <w:t>הופכים ל</w:t>
      </w:r>
      <w:hyperlink r:id="rId63" w:tooltip="זמורה" w:history="1">
        <w:r w:rsidR="00B25271" w:rsidRPr="00AE009C">
          <w:rPr>
            <w:rStyle w:val="Hyperlink"/>
            <w:rFonts w:ascii="David" w:hAnsi="David" w:cs="David"/>
            <w:color w:val="auto"/>
            <w:sz w:val="24"/>
            <w:szCs w:val="24"/>
            <w:u w:val="none"/>
            <w:rtl/>
          </w:rPr>
          <w:t>זמורות</w:t>
        </w:r>
      </w:hyperlink>
      <w:r w:rsidR="00B25271" w:rsidRPr="00AE009C">
        <w:rPr>
          <w:rFonts w:ascii="David" w:hAnsi="David" w:cs="David"/>
          <w:sz w:val="24"/>
          <w:szCs w:val="24"/>
          <w:rtl/>
        </w:rPr>
        <w:t xml:space="preserve">, </w:t>
      </w:r>
      <w:r w:rsidR="00AF4B6B" w:rsidRPr="00AE009C">
        <w:rPr>
          <w:rFonts w:ascii="David" w:hAnsi="David" w:cs="David"/>
          <w:sz w:val="24"/>
          <w:szCs w:val="24"/>
          <w:rtl/>
        </w:rPr>
        <w:t>הזמורות</w:t>
      </w:r>
      <w:r w:rsidR="00AE009C">
        <w:rPr>
          <w:rFonts w:ascii="David" w:hAnsi="David" w:cs="David"/>
          <w:sz w:val="24"/>
          <w:szCs w:val="24"/>
          <w:rtl/>
        </w:rPr>
        <w:t xml:space="preserve"> מחולקות לקטעים שביניהם ניצנים</w:t>
      </w:r>
      <w:r w:rsidR="00AF4B6B" w:rsidRPr="00AE009C">
        <w:rPr>
          <w:rFonts w:ascii="David" w:hAnsi="David" w:cs="David"/>
          <w:sz w:val="24"/>
          <w:szCs w:val="24"/>
          <w:rtl/>
        </w:rPr>
        <w:t xml:space="preserve">. הגפן מפתחת גם קנוקנת - </w:t>
      </w:r>
      <w:r w:rsidR="00AE009C">
        <w:rPr>
          <w:rFonts w:ascii="David" w:hAnsi="David" w:cs="David" w:hint="cs"/>
          <w:sz w:val="24"/>
          <w:szCs w:val="24"/>
          <w:rtl/>
        </w:rPr>
        <w:t>ה</w:t>
      </w:r>
      <w:r w:rsidR="00AF4B6B" w:rsidRPr="00AE009C">
        <w:rPr>
          <w:rFonts w:ascii="David" w:hAnsi="David" w:cs="David"/>
          <w:sz w:val="24"/>
          <w:szCs w:val="24"/>
          <w:rtl/>
        </w:rPr>
        <w:t xml:space="preserve">ענף </w:t>
      </w:r>
      <w:r w:rsidR="00AE009C">
        <w:rPr>
          <w:rFonts w:ascii="David" w:hAnsi="David" w:cs="David" w:hint="cs"/>
          <w:sz w:val="24"/>
          <w:szCs w:val="24"/>
          <w:rtl/>
        </w:rPr>
        <w:t>ה</w:t>
      </w:r>
      <w:r w:rsidR="00AF4B6B" w:rsidRPr="00AE009C">
        <w:rPr>
          <w:rFonts w:ascii="David" w:hAnsi="David" w:cs="David"/>
          <w:sz w:val="24"/>
          <w:szCs w:val="24"/>
          <w:rtl/>
        </w:rPr>
        <w:t>משמש את הגפן לטיפוס ולאחיזה. ניתן לראות גפני בר מטפסות על גבי עצים אחרים לגבהים של עשרות מטרים. פרחיה זעירים, ערוכים ב</w:t>
      </w:r>
      <w:hyperlink r:id="rId64" w:anchor=".D7.94.D7.AA.D7.A4.D7.A8.D7.97.D7.AA" w:tooltip="מורפולוגיה של הצמח - מונחים" w:history="1">
        <w:r w:rsidR="00AF4B6B" w:rsidRPr="00AE009C">
          <w:rPr>
            <w:rStyle w:val="Hyperlink"/>
            <w:rFonts w:ascii="David" w:hAnsi="David" w:cs="David"/>
            <w:color w:val="auto"/>
            <w:sz w:val="24"/>
            <w:szCs w:val="24"/>
            <w:u w:val="none"/>
            <w:rtl/>
          </w:rPr>
          <w:t>אשכולות</w:t>
        </w:r>
      </w:hyperlink>
      <w:r w:rsidR="00AF4B6B" w:rsidRPr="00AE009C">
        <w:rPr>
          <w:rFonts w:ascii="David" w:hAnsi="David" w:cs="David"/>
          <w:sz w:val="24"/>
          <w:szCs w:val="24"/>
          <w:rtl/>
        </w:rPr>
        <w:t xml:space="preserve">. הגפן מתחילה להניב פרי בשנה השלישית או הרביעית לנטיעתה. קטיף ענבים נקרא </w:t>
      </w:r>
      <w:hyperlink r:id="rId65" w:tooltip="בציר" w:history="1">
        <w:r w:rsidR="00AF4B6B" w:rsidRPr="00AE009C">
          <w:rPr>
            <w:rStyle w:val="Hyperlink"/>
            <w:rFonts w:ascii="David" w:hAnsi="David" w:cs="David"/>
            <w:color w:val="auto"/>
            <w:sz w:val="24"/>
            <w:szCs w:val="24"/>
            <w:u w:val="none"/>
            <w:rtl/>
          </w:rPr>
          <w:t>בציר</w:t>
        </w:r>
      </w:hyperlink>
      <w:r w:rsidR="00AF4B6B" w:rsidRPr="00AE009C">
        <w:rPr>
          <w:rFonts w:ascii="David" w:hAnsi="David" w:cs="David"/>
          <w:sz w:val="24"/>
          <w:szCs w:val="24"/>
          <w:rtl/>
        </w:rPr>
        <w:t xml:space="preserve"> והוא נמשך כמעט כל ה</w:t>
      </w:r>
      <w:hyperlink r:id="rId66" w:tooltip="קיץ" w:history="1">
        <w:r w:rsidR="00AF4B6B" w:rsidRPr="00AE009C">
          <w:rPr>
            <w:rStyle w:val="Hyperlink"/>
            <w:rFonts w:ascii="David" w:hAnsi="David" w:cs="David"/>
            <w:color w:val="auto"/>
            <w:sz w:val="24"/>
            <w:szCs w:val="24"/>
            <w:u w:val="none"/>
            <w:rtl/>
          </w:rPr>
          <w:t>קיץ</w:t>
        </w:r>
      </w:hyperlink>
      <w:r w:rsidR="00AF4B6B" w:rsidRPr="00AE009C">
        <w:rPr>
          <w:rFonts w:ascii="David" w:hAnsi="David" w:cs="David"/>
          <w:sz w:val="24"/>
          <w:szCs w:val="24"/>
          <w:rtl/>
        </w:rPr>
        <w:t xml:space="preserve">, בהתאם למין, לזן ולאזור. חלקת הגפנים נקראת </w:t>
      </w:r>
      <w:hyperlink r:id="rId67" w:tooltip="כרם" w:history="1">
        <w:r w:rsidR="00AF4B6B" w:rsidRPr="00AE009C">
          <w:rPr>
            <w:rStyle w:val="Hyperlink"/>
            <w:rFonts w:ascii="David" w:hAnsi="David" w:cs="David"/>
            <w:color w:val="auto"/>
            <w:sz w:val="24"/>
            <w:szCs w:val="24"/>
            <w:u w:val="none"/>
            <w:rtl/>
          </w:rPr>
          <w:t>כרם</w:t>
        </w:r>
      </w:hyperlink>
      <w:r w:rsidR="00AF4B6B" w:rsidRPr="00AE009C">
        <w:rPr>
          <w:rFonts w:ascii="David" w:hAnsi="David" w:cs="David"/>
          <w:sz w:val="24"/>
          <w:szCs w:val="24"/>
          <w:rtl/>
        </w:rPr>
        <w:t xml:space="preserve"> בדומה לזיתים. </w:t>
      </w:r>
    </w:p>
    <w:p w:rsidR="00AE009C" w:rsidRDefault="00AE009C" w:rsidP="00DC24ED">
      <w:pPr>
        <w:spacing w:line="360" w:lineRule="auto"/>
        <w:rPr>
          <w:rFonts w:ascii="David" w:hAnsi="David" w:cs="David"/>
          <w:sz w:val="24"/>
          <w:szCs w:val="24"/>
          <w:rtl/>
        </w:rPr>
      </w:pPr>
    </w:p>
    <w:p w:rsidR="00B25271" w:rsidRPr="00AE009C" w:rsidRDefault="00AF4B6B" w:rsidP="00AE009C">
      <w:pPr>
        <w:spacing w:line="360" w:lineRule="auto"/>
        <w:rPr>
          <w:rFonts w:ascii="David" w:hAnsi="David" w:cs="David"/>
          <w:sz w:val="24"/>
          <w:szCs w:val="24"/>
          <w:rtl/>
        </w:rPr>
      </w:pPr>
      <w:r w:rsidRPr="00AE009C">
        <w:rPr>
          <w:rFonts w:ascii="David" w:hAnsi="David" w:cs="David"/>
          <w:sz w:val="24"/>
          <w:szCs w:val="24"/>
          <w:rtl/>
        </w:rPr>
        <w:t>רגע של עברית</w:t>
      </w:r>
      <w:r w:rsidR="00AE009C">
        <w:rPr>
          <w:rFonts w:ascii="David" w:hAnsi="David" w:cs="David" w:hint="cs"/>
          <w:sz w:val="24"/>
          <w:szCs w:val="24"/>
          <w:rtl/>
        </w:rPr>
        <w:t>:</w:t>
      </w:r>
    </w:p>
    <w:p w:rsidR="00AE009C" w:rsidRPr="00AE009C" w:rsidRDefault="00AE009C" w:rsidP="00AE009C">
      <w:pPr>
        <w:pStyle w:val="a4"/>
        <w:numPr>
          <w:ilvl w:val="0"/>
          <w:numId w:val="1"/>
        </w:numPr>
        <w:spacing w:line="360" w:lineRule="auto"/>
        <w:rPr>
          <w:rFonts w:ascii="David" w:hAnsi="David" w:cs="David"/>
          <w:sz w:val="24"/>
          <w:szCs w:val="24"/>
          <w:rtl/>
        </w:rPr>
      </w:pPr>
      <w:r w:rsidRPr="00AE009C">
        <w:rPr>
          <w:rFonts w:ascii="David" w:hAnsi="David" w:cs="David"/>
          <w:sz w:val="24"/>
          <w:szCs w:val="24"/>
          <w:rtl/>
        </w:rPr>
        <w:t>קטיף הענבים=בציר</w:t>
      </w:r>
    </w:p>
    <w:p w:rsidR="00AE009C" w:rsidRPr="00AE009C" w:rsidRDefault="00AE009C" w:rsidP="00AE009C">
      <w:pPr>
        <w:pStyle w:val="a4"/>
        <w:numPr>
          <w:ilvl w:val="0"/>
          <w:numId w:val="1"/>
        </w:numPr>
        <w:spacing w:line="360" w:lineRule="auto"/>
        <w:rPr>
          <w:rFonts w:ascii="David" w:hAnsi="David" w:cs="David"/>
          <w:sz w:val="24"/>
          <w:szCs w:val="24"/>
          <w:rtl/>
        </w:rPr>
      </w:pPr>
      <w:r w:rsidRPr="00AE009C">
        <w:rPr>
          <w:rFonts w:ascii="David" w:hAnsi="David" w:cs="David"/>
          <w:sz w:val="24"/>
          <w:szCs w:val="24"/>
          <w:rtl/>
        </w:rPr>
        <w:t>מקום גידול הגפן=כרם</w:t>
      </w:r>
    </w:p>
    <w:p w:rsidR="00AE009C" w:rsidRPr="00AE009C" w:rsidRDefault="00AE009C" w:rsidP="00AE009C">
      <w:pPr>
        <w:pStyle w:val="a4"/>
        <w:numPr>
          <w:ilvl w:val="0"/>
          <w:numId w:val="1"/>
        </w:numPr>
        <w:spacing w:line="360" w:lineRule="auto"/>
        <w:rPr>
          <w:rFonts w:ascii="David" w:hAnsi="David" w:cs="David"/>
          <w:sz w:val="24"/>
          <w:szCs w:val="24"/>
          <w:rtl/>
        </w:rPr>
      </w:pPr>
      <w:r w:rsidRPr="00AE009C">
        <w:rPr>
          <w:rFonts w:ascii="David" w:hAnsi="David" w:cs="David"/>
          <w:sz w:val="24"/>
          <w:szCs w:val="24"/>
          <w:rtl/>
        </w:rPr>
        <w:t>שריגים= ענפיה הצעירים של הגפן.</w:t>
      </w:r>
    </w:p>
    <w:p w:rsidR="00AE009C" w:rsidRPr="00AE009C" w:rsidRDefault="00AF4B6B" w:rsidP="00AE009C">
      <w:pPr>
        <w:pStyle w:val="a4"/>
        <w:numPr>
          <w:ilvl w:val="0"/>
          <w:numId w:val="1"/>
        </w:numPr>
        <w:spacing w:line="360" w:lineRule="auto"/>
        <w:rPr>
          <w:rFonts w:ascii="David" w:hAnsi="David" w:cs="David"/>
          <w:sz w:val="24"/>
          <w:szCs w:val="24"/>
          <w:rtl/>
        </w:rPr>
      </w:pPr>
      <w:r w:rsidRPr="00AE009C">
        <w:rPr>
          <w:rFonts w:ascii="David" w:hAnsi="David" w:cs="David"/>
          <w:sz w:val="24"/>
          <w:szCs w:val="24"/>
          <w:rtl/>
        </w:rPr>
        <w:t>זמורות</w:t>
      </w:r>
      <w:r w:rsidR="00AE009C" w:rsidRPr="00AE009C">
        <w:rPr>
          <w:rFonts w:ascii="David" w:hAnsi="David" w:cs="David"/>
          <w:sz w:val="24"/>
          <w:szCs w:val="24"/>
          <w:rtl/>
        </w:rPr>
        <w:t>=</w:t>
      </w:r>
      <w:r w:rsidRPr="00AE009C">
        <w:rPr>
          <w:rFonts w:ascii="David" w:hAnsi="David" w:cs="David"/>
          <w:sz w:val="24"/>
          <w:szCs w:val="24"/>
          <w:rtl/>
        </w:rPr>
        <w:t xml:space="preserve"> שמם של הענפים המרכזיים של הגפן </w:t>
      </w:r>
    </w:p>
    <w:p w:rsidR="00AE009C" w:rsidRPr="00AE009C" w:rsidRDefault="00AE009C" w:rsidP="00AE009C">
      <w:pPr>
        <w:pStyle w:val="a4"/>
        <w:numPr>
          <w:ilvl w:val="0"/>
          <w:numId w:val="1"/>
        </w:numPr>
        <w:spacing w:line="360" w:lineRule="auto"/>
        <w:rPr>
          <w:rFonts w:ascii="David" w:hAnsi="David" w:cs="David"/>
          <w:sz w:val="24"/>
          <w:szCs w:val="24"/>
          <w:rtl/>
        </w:rPr>
      </w:pPr>
      <w:r w:rsidRPr="00AE009C">
        <w:rPr>
          <w:rFonts w:ascii="David" w:hAnsi="David" w:cs="David"/>
          <w:sz w:val="24"/>
          <w:szCs w:val="24"/>
          <w:rtl/>
        </w:rPr>
        <w:t>קנוקנת - הענף המשמש את הגפן לטיפוס ולאחיזה.</w:t>
      </w:r>
    </w:p>
    <w:p w:rsidR="00AE009C" w:rsidRPr="00AE009C" w:rsidRDefault="00AF4B6B" w:rsidP="00AE009C">
      <w:pPr>
        <w:pStyle w:val="a4"/>
        <w:numPr>
          <w:ilvl w:val="0"/>
          <w:numId w:val="1"/>
        </w:numPr>
        <w:spacing w:line="360" w:lineRule="auto"/>
        <w:rPr>
          <w:rFonts w:ascii="David" w:hAnsi="David" w:cs="David"/>
          <w:sz w:val="24"/>
          <w:szCs w:val="24"/>
          <w:rtl/>
        </w:rPr>
      </w:pPr>
      <w:proofErr w:type="spellStart"/>
      <w:r w:rsidRPr="00AE009C">
        <w:rPr>
          <w:rFonts w:ascii="David" w:hAnsi="David" w:cs="David"/>
          <w:sz w:val="24"/>
          <w:szCs w:val="24"/>
          <w:rtl/>
        </w:rPr>
        <w:t>רוגלית</w:t>
      </w:r>
      <w:proofErr w:type="spellEnd"/>
      <w:r w:rsidR="00AE009C" w:rsidRPr="00AE009C">
        <w:rPr>
          <w:rFonts w:ascii="David" w:hAnsi="David" w:cs="David"/>
          <w:sz w:val="24"/>
          <w:szCs w:val="24"/>
          <w:rtl/>
        </w:rPr>
        <w:t xml:space="preserve"> =</w:t>
      </w:r>
      <w:r w:rsidRPr="00AE009C">
        <w:rPr>
          <w:rFonts w:ascii="David" w:hAnsi="David" w:cs="David"/>
          <w:sz w:val="24"/>
          <w:szCs w:val="24"/>
          <w:rtl/>
        </w:rPr>
        <w:t xml:space="preserve"> גפן ה</w:t>
      </w:r>
      <w:r w:rsidR="00AE009C" w:rsidRPr="00AE009C">
        <w:rPr>
          <w:rFonts w:ascii="David" w:hAnsi="David" w:cs="David"/>
          <w:sz w:val="24"/>
          <w:szCs w:val="24"/>
          <w:rtl/>
        </w:rPr>
        <w:t>גדלה בגובה הקרקע על אבן נמוכה.</w:t>
      </w:r>
    </w:p>
    <w:p w:rsidR="00AE009C" w:rsidRPr="00AE009C" w:rsidRDefault="00AF4B6B" w:rsidP="00AE009C">
      <w:pPr>
        <w:pStyle w:val="a4"/>
        <w:numPr>
          <w:ilvl w:val="0"/>
          <w:numId w:val="1"/>
        </w:numPr>
        <w:spacing w:line="360" w:lineRule="auto"/>
        <w:rPr>
          <w:rFonts w:ascii="David" w:hAnsi="David" w:cs="David"/>
          <w:sz w:val="24"/>
          <w:szCs w:val="24"/>
          <w:rtl/>
        </w:rPr>
      </w:pPr>
      <w:r w:rsidRPr="00AE009C">
        <w:rPr>
          <w:rFonts w:ascii="David" w:hAnsi="David" w:cs="David"/>
          <w:sz w:val="24"/>
          <w:szCs w:val="24"/>
          <w:rtl/>
        </w:rPr>
        <w:t>דלית</w:t>
      </w:r>
      <w:r w:rsidR="00AE009C">
        <w:rPr>
          <w:rFonts w:ascii="David" w:hAnsi="David" w:cs="David" w:hint="cs"/>
          <w:sz w:val="24"/>
          <w:szCs w:val="24"/>
          <w:rtl/>
        </w:rPr>
        <w:t xml:space="preserve">= </w:t>
      </w:r>
      <w:r w:rsidR="00AE009C" w:rsidRPr="00AE009C">
        <w:rPr>
          <w:rFonts w:ascii="David" w:hAnsi="David" w:cs="David"/>
          <w:sz w:val="24"/>
          <w:szCs w:val="24"/>
          <w:rtl/>
        </w:rPr>
        <w:t xml:space="preserve">גפן התלויה על עמוד </w:t>
      </w:r>
    </w:p>
    <w:p w:rsidR="003A4675" w:rsidRDefault="003A4675">
      <w:pPr>
        <w:bidi w:val="0"/>
        <w:rPr>
          <w:rFonts w:ascii="David" w:hAnsi="David" w:cs="David"/>
          <w:sz w:val="24"/>
          <w:szCs w:val="24"/>
        </w:rPr>
      </w:pPr>
      <w:r>
        <w:rPr>
          <w:rFonts w:ascii="David" w:hAnsi="David" w:cs="David"/>
          <w:sz w:val="24"/>
          <w:szCs w:val="24"/>
          <w:rtl/>
        </w:rPr>
        <w:br w:type="page"/>
      </w:r>
    </w:p>
    <w:p w:rsidR="00AE009C" w:rsidRDefault="00A35634" w:rsidP="00AE009C">
      <w:pPr>
        <w:spacing w:line="240" w:lineRule="auto"/>
        <w:jc w:val="center"/>
        <w:rPr>
          <w:rFonts w:ascii="David" w:hAnsi="David" w:cs="David"/>
          <w:b/>
          <w:outline/>
          <w:color w:val="4472C4" w:themeColor="accent5"/>
          <w:sz w:val="160"/>
          <w:szCs w:val="160"/>
          <w:rtl/>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pPr>
      <w:hyperlink r:id="rId68" w:tooltip="תאנה" w:history="1">
        <w:r w:rsidR="003A4675" w:rsidRPr="00AE009C">
          <w:rPr>
            <w:rStyle w:val="Hyperlink"/>
            <w:rFonts w:ascii="David" w:hAnsi="David" w:cs="David"/>
            <w:b/>
            <w:bCs/>
            <w:outline/>
            <w:color w:val="4472C4" w:themeColor="accent5"/>
            <w:sz w:val="160"/>
            <w:szCs w:val="160"/>
            <w:u w:val="none"/>
            <w:rtl/>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t>תאנה</w:t>
        </w:r>
      </w:hyperlink>
      <w:r w:rsidR="00A20A3E" w:rsidRPr="00AE009C">
        <w:rPr>
          <w:rFonts w:ascii="David" w:hAnsi="David" w:cs="David"/>
          <w:b/>
          <w:outline/>
          <w:color w:val="4472C4" w:themeColor="accent5"/>
          <w:sz w:val="160"/>
          <w:szCs w:val="160"/>
          <w:rtl/>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t xml:space="preserve"> </w:t>
      </w:r>
    </w:p>
    <w:p w:rsidR="003A4675" w:rsidRPr="00B047D2" w:rsidRDefault="00A20A3E" w:rsidP="00B047D2">
      <w:pPr>
        <w:spacing w:line="360" w:lineRule="auto"/>
        <w:rPr>
          <w:rFonts w:ascii="David" w:hAnsi="David" w:cs="David"/>
          <w:sz w:val="24"/>
          <w:szCs w:val="24"/>
          <w:rtl/>
        </w:rPr>
      </w:pPr>
      <w:r w:rsidRPr="00B047D2">
        <w:rPr>
          <w:rFonts w:ascii="David" w:hAnsi="David" w:cs="David"/>
          <w:sz w:val="24"/>
          <w:szCs w:val="24"/>
          <w:rtl/>
        </w:rPr>
        <w:t xml:space="preserve">פרי </w:t>
      </w:r>
      <w:r w:rsidR="00AE009C" w:rsidRPr="00B047D2">
        <w:rPr>
          <w:rFonts w:ascii="David" w:hAnsi="David" w:cs="David"/>
          <w:sz w:val="24"/>
          <w:szCs w:val="24"/>
          <w:rtl/>
        </w:rPr>
        <w:t xml:space="preserve">בר </w:t>
      </w:r>
      <w:r w:rsidRPr="00B047D2">
        <w:rPr>
          <w:rFonts w:ascii="David" w:hAnsi="David" w:cs="David"/>
          <w:sz w:val="24"/>
          <w:szCs w:val="24"/>
          <w:rtl/>
        </w:rPr>
        <w:t>עסיסי</w:t>
      </w:r>
      <w:r w:rsidR="00AE009C" w:rsidRPr="00B047D2">
        <w:rPr>
          <w:rFonts w:ascii="David" w:hAnsi="David" w:cs="David"/>
          <w:sz w:val="24"/>
          <w:szCs w:val="24"/>
          <w:rtl/>
        </w:rPr>
        <w:t>.</w:t>
      </w:r>
      <w:r w:rsidRPr="00B047D2">
        <w:rPr>
          <w:rFonts w:ascii="David" w:hAnsi="David" w:cs="David"/>
          <w:sz w:val="24"/>
          <w:szCs w:val="24"/>
          <w:rtl/>
        </w:rPr>
        <w:t xml:space="preserve"> ממשפחת </w:t>
      </w:r>
      <w:proofErr w:type="spellStart"/>
      <w:r w:rsidRPr="00B047D2">
        <w:rPr>
          <w:rFonts w:ascii="David" w:hAnsi="David" w:cs="David"/>
          <w:sz w:val="24"/>
          <w:szCs w:val="24"/>
          <w:rtl/>
        </w:rPr>
        <w:t>התותיים</w:t>
      </w:r>
      <w:proofErr w:type="spellEnd"/>
      <w:r w:rsidRPr="00B047D2">
        <w:rPr>
          <w:rFonts w:ascii="David" w:hAnsi="David" w:cs="David"/>
          <w:sz w:val="24"/>
          <w:szCs w:val="24"/>
          <w:rtl/>
        </w:rPr>
        <w:t>.</w:t>
      </w:r>
      <w:r w:rsidR="003A4675" w:rsidRPr="00B047D2">
        <w:rPr>
          <w:rFonts w:ascii="David" w:hAnsi="David" w:cs="David"/>
          <w:sz w:val="24"/>
          <w:szCs w:val="24"/>
          <w:rtl/>
        </w:rPr>
        <w:t xml:space="preserve"> </w:t>
      </w:r>
      <w:r w:rsidRPr="00B047D2">
        <w:rPr>
          <w:rFonts w:ascii="David" w:hAnsi="David" w:cs="David"/>
          <w:sz w:val="24"/>
          <w:szCs w:val="24"/>
          <w:rtl/>
        </w:rPr>
        <w:t xml:space="preserve">עץ התאנה מגיע לגובה של כ3-10 מטרים. </w:t>
      </w:r>
      <w:r w:rsidR="003A4675" w:rsidRPr="00B047D2">
        <w:rPr>
          <w:rFonts w:ascii="David" w:hAnsi="David" w:cs="David"/>
          <w:sz w:val="24"/>
          <w:szCs w:val="24"/>
          <w:rtl/>
        </w:rPr>
        <w:t xml:space="preserve">עדויות </w:t>
      </w:r>
      <w:hyperlink r:id="rId69" w:tooltip="ארכאולוגיה" w:history="1">
        <w:r w:rsidR="003A4675" w:rsidRPr="00B047D2">
          <w:rPr>
            <w:rStyle w:val="Hyperlink"/>
            <w:rFonts w:ascii="David" w:hAnsi="David" w:cs="David"/>
            <w:color w:val="auto"/>
            <w:sz w:val="24"/>
            <w:szCs w:val="24"/>
            <w:u w:val="none"/>
            <w:rtl/>
          </w:rPr>
          <w:t>ארכאולוגיות</w:t>
        </w:r>
      </w:hyperlink>
      <w:r w:rsidR="003A4675" w:rsidRPr="00B047D2">
        <w:rPr>
          <w:rFonts w:ascii="David" w:hAnsi="David" w:cs="David"/>
          <w:sz w:val="24"/>
          <w:szCs w:val="24"/>
          <w:rtl/>
        </w:rPr>
        <w:t xml:space="preserve"> מאשרות כי התאנה פרחה בארץ ישראל כבר לפני כ-5,000 שנה. </w:t>
      </w:r>
      <w:r w:rsidR="00B047D2" w:rsidRPr="00B047D2">
        <w:rPr>
          <w:rFonts w:ascii="David" w:hAnsi="David" w:cs="David"/>
          <w:sz w:val="24"/>
          <w:szCs w:val="24"/>
          <w:rtl/>
        </w:rPr>
        <w:t>התאנה היא מין העץ הראשון המופיע ב</w:t>
      </w:r>
      <w:hyperlink r:id="rId70" w:tooltip="תנ&quot;ך" w:history="1">
        <w:r w:rsidR="00B047D2" w:rsidRPr="00B047D2">
          <w:rPr>
            <w:rStyle w:val="Hyperlink"/>
            <w:rFonts w:ascii="David" w:hAnsi="David" w:cs="David"/>
            <w:color w:val="auto"/>
            <w:sz w:val="24"/>
            <w:szCs w:val="24"/>
            <w:u w:val="none"/>
            <w:rtl/>
          </w:rPr>
          <w:t>תנ"ך</w:t>
        </w:r>
      </w:hyperlink>
      <w:r w:rsidR="00B047D2" w:rsidRPr="00B047D2">
        <w:rPr>
          <w:rFonts w:ascii="David" w:hAnsi="David" w:cs="David"/>
          <w:sz w:val="24"/>
          <w:szCs w:val="24"/>
          <w:rtl/>
        </w:rPr>
        <w:t xml:space="preserve">. היא מופיעה בסיפור </w:t>
      </w:r>
      <w:hyperlink r:id="rId71" w:tooltip="אדם וחווה" w:history="1">
        <w:r w:rsidR="00B047D2" w:rsidRPr="00B047D2">
          <w:rPr>
            <w:rStyle w:val="Hyperlink"/>
            <w:rFonts w:ascii="David" w:hAnsi="David" w:cs="David"/>
            <w:color w:val="auto"/>
            <w:sz w:val="24"/>
            <w:szCs w:val="24"/>
            <w:u w:val="none"/>
            <w:rtl/>
          </w:rPr>
          <w:t>אדם וחווה</w:t>
        </w:r>
      </w:hyperlink>
      <w:r w:rsidR="00B047D2" w:rsidRPr="00B047D2">
        <w:rPr>
          <w:rFonts w:ascii="David" w:hAnsi="David" w:cs="David"/>
          <w:sz w:val="24"/>
          <w:szCs w:val="24"/>
          <w:rtl/>
        </w:rPr>
        <w:t xml:space="preserve">, שתפרו לעצמם </w:t>
      </w:r>
      <w:hyperlink r:id="rId72" w:tooltip="חגורה" w:history="1">
        <w:r w:rsidR="00B047D2" w:rsidRPr="00B047D2">
          <w:rPr>
            <w:rStyle w:val="Hyperlink"/>
            <w:rFonts w:ascii="David" w:hAnsi="David" w:cs="David"/>
            <w:color w:val="auto"/>
            <w:sz w:val="24"/>
            <w:szCs w:val="24"/>
            <w:u w:val="none"/>
            <w:rtl/>
          </w:rPr>
          <w:t>חגורות</w:t>
        </w:r>
      </w:hyperlink>
      <w:r w:rsidR="00B047D2" w:rsidRPr="00B047D2">
        <w:rPr>
          <w:rFonts w:ascii="David" w:hAnsi="David" w:cs="David"/>
          <w:sz w:val="24"/>
          <w:szCs w:val="24"/>
          <w:rtl/>
        </w:rPr>
        <w:t xml:space="preserve"> מ</w:t>
      </w:r>
      <w:hyperlink r:id="rId73" w:tooltip="עלים" w:history="1">
        <w:r w:rsidR="00B047D2" w:rsidRPr="00B047D2">
          <w:rPr>
            <w:rStyle w:val="Hyperlink"/>
            <w:rFonts w:ascii="David" w:hAnsi="David" w:cs="David"/>
            <w:color w:val="auto"/>
            <w:sz w:val="24"/>
            <w:szCs w:val="24"/>
            <w:u w:val="none"/>
            <w:rtl/>
          </w:rPr>
          <w:t>עלי</w:t>
        </w:r>
      </w:hyperlink>
      <w:r w:rsidR="00B047D2" w:rsidRPr="00B047D2">
        <w:rPr>
          <w:rFonts w:ascii="David" w:hAnsi="David" w:cs="David"/>
          <w:sz w:val="24"/>
          <w:szCs w:val="24"/>
          <w:rtl/>
        </w:rPr>
        <w:t xml:space="preserve"> העץ.</w:t>
      </w:r>
      <w:r w:rsidR="00B047D2">
        <w:rPr>
          <w:rFonts w:ascii="David" w:hAnsi="David" w:cs="David" w:hint="cs"/>
          <w:sz w:val="24"/>
          <w:szCs w:val="24"/>
          <w:rtl/>
        </w:rPr>
        <w:t xml:space="preserve"> </w:t>
      </w:r>
      <w:r w:rsidR="003A4675" w:rsidRPr="00B047D2">
        <w:rPr>
          <w:rFonts w:ascii="David" w:hAnsi="David" w:cs="David"/>
          <w:sz w:val="24"/>
          <w:szCs w:val="24"/>
          <w:rtl/>
        </w:rPr>
        <w:t>ה</w:t>
      </w:r>
      <w:r w:rsidR="00B047D2">
        <w:rPr>
          <w:rFonts w:ascii="David" w:hAnsi="David" w:cs="David"/>
          <w:sz w:val="24"/>
          <w:szCs w:val="24"/>
          <w:rtl/>
        </w:rPr>
        <w:t>תאנה הייתה נאכלת טרייה ומשומרת</w:t>
      </w:r>
      <w:r w:rsidR="00B047D2">
        <w:rPr>
          <w:rFonts w:ascii="David" w:hAnsi="David" w:cs="David" w:hint="cs"/>
          <w:sz w:val="24"/>
          <w:szCs w:val="24"/>
          <w:rtl/>
        </w:rPr>
        <w:t xml:space="preserve">, </w:t>
      </w:r>
      <w:r w:rsidR="003A4675" w:rsidRPr="00B047D2">
        <w:rPr>
          <w:rFonts w:ascii="David" w:hAnsi="David" w:cs="David"/>
          <w:sz w:val="24"/>
          <w:szCs w:val="24"/>
          <w:rtl/>
        </w:rPr>
        <w:t>כתאנים בודדות מיובשות ("גרוגרת") או כעיגול ענק של תאנים דחוסות</w:t>
      </w:r>
      <w:r w:rsidR="00B047D2">
        <w:rPr>
          <w:rFonts w:ascii="David" w:hAnsi="David" w:cs="David"/>
          <w:sz w:val="24"/>
          <w:szCs w:val="24"/>
          <w:rtl/>
        </w:rPr>
        <w:t xml:space="preserve"> ומיובשות ("דבלים").  העץ גדל</w:t>
      </w:r>
      <w:r w:rsidR="003A4675" w:rsidRPr="00B047D2">
        <w:rPr>
          <w:rFonts w:ascii="David" w:hAnsi="David" w:cs="David"/>
          <w:sz w:val="24"/>
          <w:szCs w:val="24"/>
          <w:rtl/>
        </w:rPr>
        <w:t xml:space="preserve"> ליד </w:t>
      </w:r>
      <w:hyperlink r:id="rId74" w:tooltip="מעיין" w:history="1">
        <w:r w:rsidR="003A4675" w:rsidRPr="00B047D2">
          <w:rPr>
            <w:rStyle w:val="Hyperlink"/>
            <w:rFonts w:ascii="David" w:hAnsi="David" w:cs="David"/>
            <w:color w:val="auto"/>
            <w:sz w:val="24"/>
            <w:szCs w:val="24"/>
            <w:u w:val="none"/>
            <w:rtl/>
          </w:rPr>
          <w:t>מעיינות</w:t>
        </w:r>
      </w:hyperlink>
      <w:r w:rsidR="003A4675" w:rsidRPr="00B047D2">
        <w:rPr>
          <w:rFonts w:ascii="David" w:hAnsi="David" w:cs="David"/>
          <w:sz w:val="24"/>
          <w:szCs w:val="24"/>
          <w:rtl/>
        </w:rPr>
        <w:t xml:space="preserve">, לאורך </w:t>
      </w:r>
      <w:hyperlink r:id="rId75" w:tooltip="בקעת הירדן" w:history="1">
        <w:r w:rsidR="003A4675" w:rsidRPr="00B047D2">
          <w:rPr>
            <w:rStyle w:val="Hyperlink"/>
            <w:rFonts w:ascii="David" w:hAnsi="David" w:cs="David"/>
            <w:color w:val="auto"/>
            <w:sz w:val="24"/>
            <w:szCs w:val="24"/>
            <w:u w:val="none"/>
            <w:rtl/>
          </w:rPr>
          <w:t>בקעת הירדן</w:t>
        </w:r>
      </w:hyperlink>
      <w:r w:rsidR="003A4675" w:rsidRPr="00B047D2">
        <w:rPr>
          <w:rFonts w:ascii="David" w:hAnsi="David" w:cs="David"/>
          <w:sz w:val="24"/>
          <w:szCs w:val="24"/>
          <w:rtl/>
        </w:rPr>
        <w:t xml:space="preserve"> ובקעת </w:t>
      </w:r>
      <w:hyperlink r:id="rId76" w:tooltip="ים המלח" w:history="1">
        <w:r w:rsidR="003A4675" w:rsidRPr="00B047D2">
          <w:rPr>
            <w:rStyle w:val="Hyperlink"/>
            <w:rFonts w:ascii="David" w:hAnsi="David" w:cs="David"/>
            <w:color w:val="auto"/>
            <w:sz w:val="24"/>
            <w:szCs w:val="24"/>
            <w:u w:val="none"/>
            <w:rtl/>
          </w:rPr>
          <w:t>ים המלח</w:t>
        </w:r>
      </w:hyperlink>
      <w:r w:rsidRPr="00B047D2">
        <w:rPr>
          <w:rFonts w:ascii="David" w:hAnsi="David" w:cs="David"/>
          <w:sz w:val="24"/>
          <w:szCs w:val="24"/>
          <w:rtl/>
        </w:rPr>
        <w:t>. התאנים פורחות בסתיו.</w:t>
      </w:r>
      <w:r w:rsidR="00B047D2">
        <w:rPr>
          <w:rFonts w:ascii="David" w:hAnsi="David" w:cs="David" w:hint="cs"/>
          <w:sz w:val="24"/>
          <w:szCs w:val="24"/>
          <w:rtl/>
        </w:rPr>
        <w:t xml:space="preserve"> </w:t>
      </w:r>
      <w:r w:rsidR="003A4675" w:rsidRPr="00B047D2">
        <w:rPr>
          <w:rFonts w:ascii="David" w:hAnsi="David" w:cs="David"/>
          <w:sz w:val="24"/>
          <w:szCs w:val="24"/>
          <w:rtl/>
        </w:rPr>
        <w:t xml:space="preserve">מה פרוש </w:t>
      </w:r>
      <w:r w:rsidR="00B047D2">
        <w:rPr>
          <w:rFonts w:ascii="David" w:hAnsi="David" w:cs="David" w:hint="cs"/>
          <w:sz w:val="24"/>
          <w:szCs w:val="24"/>
          <w:rtl/>
        </w:rPr>
        <w:t xml:space="preserve">המשפט </w:t>
      </w:r>
      <w:r w:rsidR="003A4675" w:rsidRPr="00B047D2">
        <w:rPr>
          <w:rFonts w:ascii="David" w:hAnsi="David" w:cs="David"/>
          <w:sz w:val="24"/>
          <w:szCs w:val="24"/>
          <w:rtl/>
        </w:rPr>
        <w:t>"התאנה חנטה פגיה"? חנטה</w:t>
      </w:r>
      <w:r w:rsidR="00B047D2">
        <w:rPr>
          <w:rFonts w:ascii="David" w:hAnsi="David" w:cs="David" w:hint="cs"/>
          <w:sz w:val="24"/>
          <w:szCs w:val="24"/>
          <w:rtl/>
        </w:rPr>
        <w:t>=</w:t>
      </w:r>
      <w:r w:rsidR="003A4675" w:rsidRPr="00B047D2">
        <w:rPr>
          <w:rFonts w:ascii="David" w:hAnsi="David" w:cs="David"/>
          <w:sz w:val="24"/>
          <w:szCs w:val="24"/>
          <w:rtl/>
        </w:rPr>
        <w:t xml:space="preserve">ראשית </w:t>
      </w:r>
      <w:r w:rsidR="00B047D2">
        <w:rPr>
          <w:rFonts w:ascii="David" w:hAnsi="David" w:cs="David"/>
          <w:sz w:val="24"/>
          <w:szCs w:val="24"/>
          <w:rtl/>
        </w:rPr>
        <w:t>התפתחות הפרי, הוא קטן וקשה. פגה</w:t>
      </w:r>
      <w:r w:rsidR="00B047D2">
        <w:rPr>
          <w:rFonts w:ascii="David" w:hAnsi="David" w:cs="David" w:hint="cs"/>
          <w:sz w:val="24"/>
          <w:szCs w:val="24"/>
          <w:rtl/>
        </w:rPr>
        <w:t>=</w:t>
      </w:r>
      <w:r w:rsidR="003A4675" w:rsidRPr="00B047D2">
        <w:rPr>
          <w:rFonts w:ascii="David" w:hAnsi="David" w:cs="David"/>
          <w:sz w:val="24"/>
          <w:szCs w:val="24"/>
          <w:rtl/>
        </w:rPr>
        <w:t xml:space="preserve">השם לתאנה ירוקה קטנה וקשה שטרם הבשילה ולכן לתינוקות שטרם הבשילו קוראים פגים. </w:t>
      </w:r>
      <w:r w:rsidR="00B047D2">
        <w:rPr>
          <w:rFonts w:ascii="David" w:hAnsi="David" w:cs="David" w:hint="cs"/>
          <w:sz w:val="24"/>
          <w:szCs w:val="24"/>
          <w:rtl/>
        </w:rPr>
        <w:t xml:space="preserve">הביטוי מבטא את </w:t>
      </w:r>
      <w:r w:rsidR="003A4675" w:rsidRPr="00B047D2">
        <w:rPr>
          <w:rFonts w:ascii="David" w:hAnsi="David" w:cs="David"/>
          <w:sz w:val="24"/>
          <w:szCs w:val="24"/>
          <w:rtl/>
        </w:rPr>
        <w:t xml:space="preserve">מועד תחילת האביב ותחילת הלבלוב. </w:t>
      </w:r>
    </w:p>
    <w:p w:rsidR="003A4675" w:rsidRDefault="003A4675" w:rsidP="00DC24ED">
      <w:pPr>
        <w:spacing w:line="360" w:lineRule="auto"/>
        <w:rPr>
          <w:rtl/>
        </w:rPr>
      </w:pPr>
    </w:p>
    <w:p w:rsidR="003A4675" w:rsidRPr="00B047D2" w:rsidRDefault="003A4675" w:rsidP="00DC24ED">
      <w:pPr>
        <w:spacing w:line="360" w:lineRule="auto"/>
        <w:rPr>
          <w:rFonts w:ascii="David" w:hAnsi="David" w:cs="David"/>
          <w:sz w:val="24"/>
          <w:szCs w:val="24"/>
          <w:rtl/>
        </w:rPr>
      </w:pPr>
      <w:r w:rsidRPr="00B047D2">
        <w:rPr>
          <w:rFonts w:ascii="David" w:hAnsi="David" w:cs="David"/>
          <w:sz w:val="24"/>
          <w:szCs w:val="24"/>
          <w:rtl/>
        </w:rPr>
        <w:t>רגע של עברית</w:t>
      </w:r>
      <w:r w:rsidR="00F35538">
        <w:rPr>
          <w:rFonts w:ascii="David" w:hAnsi="David" w:cs="David" w:hint="cs"/>
          <w:sz w:val="24"/>
          <w:szCs w:val="24"/>
          <w:rtl/>
        </w:rPr>
        <w:t>:</w:t>
      </w:r>
    </w:p>
    <w:p w:rsidR="00B047D2" w:rsidRPr="00B047D2" w:rsidRDefault="00B047D2" w:rsidP="00B047D2">
      <w:pPr>
        <w:pStyle w:val="a4"/>
        <w:numPr>
          <w:ilvl w:val="0"/>
          <w:numId w:val="1"/>
        </w:numPr>
        <w:spacing w:line="360" w:lineRule="auto"/>
        <w:rPr>
          <w:rFonts w:ascii="David" w:hAnsi="David" w:cs="David"/>
          <w:sz w:val="24"/>
          <w:szCs w:val="24"/>
          <w:rtl/>
        </w:rPr>
      </w:pPr>
      <w:r w:rsidRPr="00B047D2">
        <w:rPr>
          <w:rFonts w:ascii="David" w:hAnsi="David" w:cs="David"/>
          <w:sz w:val="24"/>
          <w:szCs w:val="24"/>
          <w:rtl/>
        </w:rPr>
        <w:t>קטיף תאנים</w:t>
      </w:r>
      <w:r w:rsidRPr="00B047D2">
        <w:rPr>
          <w:rFonts w:ascii="David" w:hAnsi="David" w:cs="David" w:hint="cs"/>
          <w:sz w:val="24"/>
          <w:szCs w:val="24"/>
          <w:rtl/>
        </w:rPr>
        <w:t xml:space="preserve">= </w:t>
      </w:r>
      <w:r w:rsidR="003A4675" w:rsidRPr="00B047D2">
        <w:rPr>
          <w:rFonts w:ascii="David" w:hAnsi="David" w:cs="David"/>
          <w:sz w:val="24"/>
          <w:szCs w:val="24"/>
          <w:rtl/>
        </w:rPr>
        <w:t>אֲרִיָּה.</w:t>
      </w:r>
    </w:p>
    <w:p w:rsidR="00B047D2" w:rsidRPr="00B047D2" w:rsidRDefault="00B047D2" w:rsidP="00B047D2">
      <w:pPr>
        <w:pStyle w:val="a4"/>
        <w:numPr>
          <w:ilvl w:val="0"/>
          <w:numId w:val="1"/>
        </w:numPr>
        <w:spacing w:line="360" w:lineRule="auto"/>
        <w:rPr>
          <w:rFonts w:ascii="David" w:hAnsi="David" w:cs="David"/>
          <w:sz w:val="24"/>
          <w:szCs w:val="24"/>
          <w:rtl/>
        </w:rPr>
      </w:pPr>
      <w:r w:rsidRPr="00B047D2">
        <w:rPr>
          <w:rFonts w:ascii="David" w:hAnsi="David" w:cs="David"/>
          <w:sz w:val="24"/>
          <w:szCs w:val="24"/>
          <w:rtl/>
        </w:rPr>
        <w:t>גרוגרת=</w:t>
      </w:r>
      <w:r w:rsidR="003A4675" w:rsidRPr="00B047D2">
        <w:rPr>
          <w:rFonts w:ascii="David" w:hAnsi="David" w:cs="David"/>
          <w:sz w:val="24"/>
          <w:szCs w:val="24"/>
          <w:rtl/>
        </w:rPr>
        <w:t xml:space="preserve"> תאנה </w:t>
      </w:r>
      <w:r w:rsidRPr="00B047D2">
        <w:rPr>
          <w:rFonts w:ascii="David" w:hAnsi="David" w:cs="David"/>
          <w:sz w:val="24"/>
          <w:szCs w:val="24"/>
          <w:rtl/>
        </w:rPr>
        <w:t>בודדת מיובשת</w:t>
      </w:r>
      <w:r w:rsidR="003A4675" w:rsidRPr="00B047D2">
        <w:rPr>
          <w:rFonts w:ascii="David" w:hAnsi="David" w:cs="David"/>
          <w:sz w:val="24"/>
          <w:szCs w:val="24"/>
          <w:rtl/>
        </w:rPr>
        <w:t xml:space="preserve"> </w:t>
      </w:r>
    </w:p>
    <w:p w:rsidR="00A20A3E" w:rsidRPr="00B047D2" w:rsidRDefault="00B047D2" w:rsidP="00B047D2">
      <w:pPr>
        <w:pStyle w:val="a4"/>
        <w:numPr>
          <w:ilvl w:val="0"/>
          <w:numId w:val="1"/>
        </w:numPr>
        <w:spacing w:line="360" w:lineRule="auto"/>
        <w:rPr>
          <w:rFonts w:ascii="David" w:hAnsi="David" w:cs="David"/>
          <w:sz w:val="24"/>
          <w:szCs w:val="24"/>
          <w:rtl/>
        </w:rPr>
      </w:pPr>
      <w:r w:rsidRPr="00B047D2">
        <w:rPr>
          <w:rFonts w:ascii="David" w:hAnsi="David" w:cs="David"/>
          <w:sz w:val="24"/>
          <w:szCs w:val="24"/>
          <w:rtl/>
        </w:rPr>
        <w:t xml:space="preserve">דְּבֵלָה= </w:t>
      </w:r>
      <w:r w:rsidR="003A4675" w:rsidRPr="00B047D2">
        <w:rPr>
          <w:rFonts w:ascii="David" w:hAnsi="David" w:cs="David"/>
          <w:sz w:val="24"/>
          <w:szCs w:val="24"/>
          <w:rtl/>
        </w:rPr>
        <w:t xml:space="preserve">גוש של תאנים מיובשות </w:t>
      </w:r>
    </w:p>
    <w:p w:rsidR="00A20A3E" w:rsidRDefault="00A20A3E">
      <w:pPr>
        <w:bidi w:val="0"/>
        <w:rPr>
          <w:rFonts w:ascii="David" w:hAnsi="David" w:cs="David"/>
          <w:sz w:val="24"/>
          <w:szCs w:val="24"/>
        </w:rPr>
      </w:pPr>
      <w:r>
        <w:rPr>
          <w:rFonts w:ascii="David" w:hAnsi="David" w:cs="David"/>
          <w:sz w:val="24"/>
          <w:szCs w:val="24"/>
          <w:rtl/>
        </w:rPr>
        <w:br w:type="page"/>
      </w:r>
    </w:p>
    <w:p w:rsidR="00E24792" w:rsidRPr="00E24792" w:rsidRDefault="00A35634" w:rsidP="00E24792">
      <w:pPr>
        <w:spacing w:line="240" w:lineRule="auto"/>
        <w:jc w:val="center"/>
        <w:rPr>
          <w:rFonts w:ascii="David" w:hAnsi="David" w:cs="David"/>
          <w:b/>
          <w:outline/>
          <w:color w:val="4472C4" w:themeColor="accent5"/>
          <w:sz w:val="160"/>
          <w:szCs w:val="160"/>
          <w:rtl/>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pPr>
      <w:hyperlink r:id="rId77" w:tooltip="רימון מצוי" w:history="1">
        <w:r w:rsidR="00A20A3E" w:rsidRPr="00E24792">
          <w:rPr>
            <w:rStyle w:val="Hyperlink"/>
            <w:rFonts w:ascii="David" w:hAnsi="David" w:cs="David"/>
            <w:b/>
            <w:bCs/>
            <w:outline/>
            <w:color w:val="4472C4" w:themeColor="accent5"/>
            <w:sz w:val="160"/>
            <w:szCs w:val="160"/>
            <w:u w:val="none"/>
            <w:rtl/>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t>רימון</w:t>
        </w:r>
      </w:hyperlink>
    </w:p>
    <w:p w:rsidR="00E24792" w:rsidRDefault="00A20A3E" w:rsidP="00BD385F">
      <w:pPr>
        <w:spacing w:line="360" w:lineRule="auto"/>
        <w:rPr>
          <w:rFonts w:ascii="David" w:hAnsi="David" w:cs="David"/>
          <w:sz w:val="24"/>
          <w:szCs w:val="24"/>
          <w:rtl/>
        </w:rPr>
      </w:pPr>
      <w:r w:rsidRPr="00E24792">
        <w:rPr>
          <w:rFonts w:ascii="David" w:hAnsi="David" w:cs="David"/>
          <w:sz w:val="24"/>
          <w:szCs w:val="24"/>
          <w:rtl/>
        </w:rPr>
        <w:t xml:space="preserve">ממשפחת </w:t>
      </w:r>
      <w:proofErr w:type="spellStart"/>
      <w:r w:rsidRPr="00E24792">
        <w:rPr>
          <w:rFonts w:ascii="David" w:hAnsi="David" w:cs="David"/>
          <w:sz w:val="24"/>
          <w:szCs w:val="24"/>
          <w:rtl/>
        </w:rPr>
        <w:t>הרימוניים</w:t>
      </w:r>
      <w:proofErr w:type="spellEnd"/>
      <w:r w:rsidRPr="00E24792">
        <w:rPr>
          <w:rFonts w:ascii="David" w:hAnsi="David" w:cs="David"/>
          <w:sz w:val="24"/>
          <w:szCs w:val="24"/>
          <w:rtl/>
        </w:rPr>
        <w:t xml:space="preserve">. </w:t>
      </w:r>
      <w:r w:rsidR="00E24792" w:rsidRPr="00E24792">
        <w:rPr>
          <w:rFonts w:ascii="David" w:hAnsi="David" w:cs="David"/>
          <w:sz w:val="24"/>
          <w:szCs w:val="24"/>
          <w:rtl/>
        </w:rPr>
        <w:t xml:space="preserve">הרימון הוא עץ נמוך או </w:t>
      </w:r>
      <w:hyperlink r:id="rId78" w:tooltip="שיח" w:history="1">
        <w:r w:rsidR="00E24792" w:rsidRPr="00E24792">
          <w:rPr>
            <w:rStyle w:val="Hyperlink"/>
            <w:rFonts w:ascii="David" w:hAnsi="David" w:cs="David"/>
            <w:color w:val="auto"/>
            <w:sz w:val="24"/>
            <w:szCs w:val="24"/>
            <w:u w:val="none"/>
            <w:rtl/>
          </w:rPr>
          <w:t>שיח</w:t>
        </w:r>
      </w:hyperlink>
      <w:r w:rsidR="00E24792" w:rsidRPr="00E24792">
        <w:rPr>
          <w:rFonts w:ascii="David" w:hAnsi="David" w:cs="David"/>
          <w:sz w:val="24"/>
          <w:szCs w:val="24"/>
          <w:rtl/>
        </w:rPr>
        <w:t xml:space="preserve"> המגיע לגובה כ-3 </w:t>
      </w:r>
      <w:hyperlink r:id="rId79" w:tooltip="מטר" w:history="1">
        <w:r w:rsidR="00E24792" w:rsidRPr="00E24792">
          <w:rPr>
            <w:rStyle w:val="Hyperlink"/>
            <w:rFonts w:ascii="David" w:hAnsi="David" w:cs="David"/>
            <w:color w:val="auto"/>
            <w:sz w:val="24"/>
            <w:szCs w:val="24"/>
            <w:u w:val="none"/>
            <w:rtl/>
          </w:rPr>
          <w:t>מטרים</w:t>
        </w:r>
      </w:hyperlink>
      <w:r w:rsidR="00E24792" w:rsidRPr="00E24792">
        <w:rPr>
          <w:rFonts w:ascii="David" w:hAnsi="David" w:cs="David"/>
          <w:sz w:val="24"/>
          <w:szCs w:val="24"/>
          <w:rtl/>
        </w:rPr>
        <w:t xml:space="preserve">. </w:t>
      </w:r>
      <w:r w:rsidR="00E24792">
        <w:rPr>
          <w:rFonts w:ascii="David" w:hAnsi="David" w:cs="David" w:hint="cs"/>
          <w:sz w:val="24"/>
          <w:szCs w:val="24"/>
          <w:rtl/>
        </w:rPr>
        <w:t>העלים שלו</w:t>
      </w:r>
      <w:hyperlink r:id="rId80" w:tooltip="עלה" w:history="1"/>
      <w:r w:rsidR="00E24792" w:rsidRPr="00E24792">
        <w:rPr>
          <w:rFonts w:ascii="David" w:hAnsi="David" w:cs="David"/>
          <w:sz w:val="24"/>
          <w:szCs w:val="24"/>
          <w:rtl/>
        </w:rPr>
        <w:t xml:space="preserve"> מאורכים ומבריקים, וקצות ענפיו נוקשים ומחודדים ולכן דוקרניים. ב</w:t>
      </w:r>
      <w:hyperlink r:id="rId81" w:tooltip="חורף" w:history="1">
        <w:r w:rsidR="00E24792" w:rsidRPr="00E24792">
          <w:rPr>
            <w:rStyle w:val="Hyperlink"/>
            <w:rFonts w:ascii="David" w:hAnsi="David" w:cs="David"/>
            <w:color w:val="auto"/>
            <w:sz w:val="24"/>
            <w:szCs w:val="24"/>
            <w:u w:val="none"/>
            <w:rtl/>
          </w:rPr>
          <w:t>חורף</w:t>
        </w:r>
      </w:hyperlink>
      <w:r w:rsidR="00E24792" w:rsidRPr="00E24792">
        <w:rPr>
          <w:rFonts w:ascii="David" w:hAnsi="David" w:cs="David"/>
          <w:sz w:val="24"/>
          <w:szCs w:val="24"/>
          <w:rtl/>
        </w:rPr>
        <w:t xml:space="preserve"> משיר הרימון את עליו ובתחילת ה</w:t>
      </w:r>
      <w:hyperlink r:id="rId82" w:tooltip="אביב" w:history="1">
        <w:r w:rsidR="00E24792" w:rsidRPr="00E24792">
          <w:rPr>
            <w:rStyle w:val="Hyperlink"/>
            <w:rFonts w:ascii="David" w:hAnsi="David" w:cs="David"/>
            <w:color w:val="auto"/>
            <w:sz w:val="24"/>
            <w:szCs w:val="24"/>
            <w:u w:val="none"/>
            <w:rtl/>
          </w:rPr>
          <w:t>אביב</w:t>
        </w:r>
      </w:hyperlink>
      <w:r w:rsidR="00E24792" w:rsidRPr="00E24792">
        <w:rPr>
          <w:rFonts w:ascii="David" w:hAnsi="David" w:cs="David"/>
          <w:sz w:val="24"/>
          <w:szCs w:val="24"/>
          <w:rtl/>
        </w:rPr>
        <w:t xml:space="preserve"> הוא שב ומלבלב. העלים הצעירים </w:t>
      </w:r>
      <w:hyperlink r:id="rId83" w:tooltip="אדום" w:history="1">
        <w:r w:rsidR="00E24792" w:rsidRPr="00E24792">
          <w:rPr>
            <w:rStyle w:val="Hyperlink"/>
            <w:rFonts w:ascii="David" w:hAnsi="David" w:cs="David"/>
            <w:color w:val="auto"/>
            <w:sz w:val="24"/>
            <w:szCs w:val="24"/>
            <w:u w:val="none"/>
            <w:rtl/>
          </w:rPr>
          <w:t>אדמדמים</w:t>
        </w:r>
      </w:hyperlink>
      <w:r w:rsidR="00E24792" w:rsidRPr="00E24792">
        <w:rPr>
          <w:rFonts w:ascii="David" w:hAnsi="David" w:cs="David"/>
          <w:sz w:val="24"/>
          <w:szCs w:val="24"/>
          <w:rtl/>
        </w:rPr>
        <w:t xml:space="preserve"> ומשנים את צבעם ל</w:t>
      </w:r>
      <w:hyperlink r:id="rId84" w:tooltip="ירוק" w:history="1">
        <w:r w:rsidR="00E24792" w:rsidRPr="00E24792">
          <w:rPr>
            <w:rStyle w:val="Hyperlink"/>
            <w:rFonts w:ascii="David" w:hAnsi="David" w:cs="David"/>
            <w:color w:val="auto"/>
            <w:sz w:val="24"/>
            <w:szCs w:val="24"/>
            <w:u w:val="none"/>
            <w:rtl/>
          </w:rPr>
          <w:t>ירוק</w:t>
        </w:r>
      </w:hyperlink>
      <w:r w:rsidR="00E24792" w:rsidRPr="00E24792">
        <w:rPr>
          <w:rFonts w:ascii="David" w:hAnsi="David" w:cs="David"/>
          <w:sz w:val="24"/>
          <w:szCs w:val="24"/>
          <w:rtl/>
        </w:rPr>
        <w:t xml:space="preserve"> כחודש לאחר הלבלוב. בתחילת ה</w:t>
      </w:r>
      <w:hyperlink r:id="rId85" w:tooltip="קיץ" w:history="1">
        <w:r w:rsidR="00E24792" w:rsidRPr="00E24792">
          <w:rPr>
            <w:rStyle w:val="Hyperlink"/>
            <w:rFonts w:ascii="David" w:hAnsi="David" w:cs="David"/>
            <w:color w:val="auto"/>
            <w:sz w:val="24"/>
            <w:szCs w:val="24"/>
            <w:u w:val="none"/>
            <w:rtl/>
          </w:rPr>
          <w:t>קיץ</w:t>
        </w:r>
      </w:hyperlink>
      <w:r w:rsidR="00E24792" w:rsidRPr="00E24792">
        <w:rPr>
          <w:rFonts w:ascii="David" w:hAnsi="David" w:cs="David"/>
          <w:sz w:val="24"/>
          <w:szCs w:val="24"/>
          <w:rtl/>
        </w:rPr>
        <w:t xml:space="preserve"> (בחודשים </w:t>
      </w:r>
      <w:hyperlink r:id="rId86" w:tooltip="מאי" w:history="1">
        <w:r w:rsidR="00E24792" w:rsidRPr="00E24792">
          <w:rPr>
            <w:rStyle w:val="Hyperlink"/>
            <w:rFonts w:ascii="David" w:hAnsi="David" w:cs="David"/>
            <w:color w:val="auto"/>
            <w:sz w:val="24"/>
            <w:szCs w:val="24"/>
            <w:u w:val="none"/>
            <w:rtl/>
          </w:rPr>
          <w:t>מאי</w:t>
        </w:r>
      </w:hyperlink>
      <w:r w:rsidR="00E24792" w:rsidRPr="00E24792">
        <w:rPr>
          <w:rFonts w:ascii="David" w:hAnsi="David" w:cs="David"/>
          <w:sz w:val="24"/>
          <w:szCs w:val="24"/>
          <w:rtl/>
        </w:rPr>
        <w:t xml:space="preserve"> - </w:t>
      </w:r>
      <w:hyperlink r:id="rId87" w:tooltip="יוני" w:history="1">
        <w:r w:rsidR="00E24792" w:rsidRPr="00E24792">
          <w:rPr>
            <w:rStyle w:val="Hyperlink"/>
            <w:rFonts w:ascii="David" w:hAnsi="David" w:cs="David"/>
            <w:color w:val="auto"/>
            <w:sz w:val="24"/>
            <w:szCs w:val="24"/>
            <w:u w:val="none"/>
            <w:rtl/>
          </w:rPr>
          <w:t>יוני</w:t>
        </w:r>
      </w:hyperlink>
      <w:r w:rsidR="00E24792">
        <w:rPr>
          <w:rFonts w:ascii="David" w:hAnsi="David" w:cs="David"/>
          <w:sz w:val="24"/>
          <w:szCs w:val="24"/>
          <w:rtl/>
        </w:rPr>
        <w:t>) פורח הרימון</w:t>
      </w:r>
      <w:r w:rsidR="00E24792">
        <w:rPr>
          <w:rFonts w:ascii="David" w:hAnsi="David" w:cs="David" w:hint="cs"/>
          <w:sz w:val="24"/>
          <w:szCs w:val="24"/>
          <w:rtl/>
        </w:rPr>
        <w:t>,</w:t>
      </w:r>
      <w:r w:rsidR="00E24792">
        <w:rPr>
          <w:rFonts w:ascii="David" w:hAnsi="David" w:cs="David"/>
          <w:sz w:val="24"/>
          <w:szCs w:val="24"/>
          <w:rtl/>
        </w:rPr>
        <w:t xml:space="preserve"> העול</w:t>
      </w:r>
      <w:r w:rsidR="00E24792">
        <w:rPr>
          <w:rFonts w:ascii="David" w:hAnsi="David" w:cs="David" w:hint="cs"/>
          <w:sz w:val="24"/>
          <w:szCs w:val="24"/>
          <w:rtl/>
        </w:rPr>
        <w:t xml:space="preserve">ה </w:t>
      </w:r>
      <w:r w:rsidR="00E24792" w:rsidRPr="00E24792">
        <w:rPr>
          <w:rFonts w:ascii="David" w:hAnsi="David" w:cs="David"/>
          <w:sz w:val="24"/>
          <w:szCs w:val="24"/>
          <w:rtl/>
        </w:rPr>
        <w:t xml:space="preserve">מתוך </w:t>
      </w:r>
      <w:hyperlink r:id="rId88" w:tooltip="עלי גביע" w:history="1">
        <w:r w:rsidR="00E24792" w:rsidRPr="00E24792">
          <w:rPr>
            <w:rStyle w:val="Hyperlink"/>
            <w:rFonts w:ascii="David" w:hAnsi="David" w:cs="David"/>
            <w:color w:val="auto"/>
            <w:sz w:val="24"/>
            <w:szCs w:val="24"/>
            <w:u w:val="none"/>
            <w:rtl/>
          </w:rPr>
          <w:t>גביע</w:t>
        </w:r>
      </w:hyperlink>
      <w:r w:rsidR="00E24792" w:rsidRPr="00E24792">
        <w:rPr>
          <w:rFonts w:ascii="David" w:hAnsi="David" w:cs="David"/>
          <w:sz w:val="24"/>
          <w:szCs w:val="24"/>
          <w:rtl/>
        </w:rPr>
        <w:t xml:space="preserve"> נוקשה דמוי כ</w:t>
      </w:r>
      <w:r w:rsidR="00E24792">
        <w:rPr>
          <w:rFonts w:ascii="David" w:hAnsi="David" w:cs="David" w:hint="cs"/>
          <w:sz w:val="24"/>
          <w:szCs w:val="24"/>
          <w:rtl/>
        </w:rPr>
        <w:t>ד ושוליו מפוצלים כמו כתר</w:t>
      </w:r>
      <w:r w:rsidR="00E24792" w:rsidRPr="00E24792">
        <w:rPr>
          <w:rFonts w:ascii="David" w:hAnsi="David" w:cs="David"/>
          <w:sz w:val="24"/>
          <w:szCs w:val="24"/>
          <w:rtl/>
        </w:rPr>
        <w:t>.</w:t>
      </w:r>
      <w:r w:rsidR="00E24792">
        <w:rPr>
          <w:rFonts w:ascii="David" w:hAnsi="David" w:cs="David" w:hint="cs"/>
          <w:sz w:val="24"/>
          <w:szCs w:val="24"/>
          <w:rtl/>
        </w:rPr>
        <w:t xml:space="preserve"> </w:t>
      </w:r>
      <w:r w:rsidRPr="00E24792">
        <w:rPr>
          <w:rFonts w:ascii="David" w:hAnsi="David" w:cs="David"/>
          <w:sz w:val="24"/>
          <w:szCs w:val="24"/>
          <w:rtl/>
        </w:rPr>
        <w:t>הרימון ידוע כפרי נפוץ ב</w:t>
      </w:r>
      <w:hyperlink r:id="rId89" w:tooltip="המזרח התיכון" w:history="1">
        <w:r w:rsidRPr="00E24792">
          <w:rPr>
            <w:rStyle w:val="Hyperlink"/>
            <w:rFonts w:ascii="David" w:hAnsi="David" w:cs="David"/>
            <w:color w:val="auto"/>
            <w:sz w:val="24"/>
            <w:szCs w:val="24"/>
            <w:u w:val="none"/>
            <w:rtl/>
          </w:rPr>
          <w:t>מזרח התיכון</w:t>
        </w:r>
      </w:hyperlink>
      <w:r w:rsidRPr="00E24792">
        <w:rPr>
          <w:rFonts w:ascii="David" w:hAnsi="David" w:cs="David"/>
          <w:sz w:val="24"/>
          <w:szCs w:val="24"/>
          <w:rtl/>
        </w:rPr>
        <w:t xml:space="preserve"> מזה אלפי שנים.</w:t>
      </w:r>
      <w:r w:rsidR="00604975" w:rsidRPr="00E24792">
        <w:rPr>
          <w:rFonts w:ascii="David" w:hAnsi="David" w:cs="David"/>
          <w:sz w:val="24"/>
          <w:szCs w:val="24"/>
          <w:rtl/>
        </w:rPr>
        <w:t xml:space="preserve"> </w:t>
      </w:r>
      <w:hyperlink r:id="rId90" w:tooltip="פרי" w:history="1">
        <w:r w:rsidR="00604975" w:rsidRPr="00E24792">
          <w:rPr>
            <w:rStyle w:val="Hyperlink"/>
            <w:rFonts w:ascii="David" w:hAnsi="David" w:cs="David"/>
            <w:color w:val="auto"/>
            <w:sz w:val="24"/>
            <w:szCs w:val="24"/>
            <w:u w:val="none"/>
            <w:rtl/>
          </w:rPr>
          <w:t>פרי</w:t>
        </w:r>
      </w:hyperlink>
      <w:r w:rsidR="00604975" w:rsidRPr="00E24792">
        <w:rPr>
          <w:rFonts w:ascii="David" w:hAnsi="David" w:cs="David"/>
          <w:sz w:val="24"/>
          <w:szCs w:val="24"/>
          <w:rtl/>
        </w:rPr>
        <w:t xml:space="preserve"> הרימון, המכיל מאות </w:t>
      </w:r>
      <w:hyperlink r:id="rId91" w:tooltip="זרע (בוטניקה)" w:history="1">
        <w:r w:rsidR="00604975" w:rsidRPr="00E24792">
          <w:rPr>
            <w:rStyle w:val="Hyperlink"/>
            <w:rFonts w:ascii="David" w:hAnsi="David" w:cs="David"/>
            <w:color w:val="auto"/>
            <w:sz w:val="24"/>
            <w:szCs w:val="24"/>
            <w:u w:val="none"/>
            <w:rtl/>
          </w:rPr>
          <w:t>גרעינים</w:t>
        </w:r>
      </w:hyperlink>
      <w:r w:rsidR="00604975" w:rsidRPr="00E24792">
        <w:rPr>
          <w:rFonts w:ascii="David" w:hAnsi="David" w:cs="David"/>
          <w:sz w:val="24"/>
          <w:szCs w:val="24"/>
          <w:rtl/>
        </w:rPr>
        <w:t xml:space="preserve"> עסיסיים, נאכל ונסחר באופן נרחב מאז </w:t>
      </w:r>
      <w:hyperlink r:id="rId92" w:tooltip="העת העתיקה" w:history="1">
        <w:r w:rsidR="00604975" w:rsidRPr="00E24792">
          <w:rPr>
            <w:rStyle w:val="Hyperlink"/>
            <w:rFonts w:ascii="David" w:hAnsi="David" w:cs="David"/>
            <w:color w:val="auto"/>
            <w:sz w:val="24"/>
            <w:szCs w:val="24"/>
            <w:u w:val="none"/>
            <w:rtl/>
          </w:rPr>
          <w:t>העת העתיקה</w:t>
        </w:r>
      </w:hyperlink>
      <w:r w:rsidR="00604975" w:rsidRPr="00E24792">
        <w:rPr>
          <w:rFonts w:ascii="David" w:hAnsi="David" w:cs="David"/>
          <w:sz w:val="24"/>
          <w:szCs w:val="24"/>
          <w:rtl/>
        </w:rPr>
        <w:t xml:space="preserve">, הודות לחיי המדף הארוכים שלו, לטעמו ולסגולות הרפואיות שיוחסו לו. </w:t>
      </w:r>
      <w:r w:rsidR="00BD385F">
        <w:rPr>
          <w:rFonts w:ascii="David" w:hAnsi="David" w:cs="David" w:hint="cs"/>
          <w:sz w:val="24"/>
          <w:szCs w:val="24"/>
          <w:rtl/>
        </w:rPr>
        <w:t xml:space="preserve">הרימון הוא </w:t>
      </w:r>
      <w:r w:rsidR="00BD385F" w:rsidRPr="00E24792">
        <w:rPr>
          <w:rFonts w:ascii="David" w:hAnsi="David" w:cs="David"/>
          <w:sz w:val="24"/>
          <w:szCs w:val="24"/>
          <w:rtl/>
        </w:rPr>
        <w:t xml:space="preserve">פרי מזין ובעל חשיבות במסורת היהודית. </w:t>
      </w:r>
      <w:r w:rsidR="00E24792">
        <w:rPr>
          <w:rFonts w:ascii="David" w:hAnsi="David" w:cs="David" w:hint="cs"/>
          <w:sz w:val="24"/>
          <w:szCs w:val="24"/>
          <w:rtl/>
        </w:rPr>
        <w:t xml:space="preserve">הרימון </w:t>
      </w:r>
      <w:r w:rsidR="00BD385F">
        <w:rPr>
          <w:rFonts w:ascii="David" w:hAnsi="David" w:cs="David"/>
          <w:sz w:val="24"/>
          <w:szCs w:val="24"/>
          <w:rtl/>
        </w:rPr>
        <w:t>מסמל שפע</w:t>
      </w:r>
      <w:r w:rsidR="00BD385F">
        <w:rPr>
          <w:rFonts w:ascii="David" w:hAnsi="David" w:cs="David" w:hint="cs"/>
          <w:sz w:val="24"/>
          <w:szCs w:val="24"/>
          <w:rtl/>
        </w:rPr>
        <w:t xml:space="preserve">, </w:t>
      </w:r>
      <w:r w:rsidR="00BD385F">
        <w:rPr>
          <w:rFonts w:ascii="David" w:hAnsi="David" w:cs="David"/>
          <w:sz w:val="24"/>
          <w:szCs w:val="24"/>
          <w:rtl/>
        </w:rPr>
        <w:t>פריון</w:t>
      </w:r>
      <w:r w:rsidR="00BD385F">
        <w:rPr>
          <w:rFonts w:ascii="David" w:hAnsi="David" w:cs="David" w:hint="cs"/>
          <w:sz w:val="24"/>
          <w:szCs w:val="24"/>
          <w:rtl/>
        </w:rPr>
        <w:t xml:space="preserve"> ו</w:t>
      </w:r>
      <w:hyperlink r:id="rId93" w:tooltip="יופי" w:history="1">
        <w:r w:rsidR="00604975" w:rsidRPr="00E24792">
          <w:rPr>
            <w:rStyle w:val="Hyperlink"/>
            <w:rFonts w:ascii="David" w:hAnsi="David" w:cs="David"/>
            <w:color w:val="auto"/>
            <w:sz w:val="24"/>
            <w:szCs w:val="24"/>
            <w:u w:val="none"/>
            <w:rtl/>
          </w:rPr>
          <w:t>יופי</w:t>
        </w:r>
      </w:hyperlink>
      <w:r w:rsidR="00BD385F">
        <w:rPr>
          <w:rFonts w:ascii="David" w:hAnsi="David" w:cs="David" w:hint="cs"/>
          <w:sz w:val="24"/>
          <w:szCs w:val="24"/>
          <w:rtl/>
        </w:rPr>
        <w:t xml:space="preserve">. כמו כן גם </w:t>
      </w:r>
      <w:hyperlink r:id="rId94" w:tooltip="חוכמה" w:history="1">
        <w:r w:rsidR="00604975" w:rsidRPr="00E24792">
          <w:rPr>
            <w:rStyle w:val="Hyperlink"/>
            <w:rFonts w:ascii="David" w:hAnsi="David" w:cs="David"/>
            <w:color w:val="auto"/>
            <w:sz w:val="24"/>
            <w:szCs w:val="24"/>
            <w:u w:val="none"/>
            <w:rtl/>
          </w:rPr>
          <w:t>חוכמה</w:t>
        </w:r>
      </w:hyperlink>
      <w:r w:rsidR="00BD385F" w:rsidRPr="00BD385F">
        <w:rPr>
          <w:rFonts w:hint="cs"/>
          <w:rtl/>
        </w:rPr>
        <w:t xml:space="preserve"> </w:t>
      </w:r>
      <w:r w:rsidR="00BD385F" w:rsidRPr="00BD385F">
        <w:rPr>
          <w:rFonts w:ascii="David" w:hAnsi="David" w:cs="David"/>
          <w:sz w:val="24"/>
          <w:szCs w:val="24"/>
          <w:rtl/>
        </w:rPr>
        <w:t>בשל היותו מלא בגרגרים עסיסיים ומתוקים</w:t>
      </w:r>
      <w:r w:rsidR="00604975" w:rsidRPr="00BD385F">
        <w:rPr>
          <w:rFonts w:ascii="David" w:hAnsi="David" w:cs="David"/>
          <w:sz w:val="24"/>
          <w:szCs w:val="24"/>
          <w:rtl/>
        </w:rPr>
        <w:t xml:space="preserve">. </w:t>
      </w:r>
      <w:r w:rsidR="00BD385F">
        <w:rPr>
          <w:rFonts w:ascii="David" w:hAnsi="David" w:cs="David" w:hint="cs"/>
          <w:sz w:val="24"/>
          <w:szCs w:val="24"/>
          <w:rtl/>
        </w:rPr>
        <w:t>בזכות</w:t>
      </w:r>
      <w:r w:rsidR="00604975" w:rsidRPr="00E24792">
        <w:rPr>
          <w:rFonts w:ascii="David" w:hAnsi="David" w:cs="David"/>
          <w:sz w:val="24"/>
          <w:szCs w:val="24"/>
          <w:rtl/>
        </w:rPr>
        <w:t xml:space="preserve"> י</w:t>
      </w:r>
      <w:r w:rsidR="00E24792">
        <w:rPr>
          <w:rFonts w:ascii="David" w:hAnsi="David" w:cs="David" w:hint="cs"/>
          <w:sz w:val="24"/>
          <w:szCs w:val="24"/>
          <w:rtl/>
        </w:rPr>
        <w:t>ו</w:t>
      </w:r>
      <w:r w:rsidR="00604975" w:rsidRPr="00E24792">
        <w:rPr>
          <w:rFonts w:ascii="David" w:hAnsi="David" w:cs="David"/>
          <w:sz w:val="24"/>
          <w:szCs w:val="24"/>
          <w:rtl/>
        </w:rPr>
        <w:t xml:space="preserve">פי הפרי וערכיו הסמליים, נפוץ השימוש בצורתו לעיטור מבנים, מטבעות, לבוש ועוד, ומקומות </w:t>
      </w:r>
      <w:r w:rsidR="00604975" w:rsidRPr="00EC186D">
        <w:rPr>
          <w:rFonts w:ascii="David" w:hAnsi="David" w:cs="David"/>
          <w:sz w:val="24"/>
          <w:szCs w:val="24"/>
          <w:rtl/>
        </w:rPr>
        <w:t xml:space="preserve">רבים קרויים על שמו. </w:t>
      </w:r>
      <w:r w:rsidR="00E24792" w:rsidRPr="00EC186D">
        <w:rPr>
          <w:rFonts w:ascii="David" w:hAnsi="David" w:cs="David" w:hint="cs"/>
          <w:sz w:val="24"/>
          <w:szCs w:val="24"/>
          <w:rtl/>
        </w:rPr>
        <w:t xml:space="preserve">הפרי משמש למאכל ואף להכנת </w:t>
      </w:r>
      <w:hyperlink r:id="rId95" w:tooltip="יין" w:history="1">
        <w:r w:rsidR="00E24792" w:rsidRPr="00EC186D">
          <w:rPr>
            <w:rStyle w:val="Hyperlink"/>
            <w:rFonts w:ascii="David" w:hAnsi="David" w:cs="David" w:hint="cs"/>
            <w:color w:val="auto"/>
            <w:sz w:val="24"/>
            <w:szCs w:val="24"/>
            <w:u w:val="none"/>
            <w:rtl/>
          </w:rPr>
          <w:t>יין</w:t>
        </w:r>
      </w:hyperlink>
      <w:r w:rsidR="00E24792" w:rsidRPr="00EC186D">
        <w:rPr>
          <w:rFonts w:ascii="David" w:hAnsi="David" w:cs="David" w:hint="cs"/>
          <w:sz w:val="24"/>
          <w:szCs w:val="24"/>
          <w:rtl/>
        </w:rPr>
        <w:t xml:space="preserve">. טעמו מתוק או חמוץ. </w:t>
      </w:r>
      <w:r w:rsidR="00E24792" w:rsidRPr="00EC186D">
        <w:rPr>
          <w:rFonts w:ascii="David" w:hAnsi="David" w:cs="David"/>
          <w:sz w:val="24"/>
          <w:szCs w:val="24"/>
          <w:rtl/>
        </w:rPr>
        <w:t xml:space="preserve">פעולת ההפרדה של זרעי הרימון מקליפתו מכונה "פריטת רימון". </w:t>
      </w:r>
      <w:r w:rsidR="00EC186D" w:rsidRPr="00EC186D">
        <w:rPr>
          <w:rFonts w:ascii="David" w:hAnsi="David" w:cs="David" w:hint="cs"/>
          <w:sz w:val="24"/>
          <w:szCs w:val="24"/>
          <w:rtl/>
        </w:rPr>
        <w:t xml:space="preserve">שתי דרכי הפרדה:                             </w:t>
      </w:r>
      <w:r w:rsidR="00EC186D">
        <w:rPr>
          <w:rFonts w:ascii="David" w:hAnsi="David" w:cs="David" w:hint="cs"/>
          <w:sz w:val="24"/>
          <w:szCs w:val="24"/>
          <w:rtl/>
        </w:rPr>
        <w:t xml:space="preserve">                       </w:t>
      </w:r>
      <w:r w:rsidR="00EC186D" w:rsidRPr="00EC186D">
        <w:rPr>
          <w:rFonts w:ascii="David" w:hAnsi="David" w:cs="David" w:hint="cs"/>
          <w:sz w:val="24"/>
          <w:szCs w:val="24"/>
          <w:rtl/>
        </w:rPr>
        <w:t xml:space="preserve"> </w:t>
      </w:r>
      <w:r w:rsidR="00BD385F">
        <w:rPr>
          <w:rFonts w:ascii="David" w:hAnsi="David" w:cs="David" w:hint="cs"/>
          <w:sz w:val="24"/>
          <w:szCs w:val="24"/>
          <w:rtl/>
        </w:rPr>
        <w:t xml:space="preserve">                                                                               </w:t>
      </w:r>
      <w:r w:rsidR="00EC186D" w:rsidRPr="00EC186D">
        <w:rPr>
          <w:rFonts w:ascii="David" w:hAnsi="David" w:cs="David" w:hint="cs"/>
          <w:sz w:val="24"/>
          <w:szCs w:val="24"/>
          <w:rtl/>
        </w:rPr>
        <w:t xml:space="preserve"> 1.ל</w:t>
      </w:r>
      <w:r w:rsidR="00E24792" w:rsidRPr="00EC186D">
        <w:rPr>
          <w:rFonts w:ascii="David" w:hAnsi="David" w:cs="David"/>
          <w:sz w:val="24"/>
          <w:szCs w:val="24"/>
          <w:rtl/>
        </w:rPr>
        <w:t xml:space="preserve">הפריד את הגרגרים מקליפה היא לחצות את הפרי בסכין, ולהפריד את הגרעינים מהקליפה עם הידיים בתוך קערת מים. בעוד </w:t>
      </w:r>
      <w:r w:rsidR="00EC186D" w:rsidRPr="00EC186D">
        <w:rPr>
          <w:rFonts w:ascii="David" w:hAnsi="David" w:cs="David"/>
          <w:sz w:val="24"/>
          <w:szCs w:val="24"/>
          <w:rtl/>
        </w:rPr>
        <w:t>שהקליפה צפה במים, הזרעים שוקעים</w:t>
      </w:r>
      <w:r w:rsidR="00EC186D" w:rsidRPr="00EC186D">
        <w:rPr>
          <w:rFonts w:ascii="David" w:hAnsi="David" w:cs="David" w:hint="cs"/>
          <w:sz w:val="24"/>
          <w:szCs w:val="24"/>
          <w:rtl/>
        </w:rPr>
        <w:t>.                                                        2.</w:t>
      </w:r>
      <w:r w:rsidR="00E24792" w:rsidRPr="00EC186D">
        <w:rPr>
          <w:rFonts w:ascii="David" w:hAnsi="David" w:cs="David"/>
          <w:sz w:val="24"/>
          <w:szCs w:val="24"/>
          <w:rtl/>
        </w:rPr>
        <w:t xml:space="preserve"> לחצות את הרימון לשניים, ולהקיש בכף על הקליפה של מחצית הרימון, עד שהגרגרים משתחררים ממנה ונופלים כלפי מטה.</w:t>
      </w:r>
    </w:p>
    <w:p w:rsidR="00EC186D" w:rsidRDefault="00EC186D" w:rsidP="00EC186D">
      <w:pPr>
        <w:spacing w:line="360" w:lineRule="auto"/>
        <w:rPr>
          <w:rFonts w:ascii="David" w:hAnsi="David" w:cs="David"/>
          <w:sz w:val="24"/>
          <w:szCs w:val="24"/>
          <w:rtl/>
        </w:rPr>
      </w:pPr>
    </w:p>
    <w:p w:rsidR="00EC186D" w:rsidRDefault="00EC186D" w:rsidP="00EC186D">
      <w:pPr>
        <w:spacing w:line="360" w:lineRule="auto"/>
        <w:rPr>
          <w:rFonts w:ascii="David" w:hAnsi="David" w:cs="David"/>
          <w:sz w:val="24"/>
          <w:szCs w:val="24"/>
          <w:rtl/>
        </w:rPr>
      </w:pPr>
      <w:r>
        <w:rPr>
          <w:rFonts w:ascii="David" w:hAnsi="David" w:cs="David" w:hint="cs"/>
          <w:sz w:val="24"/>
          <w:szCs w:val="24"/>
          <w:rtl/>
        </w:rPr>
        <w:t xml:space="preserve">רגע של עברית: </w:t>
      </w:r>
    </w:p>
    <w:p w:rsidR="00EC186D" w:rsidRPr="00EC186D" w:rsidRDefault="00EC186D" w:rsidP="00EC186D">
      <w:pPr>
        <w:pStyle w:val="a4"/>
        <w:numPr>
          <w:ilvl w:val="0"/>
          <w:numId w:val="1"/>
        </w:numPr>
        <w:spacing w:line="360" w:lineRule="auto"/>
        <w:rPr>
          <w:rFonts w:ascii="David" w:hAnsi="David" w:cs="David"/>
          <w:sz w:val="24"/>
          <w:szCs w:val="24"/>
          <w:rtl/>
        </w:rPr>
      </w:pPr>
      <w:r>
        <w:rPr>
          <w:rFonts w:ascii="David" w:hAnsi="David" w:cs="David" w:hint="cs"/>
          <w:sz w:val="24"/>
          <w:szCs w:val="24"/>
          <w:rtl/>
        </w:rPr>
        <w:t>פריטת רימון= תהליך ההפרדה של זרעי הרימון מקליפתו.</w:t>
      </w:r>
    </w:p>
    <w:p w:rsidR="00E24792" w:rsidRPr="00EC186D" w:rsidRDefault="00EC186D" w:rsidP="00EC186D">
      <w:pPr>
        <w:pStyle w:val="a4"/>
        <w:numPr>
          <w:ilvl w:val="0"/>
          <w:numId w:val="1"/>
        </w:numPr>
        <w:spacing w:line="360" w:lineRule="auto"/>
        <w:rPr>
          <w:rFonts w:ascii="David" w:hAnsi="David" w:cs="David"/>
          <w:sz w:val="24"/>
          <w:szCs w:val="24"/>
          <w:rtl/>
        </w:rPr>
      </w:pPr>
      <w:r>
        <w:rPr>
          <w:rFonts w:ascii="David" w:hAnsi="David" w:cs="David" w:hint="cs"/>
          <w:sz w:val="24"/>
          <w:szCs w:val="24"/>
          <w:rtl/>
        </w:rPr>
        <w:t xml:space="preserve">שמו העברי של הרימון נגזר מהשם </w:t>
      </w:r>
      <w:r w:rsidRPr="00EC186D">
        <w:rPr>
          <w:rFonts w:ascii="David" w:hAnsi="David" w:cs="David"/>
          <w:sz w:val="24"/>
          <w:szCs w:val="24"/>
          <w:rtl/>
        </w:rPr>
        <w:t>ה</w:t>
      </w:r>
      <w:hyperlink r:id="rId96" w:tooltip="ערבית" w:history="1">
        <w:r w:rsidRPr="00EC186D">
          <w:rPr>
            <w:rStyle w:val="Hyperlink"/>
            <w:rFonts w:ascii="David" w:hAnsi="David" w:cs="David"/>
            <w:color w:val="auto"/>
            <w:sz w:val="24"/>
            <w:szCs w:val="24"/>
            <w:u w:val="none"/>
            <w:rtl/>
          </w:rPr>
          <w:t>ערבי</w:t>
        </w:r>
      </w:hyperlink>
      <w:r w:rsidRPr="00EC186D">
        <w:rPr>
          <w:rFonts w:ascii="David" w:hAnsi="David" w:cs="David"/>
          <w:sz w:val="24"/>
          <w:szCs w:val="24"/>
          <w:rtl/>
        </w:rPr>
        <w:t xml:space="preserve"> </w:t>
      </w:r>
      <w:proofErr w:type="spellStart"/>
      <w:r w:rsidRPr="00EC186D">
        <w:rPr>
          <w:rFonts w:ascii="David" w:hAnsi="David" w:cs="David"/>
          <w:sz w:val="24"/>
          <w:szCs w:val="24"/>
          <w:rtl/>
        </w:rPr>
        <w:t>רֻמָאן</w:t>
      </w:r>
      <w:proofErr w:type="spellEnd"/>
      <w:r>
        <w:rPr>
          <w:rFonts w:ascii="David" w:hAnsi="David" w:cs="David" w:hint="cs"/>
          <w:sz w:val="24"/>
          <w:szCs w:val="24"/>
          <w:rtl/>
        </w:rPr>
        <w:t>.</w:t>
      </w:r>
    </w:p>
    <w:p w:rsidR="003B2A60" w:rsidRDefault="003B2A60">
      <w:pPr>
        <w:bidi w:val="0"/>
        <w:rPr>
          <w:rFonts w:ascii="David" w:hAnsi="David" w:cs="David"/>
          <w:sz w:val="24"/>
          <w:szCs w:val="24"/>
          <w:rtl/>
        </w:rPr>
      </w:pPr>
      <w:r>
        <w:rPr>
          <w:rFonts w:ascii="David" w:hAnsi="David" w:cs="David"/>
          <w:sz w:val="24"/>
          <w:szCs w:val="24"/>
          <w:rtl/>
        </w:rPr>
        <w:br w:type="page"/>
      </w:r>
    </w:p>
    <w:p w:rsidR="00123A3E" w:rsidRDefault="003B2A60" w:rsidP="00EF41B4">
      <w:pPr>
        <w:spacing w:line="240" w:lineRule="auto"/>
        <w:jc w:val="center"/>
        <w:rPr>
          <w:rFonts w:ascii="David" w:hAnsi="David" w:cs="David"/>
          <w:b/>
          <w:outline/>
          <w:color w:val="4472C4" w:themeColor="accent5"/>
          <w:sz w:val="160"/>
          <w:szCs w:val="160"/>
          <w:rtl/>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pPr>
      <w:r w:rsidRPr="00EF41B4">
        <w:rPr>
          <w:rFonts w:ascii="David" w:hAnsi="David" w:cs="David" w:hint="cs"/>
          <w:b/>
          <w:outline/>
          <w:color w:val="4472C4" w:themeColor="accent5"/>
          <w:sz w:val="160"/>
          <w:szCs w:val="160"/>
          <w:rtl/>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lastRenderedPageBreak/>
        <w:t>זית</w:t>
      </w:r>
    </w:p>
    <w:p w:rsidR="00E8041D" w:rsidRDefault="00E8041D" w:rsidP="00520528">
      <w:pPr>
        <w:spacing w:line="360" w:lineRule="auto"/>
        <w:rPr>
          <w:rFonts w:ascii="David" w:hAnsi="David" w:cs="David"/>
          <w:sz w:val="24"/>
          <w:szCs w:val="24"/>
          <w:rtl/>
        </w:rPr>
      </w:pPr>
      <w:r>
        <w:rPr>
          <w:rFonts w:ascii="David" w:hAnsi="David" w:cs="David" w:hint="cs"/>
          <w:sz w:val="24"/>
          <w:szCs w:val="24"/>
          <w:rtl/>
        </w:rPr>
        <w:t>שייך ל</w:t>
      </w:r>
      <w:r w:rsidRPr="00E8041D">
        <w:rPr>
          <w:rFonts w:ascii="David" w:hAnsi="David" w:cs="David"/>
          <w:sz w:val="24"/>
          <w:szCs w:val="24"/>
          <w:rtl/>
        </w:rPr>
        <w:t xml:space="preserve">משפחת </w:t>
      </w:r>
      <w:proofErr w:type="spellStart"/>
      <w:r w:rsidRPr="00E8041D">
        <w:rPr>
          <w:rFonts w:ascii="David" w:hAnsi="David" w:cs="David"/>
          <w:sz w:val="24"/>
          <w:szCs w:val="24"/>
          <w:rtl/>
        </w:rPr>
        <w:t>ה</w:t>
      </w:r>
      <w:hyperlink r:id="rId97" w:tooltip="זיתיים (הדף אינו קיים)" w:history="1">
        <w:r w:rsidRPr="00E8041D">
          <w:rPr>
            <w:rFonts w:ascii="David" w:hAnsi="David" w:cs="David"/>
            <w:sz w:val="24"/>
            <w:szCs w:val="24"/>
            <w:rtl/>
          </w:rPr>
          <w:t>זיתיים</w:t>
        </w:r>
        <w:proofErr w:type="spellEnd"/>
      </w:hyperlink>
      <w:r w:rsidRPr="00E8041D">
        <w:rPr>
          <w:rFonts w:ascii="David" w:hAnsi="David" w:cs="David"/>
          <w:sz w:val="24"/>
          <w:szCs w:val="24"/>
          <w:rtl/>
        </w:rPr>
        <w:t xml:space="preserve">. </w:t>
      </w:r>
      <w:r>
        <w:rPr>
          <w:rFonts w:ascii="David" w:hAnsi="David" w:cs="David" w:hint="cs"/>
          <w:sz w:val="24"/>
          <w:szCs w:val="24"/>
          <w:rtl/>
        </w:rPr>
        <w:t>ישנם כ</w:t>
      </w:r>
      <w:r>
        <w:rPr>
          <w:rFonts w:ascii="David" w:hAnsi="David" w:cs="David"/>
          <w:sz w:val="24"/>
          <w:szCs w:val="24"/>
          <w:rtl/>
        </w:rPr>
        <w:t>-40 מיני</w:t>
      </w:r>
      <w:r>
        <w:rPr>
          <w:rFonts w:ascii="David" w:hAnsi="David" w:cs="David" w:hint="cs"/>
          <w:sz w:val="24"/>
          <w:szCs w:val="24"/>
          <w:rtl/>
        </w:rPr>
        <w:t xml:space="preserve"> זיתים</w:t>
      </w:r>
      <w:r w:rsidRPr="00E8041D">
        <w:rPr>
          <w:rFonts w:ascii="David" w:hAnsi="David" w:cs="David"/>
          <w:sz w:val="24"/>
          <w:szCs w:val="24"/>
          <w:rtl/>
        </w:rPr>
        <w:t>.</w:t>
      </w:r>
      <w:r>
        <w:rPr>
          <w:rFonts w:ascii="David" w:hAnsi="David" w:cs="David"/>
          <w:sz w:val="24"/>
          <w:szCs w:val="24"/>
          <w:rtl/>
        </w:rPr>
        <w:t xml:space="preserve"> המין המוכר ביותר והיחיד הגדל</w:t>
      </w:r>
      <w:r w:rsidRPr="00E8041D">
        <w:rPr>
          <w:rFonts w:ascii="David" w:hAnsi="David" w:cs="David"/>
          <w:sz w:val="24"/>
          <w:szCs w:val="24"/>
          <w:rtl/>
        </w:rPr>
        <w:t xml:space="preserve"> בארץ ישראל הוא ה</w:t>
      </w:r>
      <w:hyperlink r:id="rId98" w:tooltip="זית אירופי" w:history="1">
        <w:r w:rsidRPr="00E8041D">
          <w:rPr>
            <w:rFonts w:ascii="David" w:hAnsi="David" w:cs="David"/>
            <w:sz w:val="24"/>
            <w:szCs w:val="24"/>
            <w:rtl/>
          </w:rPr>
          <w:t>זית האירופי</w:t>
        </w:r>
      </w:hyperlink>
      <w:r w:rsidRPr="00E8041D">
        <w:rPr>
          <w:rFonts w:ascii="David" w:hAnsi="David" w:cs="David"/>
          <w:sz w:val="24"/>
          <w:szCs w:val="24"/>
          <w:rtl/>
        </w:rPr>
        <w:t>.</w:t>
      </w:r>
      <w:r>
        <w:rPr>
          <w:rFonts w:ascii="David" w:hAnsi="David" w:cs="David" w:hint="cs"/>
          <w:b/>
          <w:sz w:val="28"/>
          <w:szCs w:val="28"/>
          <w:rtl/>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rPr>
        <w:t xml:space="preserve"> </w:t>
      </w:r>
      <w:r w:rsidRPr="00E8041D">
        <w:rPr>
          <w:rFonts w:ascii="David" w:hAnsi="David" w:cs="David"/>
          <w:sz w:val="24"/>
          <w:szCs w:val="24"/>
          <w:rtl/>
        </w:rPr>
        <w:t xml:space="preserve">העץ מגודל במטעים ובעל חשיבות כלכלית רבה לאזור זה, בשל פריו, המשמש למאכל ולייצור </w:t>
      </w:r>
      <w:hyperlink r:id="rId99" w:tooltip="שמן זית" w:history="1">
        <w:r w:rsidRPr="00E8041D">
          <w:rPr>
            <w:rFonts w:ascii="David" w:hAnsi="David" w:cs="David"/>
            <w:sz w:val="24"/>
            <w:szCs w:val="24"/>
            <w:rtl/>
          </w:rPr>
          <w:t>שמן הזית</w:t>
        </w:r>
      </w:hyperlink>
      <w:r w:rsidRPr="00E8041D">
        <w:rPr>
          <w:rFonts w:ascii="David" w:hAnsi="David" w:cs="David"/>
          <w:sz w:val="24"/>
          <w:szCs w:val="24"/>
          <w:rtl/>
        </w:rPr>
        <w:t>.</w:t>
      </w:r>
      <w:r w:rsidRPr="00E8041D">
        <w:rPr>
          <w:rFonts w:ascii="David" w:hAnsi="David" w:cs="David"/>
          <w:b/>
          <w:sz w:val="24"/>
          <w:szCs w:val="24"/>
          <w:rtl/>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rPr>
        <w:t xml:space="preserve"> </w:t>
      </w:r>
      <w:r w:rsidRPr="00E8041D">
        <w:rPr>
          <w:rFonts w:ascii="David" w:hAnsi="David" w:cs="David"/>
          <w:sz w:val="24"/>
          <w:szCs w:val="24"/>
          <w:rtl/>
        </w:rPr>
        <w:t>כיום עץ הזית נפוץ במיוחד במטעים ב</w:t>
      </w:r>
      <w:hyperlink r:id="rId100" w:tooltip="יוון" w:history="1">
        <w:r w:rsidRPr="00E8041D">
          <w:rPr>
            <w:rFonts w:ascii="David" w:hAnsi="David" w:cs="David"/>
            <w:sz w:val="24"/>
            <w:szCs w:val="24"/>
            <w:rtl/>
          </w:rPr>
          <w:t>יוון</w:t>
        </w:r>
      </w:hyperlink>
      <w:r w:rsidRPr="00E8041D">
        <w:rPr>
          <w:rFonts w:ascii="David" w:hAnsi="David" w:cs="David"/>
          <w:sz w:val="24"/>
          <w:szCs w:val="24"/>
          <w:rtl/>
        </w:rPr>
        <w:t xml:space="preserve">, </w:t>
      </w:r>
      <w:hyperlink r:id="rId101" w:tooltip="איטליה" w:history="1">
        <w:r w:rsidRPr="00E8041D">
          <w:rPr>
            <w:rFonts w:ascii="David" w:hAnsi="David" w:cs="David"/>
            <w:sz w:val="24"/>
            <w:szCs w:val="24"/>
            <w:rtl/>
          </w:rPr>
          <w:t>איטליה</w:t>
        </w:r>
      </w:hyperlink>
      <w:r w:rsidRPr="00E8041D">
        <w:rPr>
          <w:rFonts w:ascii="David" w:hAnsi="David" w:cs="David"/>
          <w:sz w:val="24"/>
          <w:szCs w:val="24"/>
          <w:rtl/>
        </w:rPr>
        <w:t xml:space="preserve"> ו</w:t>
      </w:r>
      <w:hyperlink r:id="rId102" w:tooltip="ספרד" w:history="1">
        <w:r w:rsidRPr="00E8041D">
          <w:rPr>
            <w:rFonts w:ascii="David" w:hAnsi="David" w:cs="David"/>
            <w:sz w:val="24"/>
            <w:szCs w:val="24"/>
            <w:rtl/>
          </w:rPr>
          <w:t>ספרד</w:t>
        </w:r>
      </w:hyperlink>
      <w:r w:rsidRPr="00E8041D">
        <w:rPr>
          <w:rFonts w:ascii="David" w:hAnsi="David" w:cs="David"/>
          <w:sz w:val="24"/>
          <w:szCs w:val="24"/>
          <w:rtl/>
        </w:rPr>
        <w:t xml:space="preserve">, שנחשבות ליצרניות שמן הזית הגדולות בעולם. לזית ובעיקר לשמן הזית מיוחסות מעלות </w:t>
      </w:r>
      <w:hyperlink r:id="rId103" w:tooltip="תזונה" w:history="1">
        <w:r w:rsidRPr="00E8041D">
          <w:rPr>
            <w:rFonts w:ascii="David" w:hAnsi="David" w:cs="David"/>
            <w:sz w:val="24"/>
            <w:szCs w:val="24"/>
            <w:rtl/>
          </w:rPr>
          <w:t>תזונתיות</w:t>
        </w:r>
      </w:hyperlink>
      <w:r w:rsidRPr="00E8041D">
        <w:rPr>
          <w:rFonts w:ascii="David" w:hAnsi="David" w:cs="David"/>
          <w:sz w:val="24"/>
          <w:szCs w:val="24"/>
          <w:rtl/>
        </w:rPr>
        <w:t xml:space="preserve"> ו</w:t>
      </w:r>
      <w:hyperlink r:id="rId104" w:tooltip="רפואה" w:history="1">
        <w:r w:rsidRPr="00E8041D">
          <w:rPr>
            <w:rFonts w:ascii="David" w:hAnsi="David" w:cs="David"/>
            <w:sz w:val="24"/>
            <w:szCs w:val="24"/>
            <w:rtl/>
          </w:rPr>
          <w:t>רפואיות</w:t>
        </w:r>
      </w:hyperlink>
      <w:r w:rsidRPr="00520528">
        <w:rPr>
          <w:rFonts w:ascii="David" w:hAnsi="David" w:cs="David"/>
          <w:sz w:val="24"/>
          <w:szCs w:val="24"/>
          <w:rtl/>
        </w:rPr>
        <w:t>. גידול הזיתים בארץ ישראל היה ענף חקלאות עיקרי, כאשר רוב היבול שימש להפקת שמן זית.</w:t>
      </w:r>
      <w:r>
        <w:rPr>
          <w:rFonts w:hint="cs"/>
          <w:rtl/>
        </w:rPr>
        <w:t xml:space="preserve"> </w:t>
      </w:r>
      <w:hyperlink r:id="rId105" w:tooltip="קטיף (חקלאות)" w:history="1">
        <w:r w:rsidRPr="00E8041D">
          <w:rPr>
            <w:rFonts w:ascii="David" w:hAnsi="David" w:cs="David"/>
            <w:sz w:val="24"/>
            <w:szCs w:val="24"/>
            <w:rtl/>
          </w:rPr>
          <w:t>קטיף</w:t>
        </w:r>
      </w:hyperlink>
      <w:r w:rsidRPr="00E8041D">
        <w:rPr>
          <w:rFonts w:ascii="David" w:hAnsi="David" w:cs="David"/>
          <w:sz w:val="24"/>
          <w:szCs w:val="24"/>
          <w:rtl/>
        </w:rPr>
        <w:t xml:space="preserve"> הזיתים נקרא </w:t>
      </w:r>
      <w:hyperlink r:id="rId106" w:tooltip="מסיק" w:history="1">
        <w:r w:rsidRPr="00E8041D">
          <w:rPr>
            <w:rFonts w:ascii="David" w:hAnsi="David" w:cs="David"/>
            <w:sz w:val="24"/>
            <w:szCs w:val="24"/>
            <w:rtl/>
          </w:rPr>
          <w:t>מסיק</w:t>
        </w:r>
      </w:hyperlink>
      <w:r w:rsidRPr="00E8041D">
        <w:rPr>
          <w:rFonts w:ascii="David" w:hAnsi="David" w:cs="David"/>
          <w:sz w:val="24"/>
          <w:szCs w:val="24"/>
          <w:rtl/>
        </w:rPr>
        <w:t xml:space="preserve">. </w:t>
      </w:r>
      <w:r>
        <w:rPr>
          <w:rFonts w:ascii="David" w:hAnsi="David" w:cs="David" w:hint="cs"/>
          <w:sz w:val="24"/>
          <w:szCs w:val="24"/>
          <w:rtl/>
        </w:rPr>
        <w:t xml:space="preserve">הזית משמש לאכילה לאחר שעבר תהליך כבישה. </w:t>
      </w:r>
      <w:r w:rsidRPr="00E8041D">
        <w:rPr>
          <w:rFonts w:ascii="David" w:hAnsi="David" w:cs="David"/>
          <w:sz w:val="24"/>
          <w:szCs w:val="24"/>
          <w:rtl/>
        </w:rPr>
        <w:t>עם ה</w:t>
      </w:r>
      <w:hyperlink r:id="rId107" w:tooltip="הבשלה" w:history="1">
        <w:r w:rsidRPr="00E8041D">
          <w:rPr>
            <w:rFonts w:ascii="David" w:hAnsi="David" w:cs="David"/>
            <w:sz w:val="24"/>
            <w:szCs w:val="24"/>
            <w:rtl/>
          </w:rPr>
          <w:t>הבשלה</w:t>
        </w:r>
      </w:hyperlink>
      <w:r w:rsidRPr="00E8041D">
        <w:rPr>
          <w:rFonts w:ascii="David" w:hAnsi="David" w:cs="David"/>
          <w:sz w:val="24"/>
          <w:szCs w:val="24"/>
          <w:rtl/>
        </w:rPr>
        <w:t xml:space="preserve"> מתכהה צבע הפרי כמעט עד לשחור. ציפת הפרי (וגם הגלעין הידוע בשם לוּם) עשירה בשמן (עד 45%) ובחלבון. הפריחה באפריל או במאי, והפירות מבשילים בסתיו. עץ הזית מסוגל להגיע לגיל מבוגר מאוד למעלה מ-1,000 שנים, לעתים אפילו לכ-2,000 שנים. </w:t>
      </w:r>
      <w:r w:rsidR="00520528" w:rsidRPr="00520528">
        <w:rPr>
          <w:rFonts w:ascii="David" w:hAnsi="David" w:cs="David"/>
          <w:sz w:val="24"/>
          <w:szCs w:val="24"/>
          <w:rtl/>
        </w:rPr>
        <w:t>גם בע</w:t>
      </w:r>
      <w:r w:rsidR="00520528">
        <w:rPr>
          <w:rFonts w:ascii="David" w:hAnsi="David" w:cs="David" w:hint="cs"/>
          <w:sz w:val="24"/>
          <w:szCs w:val="24"/>
          <w:rtl/>
        </w:rPr>
        <w:t>ץ</w:t>
      </w:r>
      <w:r w:rsidR="00520528" w:rsidRPr="00520528">
        <w:rPr>
          <w:rFonts w:ascii="David" w:hAnsi="David" w:cs="David"/>
          <w:sz w:val="24"/>
          <w:szCs w:val="24"/>
          <w:rtl/>
        </w:rPr>
        <w:t xml:space="preserve"> הזית קיימת שימושיות רבה - ה</w:t>
      </w:r>
      <w:r w:rsidR="00520528">
        <w:rPr>
          <w:rFonts w:ascii="David" w:hAnsi="David" w:cs="David" w:hint="cs"/>
          <w:sz w:val="24"/>
          <w:szCs w:val="24"/>
          <w:rtl/>
        </w:rPr>
        <w:t>וא</w:t>
      </w:r>
      <w:r w:rsidR="00520528">
        <w:rPr>
          <w:rFonts w:ascii="David" w:hAnsi="David" w:cs="David"/>
          <w:sz w:val="24"/>
          <w:szCs w:val="24"/>
          <w:rtl/>
        </w:rPr>
        <w:t xml:space="preserve"> משמש</w:t>
      </w:r>
      <w:r w:rsidR="00520528" w:rsidRPr="00520528">
        <w:rPr>
          <w:rFonts w:ascii="David" w:hAnsi="David" w:cs="David"/>
          <w:sz w:val="24"/>
          <w:szCs w:val="24"/>
          <w:rtl/>
        </w:rPr>
        <w:t xml:space="preserve"> לייצור פריטי ריהוט, גילוף, וגם חפצי נוי</w:t>
      </w:r>
      <w:r w:rsidR="00520528">
        <w:rPr>
          <w:rFonts w:ascii="David" w:hAnsi="David" w:cs="David"/>
          <w:sz w:val="24"/>
          <w:szCs w:val="24"/>
          <w:rtl/>
        </w:rPr>
        <w:t xml:space="preserve"> וקישוט שונים</w:t>
      </w:r>
      <w:r w:rsidR="00520528">
        <w:rPr>
          <w:rFonts w:ascii="David" w:hAnsi="David" w:cs="David" w:hint="cs"/>
          <w:sz w:val="24"/>
          <w:szCs w:val="24"/>
          <w:rtl/>
        </w:rPr>
        <w:t xml:space="preserve">. </w:t>
      </w:r>
      <w:r w:rsidR="00520528" w:rsidRPr="00520528">
        <w:rPr>
          <w:rFonts w:ascii="David" w:hAnsi="David" w:cs="David"/>
          <w:sz w:val="24"/>
          <w:szCs w:val="24"/>
          <w:rtl/>
        </w:rPr>
        <w:t>עץ הזית נחשב לאיכותי וקשה ומשמש גם ל</w:t>
      </w:r>
      <w:hyperlink r:id="rId108" w:tooltip="הסקה מרכזית" w:history="1">
        <w:r w:rsidR="00520528" w:rsidRPr="00520528">
          <w:rPr>
            <w:rFonts w:ascii="David" w:hAnsi="David" w:cs="David"/>
            <w:sz w:val="24"/>
            <w:szCs w:val="24"/>
            <w:rtl/>
          </w:rPr>
          <w:t>הסקה</w:t>
        </w:r>
      </w:hyperlink>
      <w:r w:rsidR="00520528" w:rsidRPr="00520528">
        <w:rPr>
          <w:rFonts w:ascii="David" w:hAnsi="David" w:cs="David"/>
          <w:sz w:val="24"/>
          <w:szCs w:val="24"/>
          <w:rtl/>
        </w:rPr>
        <w:t>.</w:t>
      </w:r>
      <w:r w:rsidR="00520528">
        <w:rPr>
          <w:rFonts w:ascii="David" w:hAnsi="David" w:cs="David" w:hint="cs"/>
          <w:sz w:val="24"/>
          <w:szCs w:val="24"/>
          <w:rtl/>
        </w:rPr>
        <w:t xml:space="preserve"> </w:t>
      </w:r>
      <w:r w:rsidRPr="00E8041D">
        <w:rPr>
          <w:rFonts w:ascii="David" w:hAnsi="David" w:cs="David"/>
          <w:sz w:val="24"/>
          <w:szCs w:val="24"/>
          <w:rtl/>
        </w:rPr>
        <w:t xml:space="preserve">בארץ ישראל מצויים כמה </w:t>
      </w:r>
      <w:r w:rsidRPr="00520528">
        <w:rPr>
          <w:rFonts w:ascii="David" w:hAnsi="David" w:cs="David"/>
          <w:sz w:val="24"/>
          <w:szCs w:val="24"/>
          <w:rtl/>
        </w:rPr>
        <w:t xml:space="preserve">עשרות עצי זית עתיקים מאוד. בסיפור </w:t>
      </w:r>
      <w:hyperlink r:id="rId109" w:tooltip="תיבת נח" w:history="1">
        <w:r w:rsidRPr="00520528">
          <w:rPr>
            <w:rFonts w:ascii="David" w:hAnsi="David" w:cs="David"/>
            <w:sz w:val="24"/>
            <w:szCs w:val="24"/>
            <w:rtl/>
          </w:rPr>
          <w:t>תיבת נח</w:t>
        </w:r>
      </w:hyperlink>
      <w:r w:rsidRPr="00520528">
        <w:rPr>
          <w:rFonts w:ascii="David" w:hAnsi="David" w:cs="David"/>
          <w:sz w:val="24"/>
          <w:szCs w:val="24"/>
          <w:rtl/>
        </w:rPr>
        <w:t>, ה</w:t>
      </w:r>
      <w:hyperlink r:id="rId110" w:tooltip="יונה" w:history="1">
        <w:r w:rsidRPr="00520528">
          <w:rPr>
            <w:rFonts w:ascii="David" w:hAnsi="David" w:cs="David"/>
            <w:sz w:val="24"/>
            <w:szCs w:val="24"/>
            <w:rtl/>
          </w:rPr>
          <w:t>יונה</w:t>
        </w:r>
      </w:hyperlink>
      <w:r w:rsidRPr="00520528">
        <w:rPr>
          <w:rFonts w:ascii="David" w:hAnsi="David" w:cs="David"/>
          <w:sz w:val="24"/>
          <w:szCs w:val="24"/>
          <w:rtl/>
        </w:rPr>
        <w:t xml:space="preserve"> המחזיקה במקורה עלה של עץ זית מבשרת את סוף </w:t>
      </w:r>
      <w:hyperlink r:id="rId111" w:tooltip="המבול" w:history="1">
        <w:r w:rsidRPr="00520528">
          <w:rPr>
            <w:rFonts w:ascii="David" w:hAnsi="David" w:cs="David"/>
            <w:sz w:val="24"/>
            <w:szCs w:val="24"/>
            <w:rtl/>
          </w:rPr>
          <w:t>המבול</w:t>
        </w:r>
      </w:hyperlink>
      <w:r w:rsidR="00520528">
        <w:rPr>
          <w:rFonts w:ascii="David" w:hAnsi="David" w:cs="David"/>
          <w:sz w:val="24"/>
          <w:szCs w:val="24"/>
          <w:rtl/>
        </w:rPr>
        <w:t>. סמל זה</w:t>
      </w:r>
      <w:r w:rsidR="00520528">
        <w:rPr>
          <w:rFonts w:ascii="David" w:hAnsi="David" w:cs="David" w:hint="cs"/>
          <w:sz w:val="24"/>
          <w:szCs w:val="24"/>
          <w:rtl/>
        </w:rPr>
        <w:t xml:space="preserve"> </w:t>
      </w:r>
      <w:r w:rsidRPr="00520528">
        <w:rPr>
          <w:rFonts w:ascii="David" w:hAnsi="David" w:cs="David"/>
          <w:sz w:val="24"/>
          <w:szCs w:val="24"/>
          <w:rtl/>
        </w:rPr>
        <w:t>הפך לסמל ה</w:t>
      </w:r>
      <w:hyperlink r:id="rId112" w:tooltip="שלום" w:history="1">
        <w:r w:rsidRPr="00520528">
          <w:rPr>
            <w:rFonts w:ascii="David" w:hAnsi="David" w:cs="David"/>
            <w:sz w:val="24"/>
            <w:szCs w:val="24"/>
            <w:rtl/>
          </w:rPr>
          <w:t>שלום</w:t>
        </w:r>
      </w:hyperlink>
      <w:r w:rsidRPr="00520528">
        <w:rPr>
          <w:rFonts w:ascii="David" w:hAnsi="David" w:cs="David"/>
          <w:sz w:val="24"/>
          <w:szCs w:val="24"/>
          <w:rtl/>
        </w:rPr>
        <w:t xml:space="preserve">. הזית מופיע בסמלים נוספים בארץ ובעולם (סמלה של </w:t>
      </w:r>
      <w:hyperlink r:id="rId113" w:tooltip="מדינת ישראל" w:history="1">
        <w:r w:rsidRPr="00520528">
          <w:rPr>
            <w:rFonts w:ascii="David" w:hAnsi="David" w:cs="David"/>
            <w:sz w:val="24"/>
            <w:szCs w:val="24"/>
            <w:rtl/>
          </w:rPr>
          <w:t>מדינת ישראל</w:t>
        </w:r>
      </w:hyperlink>
      <w:r w:rsidRPr="00520528">
        <w:rPr>
          <w:rFonts w:ascii="David" w:hAnsi="David" w:cs="David"/>
          <w:sz w:val="24"/>
          <w:szCs w:val="24"/>
          <w:rtl/>
        </w:rPr>
        <w:t>, סמל האומות המאוחדות ועוד).</w:t>
      </w:r>
    </w:p>
    <w:p w:rsidR="00520528" w:rsidRDefault="00520528" w:rsidP="00E8041D">
      <w:pPr>
        <w:spacing w:line="360" w:lineRule="auto"/>
        <w:rPr>
          <w:rFonts w:ascii="David" w:hAnsi="David" w:cs="David"/>
          <w:sz w:val="24"/>
          <w:szCs w:val="24"/>
          <w:rtl/>
        </w:rPr>
      </w:pPr>
    </w:p>
    <w:p w:rsidR="00520528" w:rsidRDefault="00520528" w:rsidP="00520528">
      <w:pPr>
        <w:spacing w:line="360" w:lineRule="auto"/>
        <w:rPr>
          <w:rFonts w:ascii="David" w:hAnsi="David" w:cs="David"/>
          <w:sz w:val="24"/>
          <w:szCs w:val="24"/>
          <w:rtl/>
        </w:rPr>
      </w:pPr>
      <w:r>
        <w:rPr>
          <w:rFonts w:ascii="David" w:hAnsi="David" w:cs="David" w:hint="cs"/>
          <w:sz w:val="24"/>
          <w:szCs w:val="24"/>
          <w:rtl/>
        </w:rPr>
        <w:t>רגע של עברית:</w:t>
      </w:r>
    </w:p>
    <w:p w:rsidR="00520528" w:rsidRDefault="00E8041D" w:rsidP="00520528">
      <w:pPr>
        <w:pStyle w:val="a4"/>
        <w:numPr>
          <w:ilvl w:val="0"/>
          <w:numId w:val="1"/>
        </w:numPr>
        <w:spacing w:line="360" w:lineRule="auto"/>
        <w:rPr>
          <w:rFonts w:ascii="David" w:hAnsi="David" w:cs="David"/>
          <w:sz w:val="24"/>
          <w:szCs w:val="24"/>
        </w:rPr>
      </w:pPr>
      <w:r w:rsidRPr="00520528">
        <w:rPr>
          <w:rFonts w:ascii="David" w:hAnsi="David" w:cs="David" w:hint="cs"/>
          <w:sz w:val="24"/>
          <w:szCs w:val="24"/>
          <w:rtl/>
        </w:rPr>
        <w:t>ציפה= החלק שנאכל בזית</w:t>
      </w:r>
    </w:p>
    <w:p w:rsidR="00520528" w:rsidRDefault="00520528" w:rsidP="00520528">
      <w:pPr>
        <w:pStyle w:val="a4"/>
        <w:numPr>
          <w:ilvl w:val="0"/>
          <w:numId w:val="1"/>
        </w:numPr>
        <w:spacing w:line="360" w:lineRule="auto"/>
        <w:rPr>
          <w:rFonts w:ascii="David" w:hAnsi="David" w:cs="David"/>
          <w:sz w:val="24"/>
          <w:szCs w:val="24"/>
        </w:rPr>
      </w:pPr>
      <w:r w:rsidRPr="00520528">
        <w:rPr>
          <w:rFonts w:ascii="David" w:hAnsi="David" w:cs="David" w:hint="cs"/>
          <w:sz w:val="24"/>
          <w:szCs w:val="24"/>
          <w:rtl/>
        </w:rPr>
        <w:t>לום= גרעין הזית</w:t>
      </w:r>
      <w:r w:rsidRPr="00520528">
        <w:rPr>
          <w:rFonts w:ascii="David" w:hAnsi="David" w:cs="David"/>
          <w:sz w:val="24"/>
          <w:szCs w:val="24"/>
          <w:rtl/>
        </w:rPr>
        <w:t xml:space="preserve"> </w:t>
      </w:r>
    </w:p>
    <w:p w:rsidR="00E8041D" w:rsidRPr="00520528" w:rsidRDefault="00520528" w:rsidP="00520528">
      <w:pPr>
        <w:pStyle w:val="a4"/>
        <w:numPr>
          <w:ilvl w:val="0"/>
          <w:numId w:val="1"/>
        </w:numPr>
        <w:spacing w:line="360" w:lineRule="auto"/>
        <w:rPr>
          <w:rFonts w:ascii="David" w:hAnsi="David" w:cs="David"/>
          <w:sz w:val="24"/>
          <w:szCs w:val="24"/>
          <w:rtl/>
        </w:rPr>
      </w:pPr>
      <w:r w:rsidRPr="00520528">
        <w:rPr>
          <w:rFonts w:ascii="David" w:hAnsi="David" w:cs="David"/>
          <w:sz w:val="24"/>
          <w:szCs w:val="24"/>
          <w:rtl/>
        </w:rPr>
        <w:t>מסיק= קטיף הזיתים</w:t>
      </w:r>
    </w:p>
    <w:p w:rsidR="00520528" w:rsidRPr="00520528" w:rsidRDefault="00520528" w:rsidP="00520528">
      <w:pPr>
        <w:pStyle w:val="a4"/>
        <w:numPr>
          <w:ilvl w:val="0"/>
          <w:numId w:val="1"/>
        </w:numPr>
        <w:spacing w:line="360" w:lineRule="auto"/>
        <w:rPr>
          <w:rFonts w:ascii="David" w:hAnsi="David" w:cs="David"/>
          <w:sz w:val="24"/>
          <w:szCs w:val="24"/>
          <w:rtl/>
        </w:rPr>
      </w:pPr>
      <w:r w:rsidRPr="00520528">
        <w:rPr>
          <w:rFonts w:ascii="David" w:hAnsi="David" w:cs="David"/>
          <w:sz w:val="24"/>
          <w:szCs w:val="24"/>
          <w:rtl/>
        </w:rPr>
        <w:t xml:space="preserve">בית בד=מפעל </w:t>
      </w:r>
      <w:r>
        <w:rPr>
          <w:rFonts w:ascii="David" w:hAnsi="David" w:cs="David" w:hint="cs"/>
          <w:sz w:val="24"/>
          <w:szCs w:val="24"/>
          <w:rtl/>
        </w:rPr>
        <w:t xml:space="preserve">לייצור </w:t>
      </w:r>
      <w:hyperlink r:id="rId114" w:tooltip="שמן זית" w:history="1">
        <w:r w:rsidRPr="00520528">
          <w:rPr>
            <w:rFonts w:ascii="David" w:hAnsi="David" w:cs="David"/>
            <w:sz w:val="24"/>
            <w:szCs w:val="24"/>
            <w:rtl/>
          </w:rPr>
          <w:t>שמן זית</w:t>
        </w:r>
      </w:hyperlink>
    </w:p>
    <w:p w:rsidR="00520528" w:rsidRPr="00E8041D" w:rsidRDefault="00520528" w:rsidP="00520528">
      <w:pPr>
        <w:spacing w:line="360" w:lineRule="auto"/>
        <w:rPr>
          <w:rFonts w:ascii="David" w:hAnsi="David" w:cs="David"/>
          <w:b/>
          <w:sz w:val="28"/>
          <w:szCs w:val="28"/>
          <w:rtl/>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rPr>
      </w:pPr>
    </w:p>
    <w:p w:rsidR="00123A3E" w:rsidRDefault="00123A3E">
      <w:pPr>
        <w:bidi w:val="0"/>
        <w:rPr>
          <w:rFonts w:ascii="David" w:hAnsi="David" w:cs="David"/>
          <w:sz w:val="24"/>
          <w:szCs w:val="24"/>
        </w:rPr>
      </w:pPr>
      <w:r>
        <w:rPr>
          <w:rFonts w:ascii="David" w:hAnsi="David" w:cs="David"/>
          <w:sz w:val="24"/>
          <w:szCs w:val="24"/>
          <w:rtl/>
        </w:rPr>
        <w:br w:type="page"/>
      </w:r>
    </w:p>
    <w:p w:rsidR="005657F4" w:rsidRDefault="00123A3E" w:rsidP="00520528">
      <w:pPr>
        <w:spacing w:line="240" w:lineRule="auto"/>
        <w:jc w:val="center"/>
        <w:rPr>
          <w:rFonts w:ascii="David" w:hAnsi="David" w:cs="David"/>
          <w:b/>
          <w:outline/>
          <w:color w:val="4472C4" w:themeColor="accent5"/>
          <w:sz w:val="160"/>
          <w:szCs w:val="160"/>
          <w:rtl/>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pPr>
      <w:r w:rsidRPr="00520528">
        <w:rPr>
          <w:rFonts w:ascii="David" w:hAnsi="David" w:cs="David" w:hint="cs"/>
          <w:b/>
          <w:outline/>
          <w:color w:val="4472C4" w:themeColor="accent5"/>
          <w:sz w:val="160"/>
          <w:szCs w:val="160"/>
          <w:rtl/>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lastRenderedPageBreak/>
        <w:t>תמר</w:t>
      </w:r>
    </w:p>
    <w:p w:rsidR="007A110F" w:rsidRPr="007A110F" w:rsidRDefault="00A35634" w:rsidP="00951317">
      <w:pPr>
        <w:spacing w:line="360" w:lineRule="auto"/>
        <w:rPr>
          <w:rFonts w:ascii="David" w:hAnsi="David" w:cs="David"/>
          <w:sz w:val="24"/>
          <w:szCs w:val="24"/>
          <w:rtl/>
        </w:rPr>
      </w:pPr>
      <w:hyperlink r:id="rId115" w:tooltip="מין (טקסונומיה)" w:history="1">
        <w:r w:rsidR="000C654B" w:rsidRPr="007A110F">
          <w:rPr>
            <w:rFonts w:ascii="David" w:hAnsi="David" w:cs="David"/>
            <w:sz w:val="24"/>
            <w:szCs w:val="24"/>
            <w:rtl/>
          </w:rPr>
          <w:t>מין</w:t>
        </w:r>
      </w:hyperlink>
      <w:r w:rsidR="000C654B" w:rsidRPr="007A110F">
        <w:rPr>
          <w:rFonts w:ascii="David" w:hAnsi="David" w:cs="David"/>
          <w:sz w:val="24"/>
          <w:szCs w:val="24"/>
          <w:rtl/>
        </w:rPr>
        <w:t xml:space="preserve"> של </w:t>
      </w:r>
      <w:hyperlink r:id="rId116" w:tooltip="דקליים" w:history="1">
        <w:r w:rsidR="000C654B" w:rsidRPr="007A110F">
          <w:rPr>
            <w:rFonts w:ascii="David" w:hAnsi="David" w:cs="David"/>
            <w:sz w:val="24"/>
            <w:szCs w:val="24"/>
            <w:rtl/>
          </w:rPr>
          <w:t>דקל</w:t>
        </w:r>
      </w:hyperlink>
      <w:r w:rsidR="000C654B" w:rsidRPr="007A110F">
        <w:rPr>
          <w:rFonts w:ascii="David" w:hAnsi="David" w:cs="David"/>
          <w:sz w:val="24"/>
          <w:szCs w:val="24"/>
          <w:rtl/>
        </w:rPr>
        <w:t>. התמר ב</w:t>
      </w:r>
      <w:hyperlink r:id="rId117" w:tooltip="ארץ ישראל" w:history="1">
        <w:r w:rsidR="000C654B" w:rsidRPr="007A110F">
          <w:rPr>
            <w:rFonts w:ascii="David" w:hAnsi="David" w:cs="David"/>
            <w:sz w:val="24"/>
            <w:szCs w:val="24"/>
            <w:rtl/>
          </w:rPr>
          <w:t>ארץ ישראל</w:t>
        </w:r>
      </w:hyperlink>
      <w:r w:rsidR="000C654B" w:rsidRPr="007A110F">
        <w:rPr>
          <w:rFonts w:ascii="David" w:hAnsi="David" w:cs="David"/>
          <w:sz w:val="24"/>
          <w:szCs w:val="24"/>
          <w:rtl/>
        </w:rPr>
        <w:t xml:space="preserve"> הוא עץ תרבות הגדל בעיקר באזורים חמים. </w:t>
      </w:r>
      <w:r w:rsidR="007A110F" w:rsidRPr="007A110F">
        <w:rPr>
          <w:rFonts w:ascii="David" w:hAnsi="David" w:cs="David"/>
          <w:sz w:val="24"/>
          <w:szCs w:val="24"/>
          <w:rtl/>
        </w:rPr>
        <w:t xml:space="preserve">גדל במעיינות ובמקומות שבהם מי תהום גבוהים. </w:t>
      </w:r>
      <w:r w:rsidR="00951317" w:rsidRPr="00951317">
        <w:rPr>
          <w:rFonts w:ascii="David" w:hAnsi="David" w:cs="David"/>
          <w:sz w:val="24"/>
          <w:szCs w:val="24"/>
          <w:rtl/>
        </w:rPr>
        <w:t xml:space="preserve">הפריחה </w:t>
      </w:r>
      <w:r w:rsidR="00951317">
        <w:rPr>
          <w:rFonts w:ascii="David" w:hAnsi="David" w:cs="David" w:hint="cs"/>
          <w:sz w:val="24"/>
          <w:szCs w:val="24"/>
          <w:rtl/>
        </w:rPr>
        <w:t>בתחילת האביב.</w:t>
      </w:r>
      <w:r w:rsidR="00951317" w:rsidRPr="00951317">
        <w:rPr>
          <w:rFonts w:ascii="David" w:hAnsi="David" w:cs="David"/>
          <w:sz w:val="32"/>
          <w:szCs w:val="32"/>
          <w:rtl/>
        </w:rPr>
        <w:t xml:space="preserve"> </w:t>
      </w:r>
      <w:r w:rsidR="007A110F" w:rsidRPr="007A110F">
        <w:rPr>
          <w:rFonts w:ascii="David" w:hAnsi="David" w:cs="David"/>
          <w:sz w:val="24"/>
          <w:szCs w:val="24"/>
          <w:rtl/>
        </w:rPr>
        <w:t>כ</w:t>
      </w:r>
      <w:r w:rsidR="00951317">
        <w:rPr>
          <w:rFonts w:ascii="David" w:hAnsi="David" w:cs="David"/>
          <w:sz w:val="24"/>
          <w:szCs w:val="24"/>
          <w:rtl/>
        </w:rPr>
        <w:t>ל חלקי</w:t>
      </w:r>
      <w:r w:rsidR="00951317">
        <w:rPr>
          <w:rFonts w:ascii="David" w:hAnsi="David" w:cs="David" w:hint="cs"/>
          <w:sz w:val="24"/>
          <w:szCs w:val="24"/>
          <w:rtl/>
        </w:rPr>
        <w:t xml:space="preserve"> עץ התמר </w:t>
      </w:r>
      <w:r w:rsidR="000C654B" w:rsidRPr="007A110F">
        <w:rPr>
          <w:rFonts w:ascii="David" w:hAnsi="David" w:cs="David"/>
          <w:sz w:val="24"/>
          <w:szCs w:val="24"/>
          <w:rtl/>
        </w:rPr>
        <w:t>משמשים את האדם.</w:t>
      </w:r>
      <w:r w:rsidR="000C654B" w:rsidRPr="007A110F">
        <w:rPr>
          <w:rFonts w:ascii="David" w:hAnsi="David" w:cs="David"/>
          <w:b/>
          <w:sz w:val="24"/>
          <w:szCs w:val="24"/>
          <w:rtl/>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rPr>
        <w:t xml:space="preserve"> </w:t>
      </w:r>
      <w:r w:rsidR="000C654B" w:rsidRPr="000C654B">
        <w:rPr>
          <w:rFonts w:ascii="David" w:eastAsia="Times New Roman" w:hAnsi="David" w:cs="David"/>
          <w:sz w:val="24"/>
          <w:szCs w:val="24"/>
          <w:rtl/>
        </w:rPr>
        <w:t>העלים משמשים כגג לסוכות (הן בחג והן אצל נוודים במדבר) הפירות לאכי</w:t>
      </w:r>
      <w:r w:rsidR="000C654B" w:rsidRPr="007A110F">
        <w:rPr>
          <w:rFonts w:ascii="David" w:eastAsia="Times New Roman" w:hAnsi="David" w:cs="David"/>
          <w:sz w:val="24"/>
          <w:szCs w:val="24"/>
          <w:rtl/>
        </w:rPr>
        <w:t xml:space="preserve">לה ולהכנת יין תמרים ודבש תמרים. </w:t>
      </w:r>
      <w:proofErr w:type="spellStart"/>
      <w:r w:rsidR="000C654B" w:rsidRPr="000C654B">
        <w:rPr>
          <w:rFonts w:ascii="David" w:eastAsia="Times New Roman" w:hAnsi="David" w:cs="David"/>
          <w:sz w:val="24"/>
          <w:szCs w:val="24"/>
          <w:rtl/>
        </w:rPr>
        <w:t>סנסיני</w:t>
      </w:r>
      <w:proofErr w:type="spellEnd"/>
      <w:r w:rsidR="000C654B" w:rsidRPr="000C654B">
        <w:rPr>
          <w:rFonts w:ascii="David" w:eastAsia="Times New Roman" w:hAnsi="David" w:cs="David"/>
          <w:sz w:val="24"/>
          <w:szCs w:val="24"/>
          <w:rtl/>
        </w:rPr>
        <w:t xml:space="preserve"> התמר (שעליהם תלויים הפירו</w:t>
      </w:r>
      <w:r w:rsidR="000C654B" w:rsidRPr="007A110F">
        <w:rPr>
          <w:rFonts w:ascii="David" w:eastAsia="Times New Roman" w:hAnsi="David" w:cs="David"/>
          <w:sz w:val="24"/>
          <w:szCs w:val="24"/>
          <w:rtl/>
        </w:rPr>
        <w:t>ת) משמשים לטאטוא וקליעת סלסלות. הגזע משמש לבניין וקירות. ניתן לייצר מ</w:t>
      </w:r>
      <w:r w:rsidR="007A110F" w:rsidRPr="007A110F">
        <w:rPr>
          <w:rFonts w:ascii="David" w:eastAsia="Times New Roman" w:hAnsi="David" w:cs="David"/>
          <w:sz w:val="24"/>
          <w:szCs w:val="24"/>
          <w:rtl/>
        </w:rPr>
        <w:t>ענפי העץ</w:t>
      </w:r>
      <w:r w:rsidR="000C654B" w:rsidRPr="007A110F">
        <w:rPr>
          <w:rFonts w:ascii="David" w:eastAsia="Times New Roman" w:hAnsi="David" w:cs="David"/>
          <w:sz w:val="24"/>
          <w:szCs w:val="24"/>
          <w:rtl/>
        </w:rPr>
        <w:t xml:space="preserve"> </w:t>
      </w:r>
      <w:hyperlink r:id="rId118" w:tooltip="לולב" w:history="1">
        <w:r w:rsidR="000C654B" w:rsidRPr="000C654B">
          <w:rPr>
            <w:rFonts w:ascii="David" w:eastAsia="Times New Roman" w:hAnsi="David" w:cs="David"/>
            <w:sz w:val="24"/>
            <w:szCs w:val="24"/>
            <w:rtl/>
          </w:rPr>
          <w:t>לולבים</w:t>
        </w:r>
      </w:hyperlink>
      <w:r w:rsidR="000C654B" w:rsidRPr="000C654B">
        <w:rPr>
          <w:rFonts w:ascii="David" w:eastAsia="Times New Roman" w:hAnsi="David" w:cs="David"/>
          <w:sz w:val="24"/>
          <w:szCs w:val="24"/>
          <w:rtl/>
        </w:rPr>
        <w:t xml:space="preserve"> המשמשים למצוות </w:t>
      </w:r>
      <w:hyperlink r:id="rId119" w:tooltip="ארבעת המינים" w:history="1">
        <w:r w:rsidR="000C654B" w:rsidRPr="000C654B">
          <w:rPr>
            <w:rFonts w:ascii="David" w:eastAsia="Times New Roman" w:hAnsi="David" w:cs="David"/>
            <w:sz w:val="24"/>
            <w:szCs w:val="24"/>
            <w:rtl/>
          </w:rPr>
          <w:t>ארבעת המינים</w:t>
        </w:r>
      </w:hyperlink>
      <w:r w:rsidR="000C654B" w:rsidRPr="000C654B">
        <w:rPr>
          <w:rFonts w:ascii="David" w:eastAsia="Times New Roman" w:hAnsi="David" w:cs="David"/>
          <w:sz w:val="24"/>
          <w:szCs w:val="24"/>
          <w:rtl/>
        </w:rPr>
        <w:t xml:space="preserve"> ב</w:t>
      </w:r>
      <w:hyperlink r:id="rId120" w:tooltip="סוכות" w:history="1">
        <w:r w:rsidR="000C654B" w:rsidRPr="000C654B">
          <w:rPr>
            <w:rFonts w:ascii="David" w:eastAsia="Times New Roman" w:hAnsi="David" w:cs="David"/>
            <w:sz w:val="24"/>
            <w:szCs w:val="24"/>
            <w:rtl/>
          </w:rPr>
          <w:t>חג הסוכות</w:t>
        </w:r>
      </w:hyperlink>
      <w:r w:rsidR="000C654B" w:rsidRPr="000C654B">
        <w:rPr>
          <w:rFonts w:ascii="David" w:eastAsia="Times New Roman" w:hAnsi="David" w:cs="David"/>
          <w:sz w:val="24"/>
          <w:szCs w:val="24"/>
          <w:rtl/>
        </w:rPr>
        <w:t>.</w:t>
      </w:r>
      <w:r w:rsidR="000C654B" w:rsidRPr="007A110F">
        <w:rPr>
          <w:rFonts w:ascii="David" w:hAnsi="David" w:cs="David"/>
          <w:b/>
          <w:sz w:val="24"/>
          <w:szCs w:val="24"/>
          <w:rtl/>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rPr>
        <w:t xml:space="preserve"> </w:t>
      </w:r>
      <w:r w:rsidR="000C654B" w:rsidRPr="000C654B">
        <w:rPr>
          <w:rFonts w:ascii="David" w:eastAsia="Times New Roman" w:hAnsi="David" w:cs="David"/>
          <w:sz w:val="24"/>
          <w:szCs w:val="24"/>
          <w:rtl/>
        </w:rPr>
        <w:t xml:space="preserve">מטע התמרים הגדול בישראל נמצא בקיבוץ </w:t>
      </w:r>
      <w:hyperlink r:id="rId121" w:tooltip="טירת צבי" w:history="1">
        <w:r w:rsidR="000C654B" w:rsidRPr="000C654B">
          <w:rPr>
            <w:rFonts w:ascii="David" w:eastAsia="Times New Roman" w:hAnsi="David" w:cs="David"/>
            <w:sz w:val="24"/>
            <w:szCs w:val="24"/>
            <w:rtl/>
          </w:rPr>
          <w:t>טירת צבי</w:t>
        </w:r>
      </w:hyperlink>
      <w:r w:rsidR="000C654B" w:rsidRPr="007A110F">
        <w:rPr>
          <w:rFonts w:ascii="David" w:eastAsia="Times New Roman" w:hAnsi="David" w:cs="David"/>
          <w:sz w:val="24"/>
          <w:szCs w:val="24"/>
          <w:rtl/>
        </w:rPr>
        <w:t xml:space="preserve">. </w:t>
      </w:r>
      <w:r w:rsidR="000C654B" w:rsidRPr="007A110F">
        <w:rPr>
          <w:rFonts w:ascii="David" w:hAnsi="David" w:cs="David"/>
          <w:sz w:val="24"/>
          <w:szCs w:val="24"/>
          <w:rtl/>
        </w:rPr>
        <w:t>פרי התמר נאכל לח או יבש, טעמו מתוק מאוד וצורתו מאורכת. ה</w:t>
      </w:r>
      <w:hyperlink r:id="rId122" w:tooltip="סירופ" w:history="1">
        <w:r w:rsidR="000C654B" w:rsidRPr="007A110F">
          <w:rPr>
            <w:rFonts w:ascii="David" w:hAnsi="David" w:cs="David"/>
            <w:sz w:val="24"/>
            <w:szCs w:val="24"/>
            <w:rtl/>
          </w:rPr>
          <w:t>סירופ</w:t>
        </w:r>
      </w:hyperlink>
      <w:r w:rsidR="000C654B" w:rsidRPr="007A110F">
        <w:rPr>
          <w:rFonts w:ascii="David" w:hAnsi="David" w:cs="David"/>
          <w:sz w:val="24"/>
          <w:szCs w:val="24"/>
          <w:rtl/>
        </w:rPr>
        <w:t xml:space="preserve"> המופק ממנו נקרא </w:t>
      </w:r>
      <w:hyperlink r:id="rId123" w:tooltip="סילאן" w:history="1">
        <w:proofErr w:type="spellStart"/>
        <w:r w:rsidR="000C654B" w:rsidRPr="007A110F">
          <w:rPr>
            <w:rFonts w:ascii="David" w:hAnsi="David" w:cs="David"/>
            <w:sz w:val="24"/>
            <w:szCs w:val="24"/>
            <w:rtl/>
          </w:rPr>
          <w:t>סילאן</w:t>
        </w:r>
        <w:proofErr w:type="spellEnd"/>
      </w:hyperlink>
      <w:r w:rsidR="000C654B" w:rsidRPr="007A110F">
        <w:rPr>
          <w:rFonts w:ascii="David" w:hAnsi="David" w:cs="David"/>
          <w:sz w:val="24"/>
          <w:szCs w:val="24"/>
          <w:rtl/>
        </w:rPr>
        <w:t xml:space="preserve"> ומשמש בעיקר לתיבול </w:t>
      </w:r>
      <w:hyperlink r:id="rId124" w:tooltip="קינוח" w:history="1">
        <w:r w:rsidR="000C654B" w:rsidRPr="007A110F">
          <w:rPr>
            <w:rFonts w:ascii="David" w:hAnsi="David" w:cs="David"/>
            <w:sz w:val="24"/>
            <w:szCs w:val="24"/>
            <w:rtl/>
          </w:rPr>
          <w:t>מנות אחרונות</w:t>
        </w:r>
      </w:hyperlink>
      <w:r w:rsidR="000C654B" w:rsidRPr="007A110F">
        <w:rPr>
          <w:rFonts w:ascii="David" w:hAnsi="David" w:cs="David"/>
          <w:sz w:val="24"/>
          <w:szCs w:val="24"/>
          <w:rtl/>
        </w:rPr>
        <w:t xml:space="preserve"> ו</w:t>
      </w:r>
      <w:hyperlink r:id="rId125" w:tooltip="עוגה" w:history="1">
        <w:r w:rsidR="000C654B" w:rsidRPr="007A110F">
          <w:rPr>
            <w:rFonts w:ascii="David" w:hAnsi="David" w:cs="David"/>
            <w:sz w:val="24"/>
            <w:szCs w:val="24"/>
            <w:rtl/>
          </w:rPr>
          <w:t>עוגות</w:t>
        </w:r>
      </w:hyperlink>
      <w:r w:rsidR="000C654B" w:rsidRPr="007A110F">
        <w:rPr>
          <w:rFonts w:ascii="David" w:hAnsi="David" w:cs="David"/>
          <w:sz w:val="24"/>
          <w:szCs w:val="24"/>
          <w:rtl/>
        </w:rPr>
        <w:t>. איסוף הפירות מהעצים נקרא "גדיד תמרים".</w:t>
      </w:r>
      <w:r w:rsidR="000C654B" w:rsidRPr="007A110F">
        <w:rPr>
          <w:rFonts w:ascii="David" w:hAnsi="David" w:cs="David"/>
          <w:b/>
          <w:sz w:val="24"/>
          <w:szCs w:val="24"/>
          <w:rtl/>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rPr>
        <w:t xml:space="preserve"> </w:t>
      </w:r>
      <w:r w:rsidR="000C654B" w:rsidRPr="007A110F">
        <w:rPr>
          <w:rFonts w:ascii="David" w:hAnsi="David" w:cs="David"/>
          <w:sz w:val="24"/>
          <w:szCs w:val="24"/>
          <w:rtl/>
        </w:rPr>
        <w:t>ב</w:t>
      </w:r>
      <w:hyperlink r:id="rId126" w:tooltip="ארצות ערב" w:history="1">
        <w:r w:rsidR="000C654B" w:rsidRPr="007A110F">
          <w:rPr>
            <w:rFonts w:ascii="David" w:hAnsi="David" w:cs="David"/>
            <w:sz w:val="24"/>
            <w:szCs w:val="24"/>
            <w:rtl/>
          </w:rPr>
          <w:t>ארצות ערב</w:t>
        </w:r>
      </w:hyperlink>
      <w:r w:rsidR="000C654B" w:rsidRPr="007A110F">
        <w:rPr>
          <w:rFonts w:ascii="David" w:hAnsi="David" w:cs="David"/>
          <w:sz w:val="24"/>
          <w:szCs w:val="24"/>
          <w:rtl/>
        </w:rPr>
        <w:t xml:space="preserve"> נהוג לטחון את גלעין פרי התמר ולהכין ממנו </w:t>
      </w:r>
      <w:hyperlink r:id="rId127" w:tooltip="תבלין" w:history="1">
        <w:r w:rsidR="000C654B" w:rsidRPr="007A110F">
          <w:rPr>
            <w:rFonts w:ascii="David" w:hAnsi="David" w:cs="David"/>
            <w:sz w:val="24"/>
            <w:szCs w:val="24"/>
            <w:rtl/>
          </w:rPr>
          <w:t>תבלין</w:t>
        </w:r>
      </w:hyperlink>
      <w:r w:rsidR="007A110F" w:rsidRPr="007A110F">
        <w:rPr>
          <w:rFonts w:ascii="David" w:hAnsi="David" w:cs="David"/>
          <w:sz w:val="24"/>
          <w:szCs w:val="24"/>
          <w:rtl/>
        </w:rPr>
        <w:t>.</w:t>
      </w:r>
    </w:p>
    <w:p w:rsidR="007A110F" w:rsidRPr="007A110F" w:rsidRDefault="007A110F" w:rsidP="007A110F">
      <w:pPr>
        <w:spacing w:line="360" w:lineRule="auto"/>
        <w:rPr>
          <w:rFonts w:ascii="David" w:hAnsi="David" w:cs="David"/>
          <w:sz w:val="24"/>
          <w:szCs w:val="24"/>
          <w:rtl/>
        </w:rPr>
      </w:pPr>
    </w:p>
    <w:p w:rsidR="007A110F" w:rsidRPr="007A110F" w:rsidRDefault="007A110F" w:rsidP="007A110F">
      <w:pPr>
        <w:spacing w:line="360" w:lineRule="auto"/>
        <w:rPr>
          <w:rFonts w:ascii="David" w:hAnsi="David" w:cs="David"/>
          <w:sz w:val="24"/>
          <w:szCs w:val="24"/>
          <w:rtl/>
        </w:rPr>
      </w:pPr>
      <w:r w:rsidRPr="007A110F">
        <w:rPr>
          <w:rFonts w:ascii="David" w:hAnsi="David" w:cs="David"/>
          <w:sz w:val="24"/>
          <w:szCs w:val="24"/>
          <w:rtl/>
        </w:rPr>
        <w:t>רגע של עברית:</w:t>
      </w:r>
    </w:p>
    <w:p w:rsidR="007A110F" w:rsidRPr="007A110F" w:rsidRDefault="007A110F" w:rsidP="007A110F">
      <w:pPr>
        <w:pStyle w:val="a4"/>
        <w:numPr>
          <w:ilvl w:val="0"/>
          <w:numId w:val="1"/>
        </w:numPr>
        <w:spacing w:line="360" w:lineRule="auto"/>
        <w:rPr>
          <w:rStyle w:val="a5"/>
          <w:rFonts w:ascii="David" w:hAnsi="David" w:cs="David"/>
          <w:b w:val="0"/>
          <w:bCs w:val="0"/>
          <w:sz w:val="24"/>
          <w:szCs w:val="24"/>
        </w:rPr>
      </w:pPr>
      <w:proofErr w:type="spellStart"/>
      <w:r>
        <w:rPr>
          <w:rFonts w:ascii="David" w:hAnsi="David" w:cs="David"/>
          <w:sz w:val="24"/>
          <w:szCs w:val="24"/>
          <w:rtl/>
        </w:rPr>
        <w:t>סנסינים</w:t>
      </w:r>
      <w:proofErr w:type="spellEnd"/>
      <w:r>
        <w:rPr>
          <w:rFonts w:ascii="David" w:hAnsi="David" w:cs="David" w:hint="cs"/>
          <w:sz w:val="24"/>
          <w:szCs w:val="24"/>
          <w:rtl/>
        </w:rPr>
        <w:t>=</w:t>
      </w:r>
      <w:r w:rsidRPr="007A110F">
        <w:rPr>
          <w:rFonts w:ascii="David" w:hAnsi="David" w:cs="David"/>
          <w:sz w:val="24"/>
          <w:szCs w:val="24"/>
          <w:rtl/>
        </w:rPr>
        <w:t xml:space="preserve"> גבעולים ארוכים הנושאים לאורכם את הפירות. </w:t>
      </w:r>
    </w:p>
    <w:p w:rsidR="007A110F" w:rsidRPr="007A110F" w:rsidRDefault="007A110F" w:rsidP="007A110F">
      <w:pPr>
        <w:pStyle w:val="a4"/>
        <w:numPr>
          <w:ilvl w:val="0"/>
          <w:numId w:val="1"/>
        </w:numPr>
        <w:spacing w:line="360" w:lineRule="auto"/>
        <w:rPr>
          <w:rStyle w:val="a5"/>
          <w:rFonts w:ascii="David" w:hAnsi="David" w:cs="David"/>
          <w:b w:val="0"/>
          <w:bCs w:val="0"/>
          <w:sz w:val="24"/>
          <w:szCs w:val="24"/>
        </w:rPr>
      </w:pPr>
      <w:proofErr w:type="spellStart"/>
      <w:r w:rsidRPr="007A110F">
        <w:rPr>
          <w:rStyle w:val="a5"/>
          <w:rFonts w:ascii="David" w:hAnsi="David" w:cs="David"/>
          <w:b w:val="0"/>
          <w:bCs w:val="0"/>
          <w:sz w:val="24"/>
          <w:szCs w:val="24"/>
          <w:rtl/>
        </w:rPr>
        <w:t>סילאן</w:t>
      </w:r>
      <w:proofErr w:type="spellEnd"/>
      <w:r w:rsidRPr="007A110F">
        <w:rPr>
          <w:rStyle w:val="a5"/>
          <w:rFonts w:ascii="David" w:hAnsi="David" w:cs="David"/>
          <w:b w:val="0"/>
          <w:bCs w:val="0"/>
          <w:sz w:val="24"/>
          <w:szCs w:val="24"/>
          <w:rtl/>
        </w:rPr>
        <w:t>= הסירופ המופק מהתמר</w:t>
      </w:r>
    </w:p>
    <w:p w:rsidR="007A110F" w:rsidRPr="007A110F" w:rsidRDefault="007A110F" w:rsidP="007A110F">
      <w:pPr>
        <w:pStyle w:val="a4"/>
        <w:numPr>
          <w:ilvl w:val="0"/>
          <w:numId w:val="1"/>
        </w:numPr>
        <w:spacing w:line="360" w:lineRule="auto"/>
        <w:rPr>
          <w:rStyle w:val="a5"/>
          <w:rFonts w:ascii="David" w:hAnsi="David" w:cs="David"/>
          <w:b w:val="0"/>
          <w:bCs w:val="0"/>
          <w:sz w:val="24"/>
          <w:szCs w:val="24"/>
          <w:rtl/>
        </w:rPr>
      </w:pPr>
      <w:r w:rsidRPr="007A110F">
        <w:rPr>
          <w:rStyle w:val="a5"/>
          <w:rFonts w:ascii="David" w:hAnsi="David" w:cs="David"/>
          <w:b w:val="0"/>
          <w:bCs w:val="0"/>
          <w:sz w:val="24"/>
          <w:szCs w:val="24"/>
          <w:rtl/>
        </w:rPr>
        <w:t>גדיד= איסוף התמרים מהעצים</w:t>
      </w:r>
    </w:p>
    <w:p w:rsidR="007A110F" w:rsidRDefault="007A110F">
      <w:pPr>
        <w:bidi w:val="0"/>
        <w:rPr>
          <w:rStyle w:val="a5"/>
          <w:rFonts w:ascii="David" w:hAnsi="David" w:cs="David"/>
          <w:b w:val="0"/>
          <w:bCs w:val="0"/>
          <w:sz w:val="40"/>
          <w:szCs w:val="40"/>
          <w:rtl/>
        </w:rPr>
      </w:pPr>
      <w:r>
        <w:rPr>
          <w:rStyle w:val="a5"/>
          <w:rFonts w:ascii="David" w:hAnsi="David" w:cs="David"/>
          <w:b w:val="0"/>
          <w:bCs w:val="0"/>
          <w:sz w:val="40"/>
          <w:szCs w:val="40"/>
          <w:rtl/>
        </w:rPr>
        <w:br w:type="page"/>
      </w:r>
    </w:p>
    <w:p w:rsidR="005657F4" w:rsidRPr="005657F4" w:rsidRDefault="005657F4" w:rsidP="005657F4">
      <w:pPr>
        <w:spacing w:line="360" w:lineRule="auto"/>
        <w:jc w:val="center"/>
        <w:rPr>
          <w:rStyle w:val="a5"/>
          <w:rFonts w:ascii="David" w:hAnsi="David" w:cs="David"/>
          <w:b w:val="0"/>
          <w:bCs w:val="0"/>
          <w:sz w:val="40"/>
          <w:szCs w:val="40"/>
          <w:rtl/>
        </w:rPr>
      </w:pPr>
      <w:r>
        <w:rPr>
          <w:rStyle w:val="a5"/>
          <w:rFonts w:ascii="David" w:hAnsi="David" w:cs="David" w:hint="cs"/>
          <w:b w:val="0"/>
          <w:bCs w:val="0"/>
          <w:sz w:val="40"/>
          <w:szCs w:val="40"/>
          <w:rtl/>
        </w:rPr>
        <w:lastRenderedPageBreak/>
        <w:t>לידע כללי</w:t>
      </w:r>
      <w:r w:rsidR="007A110F">
        <w:rPr>
          <w:rStyle w:val="a5"/>
          <w:rFonts w:ascii="David" w:hAnsi="David" w:cs="David" w:hint="cs"/>
          <w:b w:val="0"/>
          <w:bCs w:val="0"/>
          <w:sz w:val="40"/>
          <w:szCs w:val="40"/>
          <w:rtl/>
        </w:rPr>
        <w:t>(בשבילי)</w:t>
      </w:r>
    </w:p>
    <w:p w:rsidR="005657F4" w:rsidRPr="005657F4" w:rsidRDefault="005657F4" w:rsidP="005657F4">
      <w:pPr>
        <w:spacing w:line="360" w:lineRule="auto"/>
        <w:rPr>
          <w:rFonts w:ascii="David" w:hAnsi="David" w:cs="David"/>
          <w:sz w:val="24"/>
          <w:szCs w:val="24"/>
          <w:rtl/>
        </w:rPr>
      </w:pPr>
      <w:r>
        <w:rPr>
          <w:rStyle w:val="a5"/>
          <w:rFonts w:ascii="David" w:hAnsi="David" w:cs="David" w:hint="cs"/>
          <w:b w:val="0"/>
          <w:bCs w:val="0"/>
          <w:sz w:val="24"/>
          <w:szCs w:val="24"/>
          <w:rtl/>
        </w:rPr>
        <w:t xml:space="preserve">* </w:t>
      </w:r>
      <w:r w:rsidRPr="005657F4">
        <w:rPr>
          <w:rStyle w:val="a5"/>
          <w:rFonts w:ascii="David" w:hAnsi="David" w:cs="David"/>
          <w:b w:val="0"/>
          <w:bCs w:val="0"/>
          <w:sz w:val="24"/>
          <w:szCs w:val="24"/>
          <w:rtl/>
        </w:rPr>
        <w:t>שבעת המינים</w:t>
      </w:r>
      <w:r w:rsidRPr="005657F4">
        <w:rPr>
          <w:rFonts w:ascii="David" w:hAnsi="David" w:cs="David"/>
          <w:sz w:val="24"/>
          <w:szCs w:val="24"/>
          <w:rtl/>
        </w:rPr>
        <w:t xml:space="preserve"> חיטה שעורה גפן תאנה רימון זית תמר</w:t>
      </w:r>
      <w:r w:rsidRPr="005657F4">
        <w:rPr>
          <w:rFonts w:ascii="David" w:hAnsi="David" w:cs="David"/>
          <w:sz w:val="24"/>
          <w:szCs w:val="24"/>
          <w:rtl/>
        </w:rPr>
        <w:br/>
        <w:t xml:space="preserve">מדוע דווקא בדברים אלו השתבחה ארץ ישראל? כל האזור התבלט והשתבח בפירות אלו. </w:t>
      </w:r>
      <w:r w:rsidRPr="005657F4">
        <w:rPr>
          <w:rFonts w:ascii="David" w:hAnsi="David" w:cs="David"/>
          <w:sz w:val="24"/>
          <w:szCs w:val="24"/>
          <w:rtl/>
        </w:rPr>
        <w:br/>
        <w:t>אבל יש גם משמעות מבחינה תזונתית:</w:t>
      </w:r>
      <w:r w:rsidRPr="005657F4">
        <w:rPr>
          <w:rFonts w:ascii="David" w:hAnsi="David" w:cs="David"/>
          <w:sz w:val="24"/>
          <w:szCs w:val="24"/>
          <w:rtl/>
        </w:rPr>
        <w:br/>
        <w:t>- החיטה והשעורה - המזונות החשובים - מכילים פחמימות.</w:t>
      </w:r>
      <w:r w:rsidRPr="005657F4">
        <w:rPr>
          <w:rFonts w:ascii="David" w:hAnsi="David" w:cs="David"/>
          <w:sz w:val="24"/>
          <w:szCs w:val="24"/>
          <w:rtl/>
        </w:rPr>
        <w:br/>
        <w:t xml:space="preserve">- הזיתים - השמן שמשתמשים בו הרבה לבישול ומאור. </w:t>
      </w:r>
      <w:r w:rsidRPr="005657F4">
        <w:rPr>
          <w:rFonts w:ascii="David" w:hAnsi="David" w:cs="David"/>
          <w:sz w:val="24"/>
          <w:szCs w:val="24"/>
          <w:rtl/>
        </w:rPr>
        <w:br/>
        <w:t xml:space="preserve">- התמרים - דבש, מתיקות - פחמימות. </w:t>
      </w:r>
      <w:r w:rsidRPr="005657F4">
        <w:rPr>
          <w:rFonts w:ascii="David" w:hAnsi="David" w:cs="David"/>
          <w:sz w:val="24"/>
          <w:szCs w:val="24"/>
          <w:rtl/>
        </w:rPr>
        <w:br/>
        <w:t xml:space="preserve">- ענבים - יין, המשקה החשוב. פעם זה מה ששתו כל הזמן </w:t>
      </w:r>
      <w:r w:rsidRPr="005657F4">
        <w:rPr>
          <w:rFonts w:ascii="David" w:hAnsi="David" w:cs="David"/>
          <w:sz w:val="24"/>
          <w:szCs w:val="24"/>
          <w:rtl/>
        </w:rPr>
        <w:br/>
        <w:t xml:space="preserve">- תאנה - משתמרת להרבה זמן בתנאים רגילים. </w:t>
      </w:r>
      <w:r w:rsidRPr="005657F4">
        <w:rPr>
          <w:rFonts w:ascii="David" w:hAnsi="David" w:cs="David"/>
          <w:sz w:val="24"/>
          <w:szCs w:val="24"/>
          <w:rtl/>
        </w:rPr>
        <w:br/>
        <w:t>- רימון - הצימוק של הפירות, הממתק של שבעת המינים, פרי בעל מראה אסתטי בולט.</w:t>
      </w:r>
    </w:p>
    <w:p w:rsidR="005657F4" w:rsidRPr="005657F4" w:rsidRDefault="005657F4" w:rsidP="005657F4">
      <w:pPr>
        <w:spacing w:line="360" w:lineRule="auto"/>
        <w:rPr>
          <w:rFonts w:ascii="David" w:hAnsi="David" w:cs="David"/>
          <w:sz w:val="24"/>
          <w:szCs w:val="24"/>
          <w:rtl/>
        </w:rPr>
      </w:pPr>
    </w:p>
    <w:p w:rsidR="005657F4" w:rsidRPr="005657F4" w:rsidRDefault="005657F4" w:rsidP="005657F4">
      <w:pPr>
        <w:spacing w:line="360" w:lineRule="auto"/>
        <w:rPr>
          <w:rFonts w:ascii="David" w:hAnsi="David" w:cs="David"/>
          <w:sz w:val="24"/>
          <w:szCs w:val="24"/>
          <w:rtl/>
        </w:rPr>
      </w:pPr>
      <w:r>
        <w:rPr>
          <w:rFonts w:ascii="David" w:hAnsi="David" w:cs="David" w:hint="cs"/>
          <w:sz w:val="24"/>
          <w:szCs w:val="24"/>
          <w:rtl/>
        </w:rPr>
        <w:t>*</w:t>
      </w:r>
      <w:r w:rsidRPr="005657F4">
        <w:rPr>
          <w:rFonts w:ascii="David" w:hAnsi="David" w:cs="David"/>
          <w:sz w:val="24"/>
          <w:szCs w:val="24"/>
          <w:rtl/>
        </w:rPr>
        <w:t>מדוע אוכלים פירות יבשים ושבעת המינים?</w:t>
      </w:r>
    </w:p>
    <w:p w:rsidR="005657F4" w:rsidRPr="005657F4" w:rsidRDefault="005657F4" w:rsidP="005657F4">
      <w:pPr>
        <w:spacing w:line="360" w:lineRule="auto"/>
        <w:rPr>
          <w:rFonts w:ascii="David" w:hAnsi="David" w:cs="David"/>
          <w:sz w:val="24"/>
          <w:szCs w:val="24"/>
          <w:rtl/>
        </w:rPr>
      </w:pPr>
      <w:r w:rsidRPr="005657F4">
        <w:rPr>
          <w:rFonts w:ascii="David" w:hAnsi="David" w:cs="David"/>
          <w:sz w:val="24"/>
          <w:szCs w:val="24"/>
          <w:rtl/>
        </w:rPr>
        <w:t>ט</w:t>
      </w:r>
      <w:r>
        <w:rPr>
          <w:rFonts w:ascii="David" w:hAnsi="David" w:cs="David" w:hint="cs"/>
          <w:sz w:val="24"/>
          <w:szCs w:val="24"/>
          <w:rtl/>
        </w:rPr>
        <w:t>"</w:t>
      </w:r>
      <w:r w:rsidRPr="005657F4">
        <w:rPr>
          <w:rFonts w:ascii="David" w:hAnsi="David" w:cs="David"/>
          <w:sz w:val="24"/>
          <w:szCs w:val="24"/>
          <w:rtl/>
        </w:rPr>
        <w:t xml:space="preserve">ו בשבט נקבע במשנה לציון תחילת וסיום שנה חקלאית. על מנת לתת ביטוי לקשר שבין העם היהודי לאדמתו ובעיקר אדמת ארץ ישראל, נוצרו מנהגים שונים הקשורים כולם לפירות ארץ ישראל ולשבעת המינים. אכילת פירות יבשים בטו' בשבט הינה שריד למנהג יהודי התפוצות לאכול מפירות ארץ ישראל. על מנת שהפירות הללו יישמרו כל הדרך מהארץ הקדושה לארצות הגולה השונות, נהגו לשלוח פירות יבשים. כך נוצר המנהג לאכול פירות יבשים גם בארץ וגם בקהילות יהודי העולם! </w:t>
      </w:r>
    </w:p>
    <w:p w:rsidR="003B2A60" w:rsidRDefault="003B2A60" w:rsidP="00A20A3E">
      <w:pPr>
        <w:spacing w:line="360" w:lineRule="auto"/>
        <w:rPr>
          <w:rFonts w:ascii="David" w:hAnsi="David" w:cs="David"/>
          <w:sz w:val="24"/>
          <w:szCs w:val="24"/>
          <w:rtl/>
        </w:rPr>
      </w:pPr>
    </w:p>
    <w:p w:rsidR="003B2A60" w:rsidRDefault="003B2A60" w:rsidP="00123A3E">
      <w:pPr>
        <w:bidi w:val="0"/>
        <w:rPr>
          <w:rFonts w:ascii="David" w:hAnsi="David" w:cs="David"/>
          <w:sz w:val="24"/>
          <w:szCs w:val="24"/>
        </w:rPr>
      </w:pPr>
    </w:p>
    <w:sectPr w:rsidR="003B2A60" w:rsidSect="00C126F1">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405020304"/>
    <w:charset w:val="00"/>
    <w:family w:val="roman"/>
    <w:pitch w:val="variable"/>
    <w:sig w:usb0="E0002AFF" w:usb1="C0007841" w:usb2="00000009" w:usb3="00000000" w:csb0="000001FF" w:csb1="00000000"/>
  </w:font>
  <w:font w:name="David">
    <w:panose1 w:val="020E0502060401010101"/>
    <w:charset w:val="B1"/>
    <w:family w:val="swiss"/>
    <w:pitch w:val="variable"/>
    <w:sig w:usb0="00000801" w:usb1="00000000" w:usb2="00000000" w:usb3="00000000" w:csb0="0000002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512E57"/>
    <w:multiLevelType w:val="hybridMultilevel"/>
    <w:tmpl w:val="BACA7228"/>
    <w:lvl w:ilvl="0" w:tplc="3C7CD7B4">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6EF27FB"/>
    <w:multiLevelType w:val="hybridMultilevel"/>
    <w:tmpl w:val="702017AA"/>
    <w:lvl w:ilvl="0" w:tplc="204080D2">
      <w:start w:val="1"/>
      <w:numFmt w:val="hebrew1"/>
      <w:lvlText w:val="%1."/>
      <w:lvlJc w:val="left"/>
      <w:pPr>
        <w:ind w:left="720" w:hanging="360"/>
      </w:pPr>
      <w:rPr>
        <w:rFonts w:ascii="David" w:hAnsi="David"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261C3EF1"/>
    <w:multiLevelType w:val="multilevel"/>
    <w:tmpl w:val="C5B65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trackRevisions/>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7774F"/>
    <w:rsid w:val="0008016F"/>
    <w:rsid w:val="000C654B"/>
    <w:rsid w:val="00101382"/>
    <w:rsid w:val="00123A3E"/>
    <w:rsid w:val="001A73CB"/>
    <w:rsid w:val="003046ED"/>
    <w:rsid w:val="003809CA"/>
    <w:rsid w:val="003A4675"/>
    <w:rsid w:val="003B2A60"/>
    <w:rsid w:val="003C128C"/>
    <w:rsid w:val="00482893"/>
    <w:rsid w:val="004F5F29"/>
    <w:rsid w:val="00520528"/>
    <w:rsid w:val="005657F4"/>
    <w:rsid w:val="00604975"/>
    <w:rsid w:val="007841BD"/>
    <w:rsid w:val="00785B51"/>
    <w:rsid w:val="007A110F"/>
    <w:rsid w:val="007B5B8E"/>
    <w:rsid w:val="00811E7B"/>
    <w:rsid w:val="00902968"/>
    <w:rsid w:val="00951317"/>
    <w:rsid w:val="00A20A3E"/>
    <w:rsid w:val="00A35634"/>
    <w:rsid w:val="00AE009C"/>
    <w:rsid w:val="00AF4B6B"/>
    <w:rsid w:val="00B047D2"/>
    <w:rsid w:val="00B25271"/>
    <w:rsid w:val="00B67C49"/>
    <w:rsid w:val="00BC19F9"/>
    <w:rsid w:val="00BD385F"/>
    <w:rsid w:val="00C126F1"/>
    <w:rsid w:val="00CA3B3A"/>
    <w:rsid w:val="00DC24ED"/>
    <w:rsid w:val="00E24792"/>
    <w:rsid w:val="00E8041D"/>
    <w:rsid w:val="00EC186D"/>
    <w:rsid w:val="00EC4A7C"/>
    <w:rsid w:val="00EF41B4"/>
    <w:rsid w:val="00F35538"/>
    <w:rsid w:val="00F7774F"/>
    <w:rsid w:val="00F83A6F"/>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F7774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a0"/>
    <w:uiPriority w:val="99"/>
    <w:unhideWhenUsed/>
    <w:rsid w:val="00902968"/>
    <w:rPr>
      <w:color w:val="0563C1" w:themeColor="hyperlink"/>
      <w:u w:val="single"/>
    </w:rPr>
  </w:style>
  <w:style w:type="paragraph" w:styleId="a4">
    <w:name w:val="List Paragraph"/>
    <w:basedOn w:val="a"/>
    <w:uiPriority w:val="34"/>
    <w:qFormat/>
    <w:rsid w:val="001A73CB"/>
    <w:pPr>
      <w:ind w:left="720"/>
      <w:contextualSpacing/>
    </w:pPr>
  </w:style>
  <w:style w:type="character" w:styleId="a5">
    <w:name w:val="Strong"/>
    <w:basedOn w:val="a0"/>
    <w:uiPriority w:val="22"/>
    <w:qFormat/>
    <w:rsid w:val="00B67C49"/>
    <w:rPr>
      <w:b/>
      <w:bCs/>
    </w:rPr>
  </w:style>
  <w:style w:type="character" w:customStyle="1" w:styleId="st1">
    <w:name w:val="st1"/>
    <w:basedOn w:val="a0"/>
    <w:rsid w:val="005657F4"/>
  </w:style>
  <w:style w:type="paragraph" w:styleId="NormalWeb">
    <w:name w:val="Normal (Web)"/>
    <w:basedOn w:val="a"/>
    <w:uiPriority w:val="99"/>
    <w:semiHidden/>
    <w:unhideWhenUsed/>
    <w:rsid w:val="00E24792"/>
    <w:pPr>
      <w:bidi w:val="0"/>
      <w:spacing w:before="100" w:beforeAutospacing="1" w:after="100" w:afterAutospacing="1" w:line="240" w:lineRule="auto"/>
    </w:pPr>
    <w:rPr>
      <w:rFonts w:ascii="Times New Roman" w:eastAsia="Times New Roman" w:hAnsi="Times New Roman" w:cs="Times New Roman"/>
      <w:sz w:val="24"/>
      <w:szCs w:val="24"/>
    </w:rPr>
  </w:style>
  <w:style w:type="paragraph" w:styleId="a6">
    <w:name w:val="Balloon Text"/>
    <w:basedOn w:val="a"/>
    <w:link w:val="a7"/>
    <w:uiPriority w:val="99"/>
    <w:semiHidden/>
    <w:unhideWhenUsed/>
    <w:rsid w:val="00CA3B3A"/>
    <w:pPr>
      <w:spacing w:after="0" w:line="240" w:lineRule="auto"/>
    </w:pPr>
    <w:rPr>
      <w:rFonts w:ascii="Tahoma" w:hAnsi="Tahoma" w:cs="Tahoma"/>
      <w:sz w:val="16"/>
      <w:szCs w:val="16"/>
    </w:rPr>
  </w:style>
  <w:style w:type="character" w:customStyle="1" w:styleId="a7">
    <w:name w:val="טקסט בלונים תו"/>
    <w:basedOn w:val="a0"/>
    <w:link w:val="a6"/>
    <w:uiPriority w:val="99"/>
    <w:semiHidden/>
    <w:rsid w:val="00CA3B3A"/>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F7774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a0"/>
    <w:uiPriority w:val="99"/>
    <w:unhideWhenUsed/>
    <w:rsid w:val="00902968"/>
    <w:rPr>
      <w:color w:val="0563C1" w:themeColor="hyperlink"/>
      <w:u w:val="single"/>
    </w:rPr>
  </w:style>
  <w:style w:type="paragraph" w:styleId="a4">
    <w:name w:val="List Paragraph"/>
    <w:basedOn w:val="a"/>
    <w:uiPriority w:val="34"/>
    <w:qFormat/>
    <w:rsid w:val="001A73CB"/>
    <w:pPr>
      <w:ind w:left="720"/>
      <w:contextualSpacing/>
    </w:pPr>
  </w:style>
  <w:style w:type="character" w:styleId="a5">
    <w:name w:val="Strong"/>
    <w:basedOn w:val="a0"/>
    <w:uiPriority w:val="22"/>
    <w:qFormat/>
    <w:rsid w:val="00B67C49"/>
    <w:rPr>
      <w:b/>
      <w:bCs/>
    </w:rPr>
  </w:style>
  <w:style w:type="character" w:customStyle="1" w:styleId="st1">
    <w:name w:val="st1"/>
    <w:basedOn w:val="a0"/>
    <w:rsid w:val="005657F4"/>
  </w:style>
  <w:style w:type="paragraph" w:styleId="NormalWeb">
    <w:name w:val="Normal (Web)"/>
    <w:basedOn w:val="a"/>
    <w:uiPriority w:val="99"/>
    <w:semiHidden/>
    <w:unhideWhenUsed/>
    <w:rsid w:val="00E24792"/>
    <w:pPr>
      <w:bidi w:val="0"/>
      <w:spacing w:before="100" w:beforeAutospacing="1" w:after="100" w:afterAutospacing="1" w:line="240" w:lineRule="auto"/>
    </w:pPr>
    <w:rPr>
      <w:rFonts w:ascii="Times New Roman" w:eastAsia="Times New Roman" w:hAnsi="Times New Roman" w:cs="Times New Roman"/>
      <w:sz w:val="24"/>
      <w:szCs w:val="24"/>
    </w:rPr>
  </w:style>
  <w:style w:type="paragraph" w:styleId="a6">
    <w:name w:val="Balloon Text"/>
    <w:basedOn w:val="a"/>
    <w:link w:val="a7"/>
    <w:uiPriority w:val="99"/>
    <w:semiHidden/>
    <w:unhideWhenUsed/>
    <w:rsid w:val="00CA3B3A"/>
    <w:pPr>
      <w:spacing w:after="0" w:line="240" w:lineRule="auto"/>
    </w:pPr>
    <w:rPr>
      <w:rFonts w:ascii="Tahoma" w:hAnsi="Tahoma" w:cs="Tahoma"/>
      <w:sz w:val="16"/>
      <w:szCs w:val="16"/>
    </w:rPr>
  </w:style>
  <w:style w:type="character" w:customStyle="1" w:styleId="a7">
    <w:name w:val="טקסט בלונים תו"/>
    <w:basedOn w:val="a0"/>
    <w:link w:val="a6"/>
    <w:uiPriority w:val="99"/>
    <w:semiHidden/>
    <w:rsid w:val="00CA3B3A"/>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99524208">
      <w:bodyDiv w:val="1"/>
      <w:marLeft w:val="0"/>
      <w:marRight w:val="0"/>
      <w:marTop w:val="0"/>
      <w:marBottom w:val="0"/>
      <w:divBdr>
        <w:top w:val="none" w:sz="0" w:space="0" w:color="auto"/>
        <w:left w:val="none" w:sz="0" w:space="0" w:color="auto"/>
        <w:bottom w:val="none" w:sz="0" w:space="0" w:color="auto"/>
        <w:right w:val="none" w:sz="0" w:space="0" w:color="auto"/>
      </w:divBdr>
      <w:divsChild>
        <w:div w:id="2118986502">
          <w:marLeft w:val="0"/>
          <w:marRight w:val="0"/>
          <w:marTop w:val="0"/>
          <w:marBottom w:val="0"/>
          <w:divBdr>
            <w:top w:val="none" w:sz="0" w:space="0" w:color="auto"/>
            <w:left w:val="none" w:sz="0" w:space="0" w:color="auto"/>
            <w:bottom w:val="none" w:sz="0" w:space="0" w:color="auto"/>
            <w:right w:val="none" w:sz="0" w:space="0" w:color="auto"/>
          </w:divBdr>
          <w:divsChild>
            <w:div w:id="481165462">
              <w:marLeft w:val="0"/>
              <w:marRight w:val="0"/>
              <w:marTop w:val="0"/>
              <w:marBottom w:val="0"/>
              <w:divBdr>
                <w:top w:val="none" w:sz="0" w:space="0" w:color="auto"/>
                <w:left w:val="none" w:sz="0" w:space="0" w:color="auto"/>
                <w:bottom w:val="none" w:sz="0" w:space="0" w:color="auto"/>
                <w:right w:val="none" w:sz="0" w:space="0" w:color="auto"/>
              </w:divBdr>
              <w:divsChild>
                <w:div w:id="534778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3761820">
      <w:bodyDiv w:val="1"/>
      <w:marLeft w:val="0"/>
      <w:marRight w:val="0"/>
      <w:marTop w:val="0"/>
      <w:marBottom w:val="0"/>
      <w:divBdr>
        <w:top w:val="none" w:sz="0" w:space="0" w:color="auto"/>
        <w:left w:val="none" w:sz="0" w:space="0" w:color="auto"/>
        <w:bottom w:val="none" w:sz="0" w:space="0" w:color="auto"/>
        <w:right w:val="none" w:sz="0" w:space="0" w:color="auto"/>
      </w:divBdr>
      <w:divsChild>
        <w:div w:id="1008561224">
          <w:marLeft w:val="0"/>
          <w:marRight w:val="0"/>
          <w:marTop w:val="0"/>
          <w:marBottom w:val="0"/>
          <w:divBdr>
            <w:top w:val="none" w:sz="0" w:space="0" w:color="auto"/>
            <w:left w:val="none" w:sz="0" w:space="0" w:color="auto"/>
            <w:bottom w:val="none" w:sz="0" w:space="0" w:color="auto"/>
            <w:right w:val="none" w:sz="0" w:space="0" w:color="auto"/>
          </w:divBdr>
          <w:divsChild>
            <w:div w:id="1122117663">
              <w:marLeft w:val="0"/>
              <w:marRight w:val="0"/>
              <w:marTop w:val="0"/>
              <w:marBottom w:val="0"/>
              <w:divBdr>
                <w:top w:val="none" w:sz="0" w:space="0" w:color="auto"/>
                <w:left w:val="none" w:sz="0" w:space="0" w:color="auto"/>
                <w:bottom w:val="none" w:sz="0" w:space="0" w:color="auto"/>
                <w:right w:val="none" w:sz="0" w:space="0" w:color="auto"/>
              </w:divBdr>
              <w:divsChild>
                <w:div w:id="619804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5431304">
      <w:bodyDiv w:val="1"/>
      <w:marLeft w:val="0"/>
      <w:marRight w:val="0"/>
      <w:marTop w:val="0"/>
      <w:marBottom w:val="0"/>
      <w:divBdr>
        <w:top w:val="none" w:sz="0" w:space="0" w:color="auto"/>
        <w:left w:val="none" w:sz="0" w:space="0" w:color="auto"/>
        <w:bottom w:val="none" w:sz="0" w:space="0" w:color="auto"/>
        <w:right w:val="none" w:sz="0" w:space="0" w:color="auto"/>
      </w:divBdr>
      <w:divsChild>
        <w:div w:id="613942911">
          <w:marLeft w:val="0"/>
          <w:marRight w:val="0"/>
          <w:marTop w:val="0"/>
          <w:marBottom w:val="0"/>
          <w:divBdr>
            <w:top w:val="none" w:sz="0" w:space="0" w:color="auto"/>
            <w:left w:val="none" w:sz="0" w:space="0" w:color="auto"/>
            <w:bottom w:val="none" w:sz="0" w:space="0" w:color="auto"/>
            <w:right w:val="none" w:sz="0" w:space="0" w:color="auto"/>
          </w:divBdr>
          <w:divsChild>
            <w:div w:id="685718186">
              <w:marLeft w:val="0"/>
              <w:marRight w:val="0"/>
              <w:marTop w:val="0"/>
              <w:marBottom w:val="0"/>
              <w:divBdr>
                <w:top w:val="none" w:sz="0" w:space="0" w:color="auto"/>
                <w:left w:val="none" w:sz="0" w:space="0" w:color="auto"/>
                <w:bottom w:val="none" w:sz="0" w:space="0" w:color="auto"/>
                <w:right w:val="none" w:sz="0" w:space="0" w:color="auto"/>
              </w:divBdr>
              <w:divsChild>
                <w:div w:id="1892618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5229454">
      <w:bodyDiv w:val="1"/>
      <w:marLeft w:val="0"/>
      <w:marRight w:val="0"/>
      <w:marTop w:val="0"/>
      <w:marBottom w:val="0"/>
      <w:divBdr>
        <w:top w:val="none" w:sz="0" w:space="0" w:color="auto"/>
        <w:left w:val="none" w:sz="0" w:space="0" w:color="auto"/>
        <w:bottom w:val="none" w:sz="0" w:space="0" w:color="auto"/>
        <w:right w:val="none" w:sz="0" w:space="0" w:color="auto"/>
      </w:divBdr>
      <w:divsChild>
        <w:div w:id="1824542834">
          <w:marLeft w:val="0"/>
          <w:marRight w:val="0"/>
          <w:marTop w:val="0"/>
          <w:marBottom w:val="0"/>
          <w:divBdr>
            <w:top w:val="none" w:sz="0" w:space="0" w:color="auto"/>
            <w:left w:val="none" w:sz="0" w:space="0" w:color="auto"/>
            <w:bottom w:val="none" w:sz="0" w:space="0" w:color="auto"/>
            <w:right w:val="none" w:sz="0" w:space="0" w:color="auto"/>
          </w:divBdr>
          <w:divsChild>
            <w:div w:id="170723501">
              <w:marLeft w:val="0"/>
              <w:marRight w:val="0"/>
              <w:marTop w:val="0"/>
              <w:marBottom w:val="0"/>
              <w:divBdr>
                <w:top w:val="none" w:sz="0" w:space="0" w:color="auto"/>
                <w:left w:val="none" w:sz="0" w:space="0" w:color="auto"/>
                <w:bottom w:val="none" w:sz="0" w:space="0" w:color="auto"/>
                <w:right w:val="none" w:sz="0" w:space="0" w:color="auto"/>
              </w:divBdr>
              <w:divsChild>
                <w:div w:id="935820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3136856">
      <w:bodyDiv w:val="1"/>
      <w:marLeft w:val="0"/>
      <w:marRight w:val="0"/>
      <w:marTop w:val="0"/>
      <w:marBottom w:val="0"/>
      <w:divBdr>
        <w:top w:val="none" w:sz="0" w:space="0" w:color="auto"/>
        <w:left w:val="none" w:sz="0" w:space="0" w:color="auto"/>
        <w:bottom w:val="none" w:sz="0" w:space="0" w:color="auto"/>
        <w:right w:val="none" w:sz="0" w:space="0" w:color="auto"/>
      </w:divBdr>
      <w:divsChild>
        <w:div w:id="781922473">
          <w:marLeft w:val="0"/>
          <w:marRight w:val="0"/>
          <w:marTop w:val="0"/>
          <w:marBottom w:val="0"/>
          <w:divBdr>
            <w:top w:val="none" w:sz="0" w:space="0" w:color="auto"/>
            <w:left w:val="none" w:sz="0" w:space="0" w:color="auto"/>
            <w:bottom w:val="none" w:sz="0" w:space="0" w:color="auto"/>
            <w:right w:val="none" w:sz="0" w:space="0" w:color="auto"/>
          </w:divBdr>
          <w:divsChild>
            <w:div w:id="1094594728">
              <w:marLeft w:val="0"/>
              <w:marRight w:val="0"/>
              <w:marTop w:val="0"/>
              <w:marBottom w:val="0"/>
              <w:divBdr>
                <w:top w:val="none" w:sz="0" w:space="0" w:color="auto"/>
                <w:left w:val="none" w:sz="0" w:space="0" w:color="auto"/>
                <w:bottom w:val="none" w:sz="0" w:space="0" w:color="auto"/>
                <w:right w:val="none" w:sz="0" w:space="0" w:color="auto"/>
              </w:divBdr>
              <w:divsChild>
                <w:div w:id="1466661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7895419">
      <w:bodyDiv w:val="1"/>
      <w:marLeft w:val="0"/>
      <w:marRight w:val="0"/>
      <w:marTop w:val="0"/>
      <w:marBottom w:val="0"/>
      <w:divBdr>
        <w:top w:val="none" w:sz="0" w:space="0" w:color="auto"/>
        <w:left w:val="none" w:sz="0" w:space="0" w:color="auto"/>
        <w:bottom w:val="none" w:sz="0" w:space="0" w:color="auto"/>
        <w:right w:val="none" w:sz="0" w:space="0" w:color="auto"/>
      </w:divBdr>
      <w:divsChild>
        <w:div w:id="1622804544">
          <w:marLeft w:val="0"/>
          <w:marRight w:val="0"/>
          <w:marTop w:val="0"/>
          <w:marBottom w:val="0"/>
          <w:divBdr>
            <w:top w:val="none" w:sz="0" w:space="0" w:color="auto"/>
            <w:left w:val="none" w:sz="0" w:space="0" w:color="auto"/>
            <w:bottom w:val="none" w:sz="0" w:space="0" w:color="auto"/>
            <w:right w:val="none" w:sz="0" w:space="0" w:color="auto"/>
          </w:divBdr>
          <w:divsChild>
            <w:div w:id="1357777880">
              <w:marLeft w:val="0"/>
              <w:marRight w:val="0"/>
              <w:marTop w:val="0"/>
              <w:marBottom w:val="0"/>
              <w:divBdr>
                <w:top w:val="none" w:sz="0" w:space="0" w:color="auto"/>
                <w:left w:val="none" w:sz="0" w:space="0" w:color="auto"/>
                <w:bottom w:val="none" w:sz="0" w:space="0" w:color="auto"/>
                <w:right w:val="none" w:sz="0" w:space="0" w:color="auto"/>
              </w:divBdr>
              <w:divsChild>
                <w:div w:id="1587568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he.wikipedia.org/wiki/%D7%90%D7%A8%D7%A5_%D7%99%D7%A9%D7%A8%D7%90%D7%9C" TargetMode="External"/><Relationship Id="rId21" Type="http://schemas.openxmlformats.org/officeDocument/2006/relationships/hyperlink" Target="https://he.wikipedia.org/w/index.php?title=%D7%A9%D7%9E%D7%9F_%D7%97%D7%99%D7%98%D7%94&amp;action=edit&amp;redlink=1" TargetMode="External"/><Relationship Id="rId42" Type="http://schemas.openxmlformats.org/officeDocument/2006/relationships/hyperlink" Target="https://he.wikipedia.org/wiki/%D7%A7%D7%95%D7%A8%D7%91%D7%9F_%D7%94%D7%A2%D7%95%D7%9E%D7%A8" TargetMode="External"/><Relationship Id="rId47" Type="http://schemas.openxmlformats.org/officeDocument/2006/relationships/hyperlink" Target="https://he.wikipedia.org/wiki/%D7%9E%D7%99%D7%9F_(%D7%98%D7%A7%D7%A1%D7%95%D7%A0%D7%95%D7%9E%D7%99%D7%94)" TargetMode="External"/><Relationship Id="rId63" Type="http://schemas.openxmlformats.org/officeDocument/2006/relationships/hyperlink" Target="https://he.wikipedia.org/wiki/%D7%96%D7%9E%D7%95%D7%A8%D7%94" TargetMode="External"/><Relationship Id="rId68" Type="http://schemas.openxmlformats.org/officeDocument/2006/relationships/hyperlink" Target="https://he.wikipedia.org/wiki/%D7%AA%D7%90%D7%A0%D7%94" TargetMode="External"/><Relationship Id="rId84" Type="http://schemas.openxmlformats.org/officeDocument/2006/relationships/hyperlink" Target="https://he.wikipedia.org/wiki/%D7%99%D7%A8%D7%95%D7%A7" TargetMode="External"/><Relationship Id="rId89" Type="http://schemas.openxmlformats.org/officeDocument/2006/relationships/hyperlink" Target="https://he.wikipedia.org/wiki/%D7%94%D7%9E%D7%96%D7%A8%D7%97_%D7%94%D7%AA%D7%99%D7%9B%D7%95%D7%9F" TargetMode="External"/><Relationship Id="rId112" Type="http://schemas.openxmlformats.org/officeDocument/2006/relationships/hyperlink" Target="https://he.wikipedia.org/wiki/%D7%A9%D7%9C%D7%95%D7%9D" TargetMode="External"/><Relationship Id="rId16" Type="http://schemas.openxmlformats.org/officeDocument/2006/relationships/hyperlink" Target="https://he.wikipedia.org/wiki/%D7%A2%D7%95%D7%92%D7%94" TargetMode="External"/><Relationship Id="rId107" Type="http://schemas.openxmlformats.org/officeDocument/2006/relationships/hyperlink" Target="https://he.wikipedia.org/wiki/%D7%94%D7%91%D7%A9%D7%9C%D7%94" TargetMode="External"/><Relationship Id="rId11" Type="http://schemas.openxmlformats.org/officeDocument/2006/relationships/hyperlink" Target="https://he.wikipedia.org/wiki/%D7%90%D7%95%D7%A8%D7%96" TargetMode="External"/><Relationship Id="rId32" Type="http://schemas.openxmlformats.org/officeDocument/2006/relationships/hyperlink" Target="https://he.wikipedia.org/wiki/%D7%93%D7%99%D7%A9" TargetMode="External"/><Relationship Id="rId37" Type="http://schemas.openxmlformats.org/officeDocument/2006/relationships/hyperlink" Target="https://he.wikipedia.org/wiki/%D7%91%D7%99%D7%A8%D7%94" TargetMode="External"/><Relationship Id="rId53" Type="http://schemas.openxmlformats.org/officeDocument/2006/relationships/hyperlink" Target="https://he.wikipedia.org/wiki/%D7%90%D7%9C%D7%99%D7%A4%D7%A1%D7%94" TargetMode="External"/><Relationship Id="rId58" Type="http://schemas.openxmlformats.org/officeDocument/2006/relationships/hyperlink" Target="https://he.wikipedia.org/wiki/%D7%97%D7%95%D7%9E%D7%A5" TargetMode="External"/><Relationship Id="rId74" Type="http://schemas.openxmlformats.org/officeDocument/2006/relationships/hyperlink" Target="https://he.wikipedia.org/wiki/%D7%9E%D7%A2%D7%99%D7%99%D7%9F" TargetMode="External"/><Relationship Id="rId79" Type="http://schemas.openxmlformats.org/officeDocument/2006/relationships/hyperlink" Target="https://he.wikipedia.org/wiki/%D7%9E%D7%98%D7%A8" TargetMode="External"/><Relationship Id="rId102" Type="http://schemas.openxmlformats.org/officeDocument/2006/relationships/hyperlink" Target="https://he.wikipedia.org/wiki/%D7%A1%D7%A4%D7%A8%D7%93" TargetMode="External"/><Relationship Id="rId123" Type="http://schemas.openxmlformats.org/officeDocument/2006/relationships/hyperlink" Target="https://he.wikipedia.org/wiki/%D7%A1%D7%99%D7%9C%D7%90%D7%9F" TargetMode="External"/><Relationship Id="rId128" Type="http://schemas.openxmlformats.org/officeDocument/2006/relationships/fontTable" Target="fontTable.xml"/><Relationship Id="rId5" Type="http://schemas.openxmlformats.org/officeDocument/2006/relationships/webSettings" Target="webSettings.xml"/><Relationship Id="rId90" Type="http://schemas.openxmlformats.org/officeDocument/2006/relationships/hyperlink" Target="https://he.wikipedia.org/wiki/%D7%A4%D7%A8%D7%99" TargetMode="External"/><Relationship Id="rId95" Type="http://schemas.openxmlformats.org/officeDocument/2006/relationships/hyperlink" Target="https://he.wikipedia.org/wiki/%D7%99%D7%99%D7%9F" TargetMode="External"/><Relationship Id="rId22" Type="http://schemas.openxmlformats.org/officeDocument/2006/relationships/hyperlink" Target="https://he.wikipedia.org/wiki/%D7%91%D7%99%D7%A8%D7%94" TargetMode="External"/><Relationship Id="rId27" Type="http://schemas.openxmlformats.org/officeDocument/2006/relationships/hyperlink" Target="https://he.wikipedia.org/wiki/%D7%96%D7%A8%D7%99%D7%A2%D7%94" TargetMode="External"/><Relationship Id="rId43" Type="http://schemas.openxmlformats.org/officeDocument/2006/relationships/hyperlink" Target="https://he.wikipedia.org/wiki/%D7%98%22%D7%96_%D7%91%D7%A0%D7%99%D7%A1%D7%9F" TargetMode="External"/><Relationship Id="rId48" Type="http://schemas.openxmlformats.org/officeDocument/2006/relationships/hyperlink" Target="https://he.wikipedia.org/wiki/%D7%A6%D7%9E%D7%97_%D7%9E%D7%98%D7%A4%D7%A1" TargetMode="External"/><Relationship Id="rId64" Type="http://schemas.openxmlformats.org/officeDocument/2006/relationships/hyperlink" Target="https://he.wikipedia.org/wiki/%D7%9E%D7%95%D7%A8%D7%A4%D7%95%D7%9C%D7%95%D7%92%D7%99%D7%94_%D7%A9%D7%9C_%D7%94%D7%A6%D7%9E%D7%97_-_%D7%9E%D7%95%D7%A0%D7%97%D7%99%D7%9D" TargetMode="External"/><Relationship Id="rId69" Type="http://schemas.openxmlformats.org/officeDocument/2006/relationships/hyperlink" Target="https://he.wikipedia.org/wiki/%D7%90%D7%A8%D7%9B%D7%90%D7%95%D7%9C%D7%95%D7%92%D7%99%D7%94" TargetMode="External"/><Relationship Id="rId113" Type="http://schemas.openxmlformats.org/officeDocument/2006/relationships/hyperlink" Target="https://he.wikipedia.org/wiki/%D7%9E%D7%93%D7%99%D7%A0%D7%AA_%D7%99%D7%A9%D7%A8%D7%90%D7%9C" TargetMode="External"/><Relationship Id="rId118" Type="http://schemas.openxmlformats.org/officeDocument/2006/relationships/hyperlink" Target="https://he.wikipedia.org/wiki/%D7%9C%D7%95%D7%9C%D7%91" TargetMode="External"/><Relationship Id="rId80" Type="http://schemas.openxmlformats.org/officeDocument/2006/relationships/hyperlink" Target="https://he.wikipedia.org/wiki/%D7%A2%D7%9C%D7%94" TargetMode="External"/><Relationship Id="rId85" Type="http://schemas.openxmlformats.org/officeDocument/2006/relationships/hyperlink" Target="https://he.wikipedia.org/wiki/%D7%A7%D7%99%D7%A5" TargetMode="External"/><Relationship Id="rId12" Type="http://schemas.openxmlformats.org/officeDocument/2006/relationships/hyperlink" Target="https://he.wikipedia.org/wiki/%D7%98%D7%97%D7%A0%D7%AA_%D7%A7%D7%9E%D7%97" TargetMode="External"/><Relationship Id="rId17" Type="http://schemas.openxmlformats.org/officeDocument/2006/relationships/hyperlink" Target="https://he.wikipedia.org/wiki/%D7%A4%D7%A9%D7%98%D7%99%D7%93%D7%94" TargetMode="External"/><Relationship Id="rId33" Type="http://schemas.openxmlformats.org/officeDocument/2006/relationships/hyperlink" Target="https://he.wikipedia.org/wiki/%D7%9E%D7%A7%D7%9C" TargetMode="External"/><Relationship Id="rId38" Type="http://schemas.openxmlformats.org/officeDocument/2006/relationships/hyperlink" Target="https://he.wikipedia.org/wiki/%D7%91%D7%A6%D7%95%D7%A8%D7%AA" TargetMode="External"/><Relationship Id="rId59" Type="http://schemas.openxmlformats.org/officeDocument/2006/relationships/hyperlink" Target="https://he.wikipedia.org/w/index.php?title=%D7%AA%D7%9E%D7%A6%D7%99%D7%AA_%D7%96%D7%A8%D7%A2%D7%99_%D7%A2%D7%A0%D7%91%D7%99%D7%9D&amp;action=edit&amp;redlink=1" TargetMode="External"/><Relationship Id="rId103" Type="http://schemas.openxmlformats.org/officeDocument/2006/relationships/hyperlink" Target="https://he.wikipedia.org/wiki/%D7%AA%D7%96%D7%95%D7%A0%D7%94" TargetMode="External"/><Relationship Id="rId108" Type="http://schemas.openxmlformats.org/officeDocument/2006/relationships/hyperlink" Target="https://he.wikipedia.org/wiki/%D7%94%D7%A1%D7%A7%D7%94_%D7%9E%D7%A8%D7%9B%D7%96%D7%99%D7%AA" TargetMode="External"/><Relationship Id="rId124" Type="http://schemas.openxmlformats.org/officeDocument/2006/relationships/hyperlink" Target="https://he.wikipedia.org/wiki/%D7%A7%D7%99%D7%A0%D7%95%D7%97" TargetMode="External"/><Relationship Id="rId129" Type="http://schemas.openxmlformats.org/officeDocument/2006/relationships/theme" Target="theme/theme1.xml"/><Relationship Id="rId54" Type="http://schemas.openxmlformats.org/officeDocument/2006/relationships/hyperlink" Target="https://he.wikipedia.org/wiki/%D7%99%D7%99%D7%9F" TargetMode="External"/><Relationship Id="rId70" Type="http://schemas.openxmlformats.org/officeDocument/2006/relationships/hyperlink" Target="https://he.wikipedia.org/wiki/%D7%AA%D7%A0%22%D7%9A" TargetMode="External"/><Relationship Id="rId75" Type="http://schemas.openxmlformats.org/officeDocument/2006/relationships/hyperlink" Target="https://he.wikipedia.org/wiki/%D7%91%D7%A7%D7%A2%D7%AA_%D7%94%D7%99%D7%A8%D7%93%D7%9F" TargetMode="External"/><Relationship Id="rId91" Type="http://schemas.openxmlformats.org/officeDocument/2006/relationships/hyperlink" Target="https://he.wikipedia.org/wiki/%D7%96%D7%A8%D7%A2_(%D7%91%D7%95%D7%98%D7%A0%D7%99%D7%A7%D7%94)" TargetMode="External"/><Relationship Id="rId96" Type="http://schemas.openxmlformats.org/officeDocument/2006/relationships/hyperlink" Target="https://he.wikipedia.org/wiki/%D7%A2%D7%A8%D7%91%D7%99%D7%AA" TargetMode="External"/><Relationship Id="rId1" Type="http://schemas.openxmlformats.org/officeDocument/2006/relationships/numbering" Target="numbering.xml"/><Relationship Id="rId6" Type="http://schemas.openxmlformats.org/officeDocument/2006/relationships/hyperlink" Target="https://he.wikipedia.org/wiki/%D7%A1%D7%95%D7%92_(%D7%98%D7%A7%D7%A1%D7%95%D7%A0%D7%95%D7%9E%D7%99%D7%94)" TargetMode="External"/><Relationship Id="rId23" Type="http://schemas.openxmlformats.org/officeDocument/2006/relationships/hyperlink" Target="https://he.wikipedia.org/wiki/%D7%A8%D7%A4%D7%95%D7%90%D7%94" TargetMode="External"/><Relationship Id="rId28" Type="http://schemas.openxmlformats.org/officeDocument/2006/relationships/hyperlink" Target="https://he.wikipedia.org/wiki/%D7%9E%D7%A9%D7%A4%D7%9A" TargetMode="External"/><Relationship Id="rId49" Type="http://schemas.openxmlformats.org/officeDocument/2006/relationships/hyperlink" Target="https://he.wikipedia.org/wiki/%D7%92%D7%A4%D7%A0%D7%99%D7%99%D7%9D" TargetMode="External"/><Relationship Id="rId114" Type="http://schemas.openxmlformats.org/officeDocument/2006/relationships/hyperlink" Target="https://he.wikipedia.org/wiki/%D7%A9%D7%9E%D7%9F_%D7%96%D7%99%D7%AA" TargetMode="External"/><Relationship Id="rId119" Type="http://schemas.openxmlformats.org/officeDocument/2006/relationships/hyperlink" Target="https://he.wikipedia.org/wiki/%D7%90%D7%A8%D7%91%D7%A2%D7%AA_%D7%94%D7%9E%D7%99%D7%A0%D7%99%D7%9D" TargetMode="External"/><Relationship Id="rId44" Type="http://schemas.openxmlformats.org/officeDocument/2006/relationships/hyperlink" Target="https://he.wikipedia.org/wiki/%D7%9E%D7%99%D7%93%D7%95%D7%AA,_%D7%A9%D7%99%D7%A2%D7%95%D7%A8%D7%99%D7%9D_%D7%95%D7%9E%D7%A9%D7%A7%D7%9C%D7%95%D7%AA_%D7%91%D7%94%D7%9C%D7%9B%D7%94" TargetMode="External"/><Relationship Id="rId60" Type="http://schemas.openxmlformats.org/officeDocument/2006/relationships/hyperlink" Target="https://he.wikipedia.org/w/index.php?title=%D7%A9%D7%9E%D7%9F_%D7%96%D7%A8%D7%A2%D7%99_%D7%A2%D7%A0%D7%91%D7%99%D7%9D&amp;action=edit&amp;redlink=1" TargetMode="External"/><Relationship Id="rId65" Type="http://schemas.openxmlformats.org/officeDocument/2006/relationships/hyperlink" Target="https://he.wikipedia.org/wiki/%D7%91%D7%A6%D7%99%D7%A8" TargetMode="External"/><Relationship Id="rId81" Type="http://schemas.openxmlformats.org/officeDocument/2006/relationships/hyperlink" Target="https://he.wikipedia.org/wiki/%D7%97%D7%95%D7%A8%D7%A3" TargetMode="External"/><Relationship Id="rId86" Type="http://schemas.openxmlformats.org/officeDocument/2006/relationships/hyperlink" Target="https://he.wikipedia.org/wiki/%D7%9E%D7%90%D7%99" TargetMode="External"/><Relationship Id="rId13" Type="http://schemas.openxmlformats.org/officeDocument/2006/relationships/hyperlink" Target="https://he.wikipedia.org/wiki/%D7%96%D7%A8%D7%A2_(%D7%91%D7%95%D7%98%D7%A0%D7%99%D7%A7%D7%94)" TargetMode="External"/><Relationship Id="rId18" Type="http://schemas.openxmlformats.org/officeDocument/2006/relationships/hyperlink" Target="https://he.wikipedia.org/wiki/%D7%A4%D7%A1%D7%98%D7%94" TargetMode="External"/><Relationship Id="rId39" Type="http://schemas.openxmlformats.org/officeDocument/2006/relationships/hyperlink" Target="https://he.wikipedia.org/wiki/%D7%92%D7%A9%D7%9D" TargetMode="External"/><Relationship Id="rId109" Type="http://schemas.openxmlformats.org/officeDocument/2006/relationships/hyperlink" Target="https://he.wikipedia.org/wiki/%D7%AA%D7%99%D7%91%D7%AA_%D7%A0%D7%97" TargetMode="External"/><Relationship Id="rId34" Type="http://schemas.openxmlformats.org/officeDocument/2006/relationships/hyperlink" Target="https://he.wikipedia.org/w/index.php?title=%D7%90%D7%99%D7%A1%D7%95%D7%9D&amp;action=edit&amp;redlink=1" TargetMode="External"/><Relationship Id="rId50" Type="http://schemas.openxmlformats.org/officeDocument/2006/relationships/hyperlink" Target="https://he.wikipedia.org/wiki/%D7%A2%D7%A0%D7%91" TargetMode="External"/><Relationship Id="rId55" Type="http://schemas.openxmlformats.org/officeDocument/2006/relationships/hyperlink" Target="https://he.wikipedia.org/wiki/%D7%A6%D7%99%D7%9E%D7%95%D7%A7" TargetMode="External"/><Relationship Id="rId76" Type="http://schemas.openxmlformats.org/officeDocument/2006/relationships/hyperlink" Target="https://he.wikipedia.org/wiki/%D7%99%D7%9D_%D7%94%D7%9E%D7%9C%D7%97" TargetMode="External"/><Relationship Id="rId97" Type="http://schemas.openxmlformats.org/officeDocument/2006/relationships/hyperlink" Target="https://he.wikipedia.org/w/index.php?title=%D7%96%D7%99%D7%AA%D7%99%D7%99%D7%9D&amp;action=edit&amp;redlink=1" TargetMode="External"/><Relationship Id="rId104" Type="http://schemas.openxmlformats.org/officeDocument/2006/relationships/hyperlink" Target="https://he.wikipedia.org/wiki/%D7%A8%D7%A4%D7%95%D7%90%D7%94" TargetMode="External"/><Relationship Id="rId120" Type="http://schemas.openxmlformats.org/officeDocument/2006/relationships/hyperlink" Target="https://he.wikipedia.org/wiki/%D7%A1%D7%95%D7%9B%D7%95%D7%AA" TargetMode="External"/><Relationship Id="rId125" Type="http://schemas.openxmlformats.org/officeDocument/2006/relationships/hyperlink" Target="https://he.wikipedia.org/wiki/%D7%A2%D7%95%D7%92%D7%94" TargetMode="External"/><Relationship Id="rId7" Type="http://schemas.openxmlformats.org/officeDocument/2006/relationships/hyperlink" Target="https://he.wikipedia.org/wiki/%D7%93%D7%92%D7%A0%D7%99%D7%99%D7%9D" TargetMode="External"/><Relationship Id="rId71" Type="http://schemas.openxmlformats.org/officeDocument/2006/relationships/hyperlink" Target="https://he.wikipedia.org/wiki/%D7%90%D7%93%D7%9D_%D7%95%D7%97%D7%95%D7%95%D7%94" TargetMode="External"/><Relationship Id="rId92" Type="http://schemas.openxmlformats.org/officeDocument/2006/relationships/hyperlink" Target="https://he.wikipedia.org/wiki/%D7%94%D7%A2%D7%AA_%D7%94%D7%A2%D7%AA%D7%99%D7%A7%D7%94" TargetMode="External"/><Relationship Id="rId2" Type="http://schemas.openxmlformats.org/officeDocument/2006/relationships/styles" Target="styles.xml"/><Relationship Id="rId29" Type="http://schemas.openxmlformats.org/officeDocument/2006/relationships/hyperlink" Target="https://he.wikipedia.org/wiki/%D7%A7%D7%A6%D7%99%D7%A8" TargetMode="External"/><Relationship Id="rId24" Type="http://schemas.openxmlformats.org/officeDocument/2006/relationships/hyperlink" Target="https://he.wikipedia.org/wiki/%D7%93%D7%9C%D7%A7" TargetMode="External"/><Relationship Id="rId40" Type="http://schemas.openxmlformats.org/officeDocument/2006/relationships/hyperlink" Target="https://he.wikipedia.org/wiki/%D7%97%D7%99%D7%98%D7%94" TargetMode="External"/><Relationship Id="rId45" Type="http://schemas.openxmlformats.org/officeDocument/2006/relationships/hyperlink" Target="https://he.wikipedia.org/wiki/%D7%A6%D7%9E%D7%97" TargetMode="External"/><Relationship Id="rId66" Type="http://schemas.openxmlformats.org/officeDocument/2006/relationships/hyperlink" Target="https://he.wikipedia.org/wiki/%D7%A7%D7%99%D7%A5" TargetMode="External"/><Relationship Id="rId87" Type="http://schemas.openxmlformats.org/officeDocument/2006/relationships/hyperlink" Target="https://he.wikipedia.org/wiki/%D7%99%D7%95%D7%A0%D7%99" TargetMode="External"/><Relationship Id="rId110" Type="http://schemas.openxmlformats.org/officeDocument/2006/relationships/hyperlink" Target="https://he.wikipedia.org/wiki/%D7%99%D7%95%D7%A0%D7%94" TargetMode="External"/><Relationship Id="rId115" Type="http://schemas.openxmlformats.org/officeDocument/2006/relationships/hyperlink" Target="https://he.wikipedia.org/wiki/%D7%9E%D7%99%D7%9F_(%D7%98%D7%A7%D7%A1%D7%95%D7%A0%D7%95%D7%9E%D7%99%D7%94)" TargetMode="External"/><Relationship Id="rId61" Type="http://schemas.openxmlformats.org/officeDocument/2006/relationships/hyperlink" Target="https://he.wikipedia.org/wiki/%D7%90%D7%91%D7%99%D7%91" TargetMode="External"/><Relationship Id="rId82" Type="http://schemas.openxmlformats.org/officeDocument/2006/relationships/hyperlink" Target="https://he.wikipedia.org/wiki/%D7%90%D7%91%D7%99%D7%91" TargetMode="External"/><Relationship Id="rId19" Type="http://schemas.openxmlformats.org/officeDocument/2006/relationships/hyperlink" Target="https://he.wikipedia.org/wiki/%D7%91%D7%A6%D7%A7" TargetMode="External"/><Relationship Id="rId14" Type="http://schemas.openxmlformats.org/officeDocument/2006/relationships/hyperlink" Target="https://he.wikipedia.org/wiki/%D7%A7%D7%9E%D7%97" TargetMode="External"/><Relationship Id="rId30" Type="http://schemas.openxmlformats.org/officeDocument/2006/relationships/hyperlink" Target="https://he.wikipedia.org/wiki/%D7%9E%D7%92%D7%9C" TargetMode="External"/><Relationship Id="rId35" Type="http://schemas.openxmlformats.org/officeDocument/2006/relationships/hyperlink" Target="https://he.wikipedia.org/wiki/%D7%90%D7%A1%D7%9D" TargetMode="External"/><Relationship Id="rId56" Type="http://schemas.openxmlformats.org/officeDocument/2006/relationships/hyperlink" Target="https://he.wikipedia.org/wiki/%D7%A8%D7%99%D7%91%D7%94" TargetMode="External"/><Relationship Id="rId77" Type="http://schemas.openxmlformats.org/officeDocument/2006/relationships/hyperlink" Target="https://he.wikipedia.org/wiki/%D7%A8%D7%99%D7%9E%D7%95%D7%9F_%D7%9E%D7%A6%D7%95%D7%99" TargetMode="External"/><Relationship Id="rId100" Type="http://schemas.openxmlformats.org/officeDocument/2006/relationships/hyperlink" Target="https://he.wikipedia.org/wiki/%D7%99%D7%95%D7%95%D7%9F" TargetMode="External"/><Relationship Id="rId105" Type="http://schemas.openxmlformats.org/officeDocument/2006/relationships/hyperlink" Target="https://he.wikipedia.org/wiki/%D7%A7%D7%98%D7%99%D7%A3_(%D7%97%D7%A7%D7%9C%D7%90%D7%95%D7%AA)" TargetMode="External"/><Relationship Id="rId126" Type="http://schemas.openxmlformats.org/officeDocument/2006/relationships/hyperlink" Target="https://he.wikipedia.org/wiki/%D7%90%D7%A8%D7%A6%D7%95%D7%AA_%D7%A2%D7%A8%D7%91" TargetMode="External"/><Relationship Id="rId8" Type="http://schemas.openxmlformats.org/officeDocument/2006/relationships/hyperlink" Target="https://he.wikipedia.org/wiki/%D7%90%D7%93%D7%9D" TargetMode="External"/><Relationship Id="rId51" Type="http://schemas.openxmlformats.org/officeDocument/2006/relationships/hyperlink" Target="https://he.wikipedia.org/wiki/%D7%A6%D7%99%D7%9E%D7%95%D7%A7" TargetMode="External"/><Relationship Id="rId72" Type="http://schemas.openxmlformats.org/officeDocument/2006/relationships/hyperlink" Target="https://he.wikipedia.org/wiki/%D7%97%D7%92%D7%95%D7%A8%D7%94" TargetMode="External"/><Relationship Id="rId93" Type="http://schemas.openxmlformats.org/officeDocument/2006/relationships/hyperlink" Target="https://he.wikipedia.org/wiki/%D7%99%D7%95%D7%A4%D7%99" TargetMode="External"/><Relationship Id="rId98" Type="http://schemas.openxmlformats.org/officeDocument/2006/relationships/hyperlink" Target="https://he.wikipedia.org/wiki/%D7%96%D7%99%D7%AA_%D7%90%D7%99%D7%A8%D7%95%D7%A4%D7%99" TargetMode="External"/><Relationship Id="rId121" Type="http://schemas.openxmlformats.org/officeDocument/2006/relationships/hyperlink" Target="https://he.wikipedia.org/wiki/%D7%98%D7%99%D7%A8%D7%AA_%D7%A6%D7%91%D7%99" TargetMode="External"/><Relationship Id="rId3" Type="http://schemas.microsoft.com/office/2007/relationships/stylesWithEffects" Target="stylesWithEffects.xml"/><Relationship Id="rId25" Type="http://schemas.openxmlformats.org/officeDocument/2006/relationships/hyperlink" Target="https://he.wikipedia.org/wiki/%D7%97%D7%A8%D7%99%D7%A9%D7%94" TargetMode="External"/><Relationship Id="rId46" Type="http://schemas.openxmlformats.org/officeDocument/2006/relationships/hyperlink" Target="https://he.wikipedia.org/wiki/%D7%90%D7%A8%D7%A5_%D7%99%D7%A9%D7%A8%D7%90%D7%9C" TargetMode="External"/><Relationship Id="rId67" Type="http://schemas.openxmlformats.org/officeDocument/2006/relationships/hyperlink" Target="https://he.wikipedia.org/wiki/%D7%9B%D7%A8%D7%9D" TargetMode="External"/><Relationship Id="rId116" Type="http://schemas.openxmlformats.org/officeDocument/2006/relationships/hyperlink" Target="https://he.wikipedia.org/wiki/%D7%93%D7%A7%D7%9C%D7%99%D7%99%D7%9D" TargetMode="External"/><Relationship Id="rId20" Type="http://schemas.openxmlformats.org/officeDocument/2006/relationships/hyperlink" Target="https://he.wikipedia.org/wiki/%D7%9E%D7%A1%D7%A4%D7%95%D7%90" TargetMode="External"/><Relationship Id="rId41" Type="http://schemas.openxmlformats.org/officeDocument/2006/relationships/hyperlink" Target="https://he.wikipedia.org/wiki/%D7%AA%D7%A0%22%D7%9A" TargetMode="External"/><Relationship Id="rId62" Type="http://schemas.openxmlformats.org/officeDocument/2006/relationships/hyperlink" Target="https://he.wikipedia.org/wiki/%D7%A2%D7%9C%D7%94" TargetMode="External"/><Relationship Id="rId83" Type="http://schemas.openxmlformats.org/officeDocument/2006/relationships/hyperlink" Target="https://he.wikipedia.org/wiki/%D7%90%D7%93%D7%95%D7%9D" TargetMode="External"/><Relationship Id="rId88" Type="http://schemas.openxmlformats.org/officeDocument/2006/relationships/hyperlink" Target="https://he.wikipedia.org/wiki/%D7%A2%D7%9C%D7%99_%D7%92%D7%91%D7%99%D7%A2" TargetMode="External"/><Relationship Id="rId111" Type="http://schemas.openxmlformats.org/officeDocument/2006/relationships/hyperlink" Target="https://he.wikipedia.org/wiki/%D7%94%D7%9E%D7%91%D7%95%D7%9C" TargetMode="External"/><Relationship Id="rId15" Type="http://schemas.openxmlformats.org/officeDocument/2006/relationships/hyperlink" Target="https://he.wikipedia.org/wiki/%D7%9C%D7%97%D7%9D" TargetMode="External"/><Relationship Id="rId36" Type="http://schemas.openxmlformats.org/officeDocument/2006/relationships/hyperlink" Target="https://he.wikipedia.org/wiki/%D7%97%D7%95%D7%9E%D7%A8_%D7%92%D7%9C%D7%9D" TargetMode="External"/><Relationship Id="rId57" Type="http://schemas.openxmlformats.org/officeDocument/2006/relationships/hyperlink" Target="https://he.wikipedia.org/wiki/%D7%92%27%D7%9C%D7%99" TargetMode="External"/><Relationship Id="rId106" Type="http://schemas.openxmlformats.org/officeDocument/2006/relationships/hyperlink" Target="https://he.wikipedia.org/wiki/%D7%9E%D7%A1%D7%99%D7%A7" TargetMode="External"/><Relationship Id="rId127" Type="http://schemas.openxmlformats.org/officeDocument/2006/relationships/hyperlink" Target="https://he.wikipedia.org/wiki/%D7%AA%D7%91%D7%9C%D7%99%D7%9F" TargetMode="External"/><Relationship Id="rId10" Type="http://schemas.openxmlformats.org/officeDocument/2006/relationships/hyperlink" Target="https://he.wikipedia.org/wiki/%D7%AA%D7%99%D7%A8%D7%A1" TargetMode="External"/><Relationship Id="rId31" Type="http://schemas.openxmlformats.org/officeDocument/2006/relationships/hyperlink" Target="https://he.wikipedia.org/wiki/%D7%92%D7%95%D7%A8%D7%9F" TargetMode="External"/><Relationship Id="rId52" Type="http://schemas.openxmlformats.org/officeDocument/2006/relationships/hyperlink" Target="https://he.wikipedia.org/wiki/%D7%99%D7%99%D7%9F" TargetMode="External"/><Relationship Id="rId73" Type="http://schemas.openxmlformats.org/officeDocument/2006/relationships/hyperlink" Target="https://he.wikipedia.org/wiki/%D7%A2%D7%9C%D7%99%D7%9D" TargetMode="External"/><Relationship Id="rId78" Type="http://schemas.openxmlformats.org/officeDocument/2006/relationships/hyperlink" Target="https://he.wikipedia.org/wiki/%D7%A9%D7%99%D7%97" TargetMode="External"/><Relationship Id="rId94" Type="http://schemas.openxmlformats.org/officeDocument/2006/relationships/hyperlink" Target="https://he.wikipedia.org/wiki/%D7%97%D7%95%D7%9B%D7%9E%D7%94" TargetMode="External"/><Relationship Id="rId99" Type="http://schemas.openxmlformats.org/officeDocument/2006/relationships/hyperlink" Target="https://he.wikipedia.org/wiki/%D7%A9%D7%9E%D7%9F_%D7%96%D7%99%D7%AA" TargetMode="External"/><Relationship Id="rId101" Type="http://schemas.openxmlformats.org/officeDocument/2006/relationships/hyperlink" Target="https://he.wikipedia.org/wiki/%D7%90%D7%99%D7%98%D7%9C%D7%99%D7%94" TargetMode="External"/><Relationship Id="rId122" Type="http://schemas.openxmlformats.org/officeDocument/2006/relationships/hyperlink" Target="https://he.wikipedia.org/wiki/%D7%A1%D7%99%D7%A8%D7%95%D7%A4" TargetMode="External"/><Relationship Id="rId4" Type="http://schemas.openxmlformats.org/officeDocument/2006/relationships/settings" Target="settings.xml"/><Relationship Id="rId9" Type="http://schemas.openxmlformats.org/officeDocument/2006/relationships/hyperlink" Target="https://he.wikipedia.org/wiki/%D7%A2%D7%95%D7%9C%D7%9D" TargetMode="External"/><Relationship Id="rId26" Type="http://schemas.openxmlformats.org/officeDocument/2006/relationships/hyperlink" Target="https://he.wikipedia.org/wiki/%D7%96%D7%A8%D7%99%D7%A2%D7%94" TargetMode="Externa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4173</Words>
  <Characters>20870</Characters>
  <Application>Microsoft Office Word</Application>
  <DocSecurity>0</DocSecurity>
  <Lines>173</Lines>
  <Paragraphs>49</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24994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מנהל</cp:lastModifiedBy>
  <cp:revision>2</cp:revision>
  <dcterms:created xsi:type="dcterms:W3CDTF">2016-01-05T06:35:00Z</dcterms:created>
  <dcterms:modified xsi:type="dcterms:W3CDTF">2016-01-05T06:35:00Z</dcterms:modified>
</cp:coreProperties>
</file>