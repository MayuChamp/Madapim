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E2D" w:rsidRPr="003E3E2D" w:rsidRDefault="003E3E2D" w:rsidP="003E3E2D">
      <w:pPr>
        <w:spacing w:line="256" w:lineRule="auto"/>
        <w:rPr>
          <w:rFonts w:ascii="David" w:eastAsia="Calibri" w:hAnsi="David" w:cs="David"/>
          <w:sz w:val="24"/>
          <w:szCs w:val="24"/>
        </w:rPr>
      </w:pPr>
      <w:r w:rsidRPr="003E3E2D">
        <w:rPr>
          <w:rFonts w:ascii="David" w:eastAsia="Calibri" w:hAnsi="David" w:cs="David"/>
          <w:sz w:val="24"/>
          <w:szCs w:val="24"/>
          <w:rtl/>
        </w:rPr>
        <w:t>בס"ד</w:t>
      </w:r>
    </w:p>
    <w:p w:rsidR="003E3E2D" w:rsidRPr="003E3E2D" w:rsidRDefault="003E3E2D" w:rsidP="003E3E2D">
      <w:pPr>
        <w:spacing w:line="256" w:lineRule="auto"/>
        <w:jc w:val="center"/>
        <w:rPr>
          <w:rFonts w:ascii="David" w:eastAsia="Calibri" w:hAnsi="David" w:cs="David"/>
          <w:b/>
          <w:bCs/>
          <w:sz w:val="40"/>
          <w:szCs w:val="40"/>
          <w:rtl/>
        </w:rPr>
      </w:pPr>
      <w:r w:rsidRPr="003E3E2D">
        <w:rPr>
          <w:rFonts w:ascii="David" w:eastAsia="Calibri" w:hAnsi="David" w:cs="David"/>
          <w:b/>
          <w:bCs/>
          <w:sz w:val="40"/>
          <w:szCs w:val="40"/>
          <w:rtl/>
        </w:rPr>
        <w:t xml:space="preserve">מערך שיעור מספר </w:t>
      </w:r>
      <w:r>
        <w:rPr>
          <w:rFonts w:ascii="David" w:eastAsia="Calibri" w:hAnsi="David" w:cs="David" w:hint="cs"/>
          <w:b/>
          <w:bCs/>
          <w:sz w:val="40"/>
          <w:szCs w:val="40"/>
          <w:rtl/>
        </w:rPr>
        <w:t>7</w:t>
      </w:r>
    </w:p>
    <w:p w:rsidR="003E3E2D" w:rsidRPr="003E3E2D" w:rsidRDefault="003E3E2D" w:rsidP="003E3E2D">
      <w:pPr>
        <w:spacing w:line="256" w:lineRule="auto"/>
        <w:ind w:left="2160"/>
        <w:rPr>
          <w:rFonts w:ascii="David" w:eastAsia="Calibri" w:hAnsi="David" w:cs="David"/>
          <w:b/>
          <w:bCs/>
          <w:sz w:val="40"/>
          <w:szCs w:val="40"/>
          <w:rtl/>
        </w:rPr>
      </w:pPr>
      <w:r>
        <w:rPr>
          <w:rFonts w:ascii="David" w:eastAsia="Calibri" w:hAnsi="David" w:cs="David" w:hint="cs"/>
          <w:b/>
          <w:bCs/>
          <w:sz w:val="40"/>
          <w:szCs w:val="40"/>
          <w:rtl/>
        </w:rPr>
        <w:t xml:space="preserve">   </w:t>
      </w:r>
      <w:r w:rsidRPr="003E3E2D">
        <w:rPr>
          <w:rFonts w:ascii="David" w:eastAsia="Calibri" w:hAnsi="David" w:cs="David"/>
          <w:b/>
          <w:bCs/>
          <w:sz w:val="40"/>
          <w:szCs w:val="40"/>
          <w:rtl/>
        </w:rPr>
        <w:t xml:space="preserve">נושא: </w:t>
      </w:r>
      <w:r>
        <w:rPr>
          <w:rFonts w:ascii="David" w:eastAsia="Calibri" w:hAnsi="David" w:cs="David" w:hint="cs"/>
          <w:b/>
          <w:bCs/>
          <w:sz w:val="40"/>
          <w:szCs w:val="40"/>
          <w:rtl/>
        </w:rPr>
        <w:t>בנימין זאב הרצל</w:t>
      </w:r>
      <w:r w:rsidRPr="003E3E2D">
        <w:rPr>
          <w:rFonts w:ascii="David" w:eastAsia="Calibri" w:hAnsi="David" w:cs="David"/>
          <w:b/>
          <w:bCs/>
          <w:sz w:val="40"/>
          <w:szCs w:val="40"/>
          <w:rtl/>
        </w:rPr>
        <w:t xml:space="preserve">      </w:t>
      </w:r>
      <w:r w:rsidRPr="003E3E2D">
        <w:rPr>
          <w:rFonts w:ascii="David" w:eastAsia="Calibri" w:hAnsi="David" w:cs="David"/>
          <w:b/>
          <w:bCs/>
          <w:sz w:val="40"/>
          <w:szCs w:val="40"/>
          <w:rtl/>
        </w:rPr>
        <w:tab/>
      </w:r>
    </w:p>
    <w:p w:rsidR="003E3E2D" w:rsidRPr="003E3E2D" w:rsidRDefault="003E3E2D" w:rsidP="004516B3">
      <w:pPr>
        <w:spacing w:line="256" w:lineRule="auto"/>
        <w:ind w:left="1440" w:firstLine="720"/>
        <w:rPr>
          <w:rFonts w:ascii="David" w:eastAsia="Calibri" w:hAnsi="David" w:cs="David"/>
          <w:b/>
          <w:bCs/>
          <w:sz w:val="40"/>
          <w:szCs w:val="40"/>
          <w:rtl/>
        </w:rPr>
      </w:pPr>
      <w:r w:rsidRPr="003E3E2D">
        <w:rPr>
          <w:rFonts w:ascii="David" w:eastAsia="Calibri" w:hAnsi="David" w:cs="David"/>
          <w:b/>
          <w:bCs/>
          <w:sz w:val="40"/>
          <w:szCs w:val="40"/>
          <w:rtl/>
        </w:rPr>
        <w:t>כיתה: ה'     תאריך:</w:t>
      </w:r>
      <w:r>
        <w:rPr>
          <w:rFonts w:ascii="David" w:eastAsia="Calibri" w:hAnsi="David" w:cs="David" w:hint="cs"/>
          <w:b/>
          <w:bCs/>
          <w:sz w:val="40"/>
          <w:szCs w:val="40"/>
          <w:rtl/>
        </w:rPr>
        <w:t>1</w:t>
      </w:r>
      <w:ins w:id="0" w:author="מנהל" w:date="2016-05-13T17:44:00Z">
        <w:r w:rsidR="004516B3">
          <w:rPr>
            <w:rFonts w:ascii="David" w:eastAsia="Calibri" w:hAnsi="David" w:cs="David" w:hint="cs"/>
            <w:b/>
            <w:bCs/>
            <w:sz w:val="40"/>
            <w:szCs w:val="40"/>
            <w:rtl/>
          </w:rPr>
          <w:t>9</w:t>
        </w:r>
      </w:ins>
      <w:r w:rsidRPr="003E3E2D">
        <w:rPr>
          <w:rFonts w:ascii="David" w:eastAsia="Calibri" w:hAnsi="David" w:cs="David"/>
          <w:b/>
          <w:bCs/>
          <w:sz w:val="40"/>
          <w:szCs w:val="40"/>
          <w:rtl/>
        </w:rPr>
        <w:t>.</w:t>
      </w:r>
      <w:r>
        <w:rPr>
          <w:rFonts w:ascii="David" w:eastAsia="Calibri" w:hAnsi="David" w:cs="David" w:hint="cs"/>
          <w:b/>
          <w:bCs/>
          <w:sz w:val="40"/>
          <w:szCs w:val="40"/>
          <w:rtl/>
        </w:rPr>
        <w:t>5</w:t>
      </w:r>
      <w:r w:rsidRPr="003E3E2D">
        <w:rPr>
          <w:rFonts w:ascii="David" w:eastAsia="Calibri" w:hAnsi="David" w:cs="David"/>
          <w:b/>
          <w:bCs/>
          <w:sz w:val="40"/>
          <w:szCs w:val="40"/>
          <w:rtl/>
        </w:rPr>
        <w:t>.16</w:t>
      </w:r>
    </w:p>
    <w:p w:rsidR="003E3E2D" w:rsidRPr="003E3E2D" w:rsidRDefault="003E3E2D" w:rsidP="00D24C37">
      <w:pPr>
        <w:spacing w:line="256" w:lineRule="auto"/>
        <w:jc w:val="center"/>
        <w:rPr>
          <w:rFonts w:ascii="David" w:eastAsia="Calibri" w:hAnsi="David" w:cs="David"/>
          <w:b/>
          <w:bCs/>
          <w:sz w:val="36"/>
          <w:szCs w:val="36"/>
          <w:rtl/>
        </w:rPr>
      </w:pPr>
      <w:r w:rsidRPr="00D24C37">
        <w:rPr>
          <w:rFonts w:ascii="David" w:eastAsia="Calibri" w:hAnsi="David" w:cs="David"/>
          <w:b/>
          <w:bCs/>
          <w:sz w:val="36"/>
          <w:szCs w:val="36"/>
          <w:rtl/>
        </w:rPr>
        <w:t>מטרת על: טיפוח הזיקה למורשת ה</w:t>
      </w:r>
      <w:r w:rsidR="00D24C37" w:rsidRPr="00D24C37">
        <w:rPr>
          <w:rFonts w:ascii="David" w:eastAsia="Calibri" w:hAnsi="David" w:cs="David" w:hint="cs"/>
          <w:b/>
          <w:bCs/>
          <w:sz w:val="36"/>
          <w:szCs w:val="36"/>
          <w:rtl/>
        </w:rPr>
        <w:t>ציונית</w:t>
      </w:r>
    </w:p>
    <w:p w:rsidR="003E3E2D" w:rsidRDefault="003E3E2D" w:rsidP="00D24C37">
      <w:pPr>
        <w:spacing w:line="256" w:lineRule="auto"/>
        <w:jc w:val="center"/>
        <w:rPr>
          <w:ins w:id="1" w:author="מנהל" w:date="2016-05-13T18:09:00Z"/>
          <w:rFonts w:ascii="David" w:eastAsia="Calibri" w:hAnsi="David" w:cs="David" w:hint="cs"/>
          <w:b/>
          <w:bCs/>
          <w:sz w:val="36"/>
          <w:szCs w:val="36"/>
          <w:rtl/>
        </w:rPr>
      </w:pPr>
      <w:r w:rsidRPr="00D24C37">
        <w:rPr>
          <w:rFonts w:ascii="David" w:eastAsia="Calibri" w:hAnsi="David" w:cs="David"/>
          <w:b/>
          <w:bCs/>
          <w:sz w:val="36"/>
          <w:szCs w:val="36"/>
          <w:rtl/>
        </w:rPr>
        <w:t xml:space="preserve">מטרת השיעור: התלמיד </w:t>
      </w:r>
      <w:r w:rsidR="00D24C37">
        <w:rPr>
          <w:rFonts w:ascii="David" w:eastAsia="Calibri" w:hAnsi="David" w:cs="David" w:hint="cs"/>
          <w:b/>
          <w:bCs/>
          <w:sz w:val="36"/>
          <w:szCs w:val="36"/>
          <w:rtl/>
        </w:rPr>
        <w:t>ידע לספר על חייו ופועלו של חוזה המדינה</w:t>
      </w:r>
    </w:p>
    <w:p w:rsidR="00E022D6" w:rsidRPr="003E3E2D" w:rsidRDefault="00E022D6" w:rsidP="00D24C37">
      <w:pPr>
        <w:spacing w:line="256" w:lineRule="auto"/>
        <w:jc w:val="center"/>
        <w:rPr>
          <w:rFonts w:ascii="David" w:eastAsia="Calibri" w:hAnsi="David" w:cs="David"/>
          <w:b/>
          <w:bCs/>
          <w:sz w:val="36"/>
          <w:szCs w:val="36"/>
          <w:rtl/>
        </w:rPr>
      </w:pPr>
      <w:ins w:id="2" w:author="מנהל" w:date="2016-05-13T18:09:00Z">
        <w:r>
          <w:rPr>
            <w:rFonts w:ascii="David" w:eastAsia="Calibri" w:hAnsi="David" w:cs="David" w:hint="cs"/>
            <w:b/>
            <w:bCs/>
            <w:sz w:val="36"/>
            <w:szCs w:val="36"/>
            <w:rtl/>
          </w:rPr>
          <w:t>מטרת שפה: ???</w:t>
        </w:r>
      </w:ins>
      <w:bookmarkStart w:id="3" w:name="_GoBack"/>
      <w:bookmarkEnd w:id="3"/>
    </w:p>
    <w:tbl>
      <w:tblPr>
        <w:tblStyle w:val="a3"/>
        <w:bidiVisual/>
        <w:tblW w:w="8647" w:type="dxa"/>
        <w:tblInd w:w="-209" w:type="dxa"/>
        <w:tblLook w:val="04A0" w:firstRow="1" w:lastRow="0" w:firstColumn="1" w:lastColumn="0" w:noHBand="0" w:noVBand="1"/>
      </w:tblPr>
      <w:tblGrid>
        <w:gridCol w:w="1101"/>
        <w:gridCol w:w="3768"/>
        <w:gridCol w:w="3778"/>
      </w:tblGrid>
      <w:tr w:rsidR="003E3E2D" w:rsidRPr="003E3E2D" w:rsidTr="00C17657">
        <w:tc>
          <w:tcPr>
            <w:tcW w:w="1101"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rtl/>
              </w:rPr>
            </w:pPr>
            <w:r w:rsidRPr="003E3E2D">
              <w:rPr>
                <w:rFonts w:ascii="David" w:hAnsi="David" w:cs="David"/>
                <w:sz w:val="24"/>
                <w:szCs w:val="24"/>
                <w:rtl/>
              </w:rPr>
              <w:t>זמן</w:t>
            </w:r>
          </w:p>
        </w:tc>
        <w:tc>
          <w:tcPr>
            <w:tcW w:w="376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rtl/>
              </w:rPr>
            </w:pPr>
            <w:r w:rsidRPr="003E3E2D">
              <w:rPr>
                <w:rFonts w:ascii="David" w:hAnsi="David" w:cs="David"/>
                <w:sz w:val="24"/>
                <w:szCs w:val="24"/>
                <w:rtl/>
              </w:rPr>
              <w:t>פעולות הוראה</w:t>
            </w:r>
          </w:p>
        </w:tc>
        <w:tc>
          <w:tcPr>
            <w:tcW w:w="377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rtl/>
              </w:rPr>
            </w:pPr>
            <w:r w:rsidRPr="003E3E2D">
              <w:rPr>
                <w:rFonts w:ascii="David" w:hAnsi="David" w:cs="David"/>
                <w:sz w:val="24"/>
                <w:szCs w:val="24"/>
                <w:rtl/>
              </w:rPr>
              <w:t>שיקול דעת</w:t>
            </w:r>
          </w:p>
        </w:tc>
      </w:tr>
      <w:tr w:rsidR="003E3E2D" w:rsidRPr="003E3E2D" w:rsidTr="00C17657">
        <w:trPr>
          <w:trHeight w:val="1408"/>
        </w:trPr>
        <w:tc>
          <w:tcPr>
            <w:tcW w:w="1101" w:type="dxa"/>
            <w:tcBorders>
              <w:top w:val="single" w:sz="4" w:space="0" w:color="auto"/>
              <w:left w:val="single" w:sz="4" w:space="0" w:color="auto"/>
              <w:bottom w:val="single" w:sz="4" w:space="0" w:color="auto"/>
              <w:right w:val="single" w:sz="4" w:space="0" w:color="auto"/>
            </w:tcBorders>
          </w:tcPr>
          <w:p w:rsidR="003E3E2D" w:rsidRPr="003E3E2D" w:rsidRDefault="0040383F" w:rsidP="003E3E2D">
            <w:pPr>
              <w:rPr>
                <w:rFonts w:ascii="David" w:hAnsi="David" w:cs="David"/>
                <w:sz w:val="24"/>
                <w:szCs w:val="24"/>
                <w:rtl/>
              </w:rPr>
            </w:pPr>
            <w:r>
              <w:rPr>
                <w:rFonts w:ascii="David" w:hAnsi="David" w:cs="David" w:hint="cs"/>
                <w:sz w:val="24"/>
                <w:szCs w:val="24"/>
                <w:rtl/>
              </w:rPr>
              <w:t>5</w:t>
            </w:r>
            <w:r w:rsidR="003E3E2D" w:rsidRPr="003E3E2D">
              <w:rPr>
                <w:rFonts w:ascii="David" w:hAnsi="David" w:cs="David"/>
                <w:sz w:val="24"/>
                <w:szCs w:val="24"/>
                <w:rtl/>
              </w:rPr>
              <w:t xml:space="preserve"> דקות</w:t>
            </w: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Default="003E3E2D" w:rsidP="003E3E2D">
            <w:pPr>
              <w:rPr>
                <w:rFonts w:ascii="David" w:hAnsi="David" w:cs="David"/>
                <w:sz w:val="24"/>
                <w:szCs w:val="24"/>
                <w:rtl/>
              </w:rPr>
            </w:pPr>
          </w:p>
          <w:p w:rsidR="00814B9B" w:rsidRPr="003E3E2D" w:rsidRDefault="00814B9B"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Default="00755F81" w:rsidP="0040383F">
            <w:pPr>
              <w:rPr>
                <w:rFonts w:ascii="David" w:hAnsi="David" w:cs="David"/>
                <w:sz w:val="24"/>
                <w:szCs w:val="24"/>
                <w:rtl/>
              </w:rPr>
            </w:pPr>
            <w:r>
              <w:rPr>
                <w:rFonts w:ascii="David" w:hAnsi="David" w:cs="David" w:hint="cs"/>
                <w:sz w:val="24"/>
                <w:szCs w:val="24"/>
                <w:rtl/>
              </w:rPr>
              <w:t>3</w:t>
            </w:r>
            <w:r w:rsidR="0040383F">
              <w:rPr>
                <w:rFonts w:ascii="David" w:hAnsi="David" w:cs="David" w:hint="cs"/>
                <w:sz w:val="24"/>
                <w:szCs w:val="24"/>
                <w:rtl/>
              </w:rPr>
              <w:t>5</w:t>
            </w:r>
            <w:r w:rsidR="003E3E2D" w:rsidRPr="003E3E2D">
              <w:rPr>
                <w:rFonts w:ascii="David" w:hAnsi="David" w:cs="David"/>
                <w:sz w:val="24"/>
                <w:szCs w:val="24"/>
                <w:rtl/>
              </w:rPr>
              <w:t xml:space="preserve"> דקות</w:t>
            </w:r>
          </w:p>
          <w:p w:rsidR="0040383F" w:rsidRPr="003E3E2D" w:rsidRDefault="0040383F" w:rsidP="003E3E2D">
            <w:pPr>
              <w:rPr>
                <w:rFonts w:ascii="David" w:hAnsi="David" w:cs="David"/>
                <w:sz w:val="24"/>
                <w:szCs w:val="24"/>
                <w:rtl/>
              </w:rPr>
            </w:pPr>
          </w:p>
        </w:tc>
        <w:tc>
          <w:tcPr>
            <w:tcW w:w="3768" w:type="dxa"/>
            <w:tcBorders>
              <w:top w:val="single" w:sz="4" w:space="0" w:color="auto"/>
              <w:left w:val="single" w:sz="4" w:space="0" w:color="auto"/>
              <w:bottom w:val="single" w:sz="4" w:space="0" w:color="auto"/>
              <w:right w:val="single" w:sz="4" w:space="0" w:color="auto"/>
            </w:tcBorders>
          </w:tcPr>
          <w:p w:rsidR="003E3E2D" w:rsidRDefault="003E3E2D" w:rsidP="003E3E2D">
            <w:pPr>
              <w:rPr>
                <w:ins w:id="4" w:author="מנהל" w:date="2016-05-13T17:45:00Z"/>
                <w:rFonts w:ascii="David" w:hAnsi="David" w:cs="David"/>
                <w:sz w:val="24"/>
                <w:szCs w:val="24"/>
                <w:u w:val="single"/>
                <w:rtl/>
              </w:rPr>
            </w:pPr>
            <w:r w:rsidRPr="003E3E2D">
              <w:rPr>
                <w:rFonts w:ascii="David" w:hAnsi="David" w:cs="David"/>
                <w:sz w:val="24"/>
                <w:szCs w:val="24"/>
                <w:u w:val="single"/>
                <w:rtl/>
              </w:rPr>
              <w:t xml:space="preserve">1.פתיחה </w:t>
            </w:r>
          </w:p>
          <w:p w:rsidR="004516B3" w:rsidRPr="003E3E2D" w:rsidRDefault="004516B3" w:rsidP="004516B3">
            <w:pPr>
              <w:rPr>
                <w:rFonts w:ascii="David" w:hAnsi="David" w:cs="David"/>
                <w:sz w:val="24"/>
                <w:szCs w:val="24"/>
                <w:u w:val="single"/>
                <w:rtl/>
              </w:rPr>
            </w:pPr>
            <w:ins w:id="5" w:author="מנהל" w:date="2016-05-13T17:45:00Z">
              <w:r>
                <w:rPr>
                  <w:rFonts w:ascii="David" w:hAnsi="David" w:cs="David" w:hint="cs"/>
                  <w:sz w:val="24"/>
                  <w:szCs w:val="24"/>
                  <w:u w:val="single"/>
                  <w:rtl/>
                </w:rPr>
                <w:t>דברי קישור....</w:t>
              </w:r>
            </w:ins>
          </w:p>
          <w:p w:rsidR="00BB0B65" w:rsidRPr="00BB0B65" w:rsidRDefault="00BB0B65" w:rsidP="00BB0B65">
            <w:pPr>
              <w:rPr>
                <w:rFonts w:ascii="David" w:hAnsi="David" w:cs="David"/>
                <w:sz w:val="24"/>
                <w:szCs w:val="24"/>
                <w:rtl/>
              </w:rPr>
            </w:pPr>
            <w:r>
              <w:rPr>
                <w:rFonts w:ascii="David" w:hAnsi="David" w:cs="David" w:hint="cs"/>
                <w:sz w:val="24"/>
                <w:szCs w:val="24"/>
                <w:rtl/>
              </w:rPr>
              <w:t>א.</w:t>
            </w:r>
            <w:ins w:id="6" w:author="מנהל" w:date="2016-05-13T17:45:00Z">
              <w:r w:rsidR="004516B3">
                <w:rPr>
                  <w:rFonts w:ascii="David" w:hAnsi="David" w:cs="David" w:hint="cs"/>
                  <w:sz w:val="24"/>
                  <w:szCs w:val="24"/>
                  <w:rtl/>
                </w:rPr>
                <w:t xml:space="preserve"> </w:t>
              </w:r>
            </w:ins>
            <w:r w:rsidR="003E3E2D" w:rsidRPr="00BB0B65">
              <w:rPr>
                <w:rFonts w:ascii="David" w:hAnsi="David" w:cs="David"/>
                <w:sz w:val="24"/>
                <w:szCs w:val="24"/>
                <w:rtl/>
              </w:rPr>
              <w:t xml:space="preserve">אפתח את השיעור </w:t>
            </w:r>
            <w:r w:rsidRPr="00BB0B65">
              <w:rPr>
                <w:rFonts w:ascii="David" w:hAnsi="David" w:cs="David" w:hint="cs"/>
                <w:sz w:val="24"/>
                <w:szCs w:val="24"/>
                <w:rtl/>
              </w:rPr>
              <w:t xml:space="preserve">בהצגת חלקי תמונה של בנימין זאב הרצל. בכל פעם אציג חלק </w:t>
            </w:r>
            <w:r>
              <w:rPr>
                <w:rFonts w:ascii="David" w:hAnsi="David" w:cs="David" w:hint="cs"/>
                <w:sz w:val="24"/>
                <w:szCs w:val="24"/>
                <w:rtl/>
              </w:rPr>
              <w:t xml:space="preserve">נוסף </w:t>
            </w:r>
            <w:r w:rsidRPr="00BB0B65">
              <w:rPr>
                <w:rFonts w:ascii="David" w:hAnsi="David" w:cs="David" w:hint="cs"/>
                <w:sz w:val="24"/>
                <w:szCs w:val="24"/>
                <w:rtl/>
              </w:rPr>
              <w:t>מהתמונה עד שהתלמידים יגלו במי מדובר.</w:t>
            </w:r>
          </w:p>
          <w:p w:rsidR="00BB0B65" w:rsidRDefault="00BB0B65" w:rsidP="004516B3">
            <w:pPr>
              <w:rPr>
                <w:rFonts w:ascii="David" w:hAnsi="David" w:cs="David"/>
                <w:sz w:val="24"/>
                <w:szCs w:val="24"/>
                <w:rtl/>
              </w:rPr>
            </w:pPr>
            <w:r>
              <w:rPr>
                <w:rFonts w:ascii="David" w:hAnsi="David" w:cs="David" w:hint="cs"/>
                <w:sz w:val="24"/>
                <w:szCs w:val="24"/>
                <w:rtl/>
              </w:rPr>
              <w:t>לאחר שנבין שמדובר בהרצל,</w:t>
            </w:r>
            <w:ins w:id="7" w:author="מנהל" w:date="2016-05-13T17:45:00Z">
              <w:r w:rsidR="004516B3">
                <w:rPr>
                  <w:rFonts w:ascii="David" w:hAnsi="David" w:cs="David" w:hint="cs"/>
                  <w:sz w:val="24"/>
                  <w:szCs w:val="24"/>
                  <w:rtl/>
                </w:rPr>
                <w:t xml:space="preserve"> כדאי לברר מה התלמידים יודעים</w:t>
              </w:r>
            </w:ins>
            <w:ins w:id="8" w:author="מנהל" w:date="2016-05-13T17:46:00Z">
              <w:r w:rsidR="004516B3">
                <w:rPr>
                  <w:rFonts w:ascii="David" w:hAnsi="David" w:cs="David" w:hint="cs"/>
                  <w:sz w:val="24"/>
                  <w:szCs w:val="24"/>
                  <w:rtl/>
                </w:rPr>
                <w:t xml:space="preserve"> על דמותו ומדוע לדעתם אנו לומדים עליו היום? בסיכום הדברים שייאספו מהתלמידים סכמי -</w:t>
              </w:r>
            </w:ins>
            <w:r>
              <w:rPr>
                <w:rFonts w:ascii="David" w:hAnsi="David" w:cs="David" w:hint="cs"/>
                <w:sz w:val="24"/>
                <w:szCs w:val="24"/>
                <w:rtl/>
              </w:rPr>
              <w:t xml:space="preserve"> אתייחס לתאריך היום. השיעור </w:t>
            </w:r>
            <w:ins w:id="9" w:author="מנהל" w:date="2016-05-13T17:46:00Z">
              <w:r w:rsidR="004516B3">
                <w:rPr>
                  <w:rFonts w:ascii="David" w:hAnsi="David" w:cs="David" w:hint="cs"/>
                  <w:sz w:val="24"/>
                  <w:szCs w:val="24"/>
                  <w:rtl/>
                </w:rPr>
                <w:t xml:space="preserve">שלנו חל </w:t>
              </w:r>
            </w:ins>
            <w:del w:id="10" w:author="מנהל" w:date="2016-05-13T17:46:00Z">
              <w:r w:rsidDel="004516B3">
                <w:rPr>
                  <w:rFonts w:ascii="David" w:hAnsi="David" w:cs="David" w:hint="cs"/>
                  <w:sz w:val="24"/>
                  <w:szCs w:val="24"/>
                  <w:rtl/>
                </w:rPr>
                <w:delText>יוצא</w:delText>
              </w:r>
            </w:del>
            <w:r>
              <w:rPr>
                <w:rFonts w:ascii="David" w:hAnsi="David" w:cs="David" w:hint="cs"/>
                <w:sz w:val="24"/>
                <w:szCs w:val="24"/>
                <w:rtl/>
              </w:rPr>
              <w:t xml:space="preserve"> בתאריך י"א אייר. הסיבות לכך שהשיעור יילמד בתאריך זה הן: </w:t>
            </w:r>
          </w:p>
          <w:p w:rsidR="00BB0B65" w:rsidRDefault="00BB0B65" w:rsidP="00BB0B65">
            <w:pPr>
              <w:rPr>
                <w:rFonts w:ascii="David" w:hAnsi="David" w:cs="David"/>
                <w:sz w:val="24"/>
                <w:szCs w:val="24"/>
                <w:rtl/>
              </w:rPr>
            </w:pPr>
            <w:r>
              <w:rPr>
                <w:rFonts w:ascii="David" w:hAnsi="David" w:cs="David" w:hint="cs"/>
                <w:sz w:val="24"/>
                <w:szCs w:val="24"/>
                <w:rtl/>
              </w:rPr>
              <w:t>-הרצל נולד בתאריך י' באייר</w:t>
            </w:r>
          </w:p>
          <w:p w:rsidR="00C17657" w:rsidRDefault="00C17657" w:rsidP="00BB0B65">
            <w:pPr>
              <w:rPr>
                <w:rFonts w:ascii="David" w:hAnsi="David" w:cs="David"/>
                <w:sz w:val="24"/>
                <w:szCs w:val="24"/>
                <w:rtl/>
              </w:rPr>
            </w:pPr>
          </w:p>
          <w:p w:rsidR="00BB0B65" w:rsidRDefault="00BB0B65" w:rsidP="00C17657">
            <w:pPr>
              <w:rPr>
                <w:rFonts w:ascii="David" w:hAnsi="David" w:cs="David"/>
                <w:sz w:val="24"/>
                <w:szCs w:val="24"/>
                <w:rtl/>
              </w:rPr>
            </w:pPr>
            <w:r>
              <w:rPr>
                <w:rFonts w:ascii="David" w:hAnsi="David" w:cs="David" w:hint="cs"/>
                <w:sz w:val="24"/>
                <w:szCs w:val="24"/>
                <w:rtl/>
              </w:rPr>
              <w:t xml:space="preserve">-יום העצמאות חל בתאריך ה' באייר </w:t>
            </w:r>
          </w:p>
          <w:p w:rsidR="00BB0B65" w:rsidRDefault="00BB0B65" w:rsidP="00BB0B65">
            <w:pPr>
              <w:rPr>
                <w:rFonts w:ascii="David" w:hAnsi="David" w:cs="David"/>
                <w:sz w:val="24"/>
                <w:szCs w:val="24"/>
                <w:rtl/>
              </w:rPr>
            </w:pPr>
          </w:p>
          <w:p w:rsidR="003E3E2D" w:rsidRDefault="004516B3" w:rsidP="003E3E2D">
            <w:pPr>
              <w:rPr>
                <w:rFonts w:ascii="David" w:hAnsi="David" w:cs="David"/>
                <w:sz w:val="24"/>
                <w:szCs w:val="24"/>
                <w:rtl/>
              </w:rPr>
            </w:pPr>
            <w:ins w:id="11" w:author="מנהל" w:date="2016-05-13T17:46:00Z">
              <w:r>
                <w:rPr>
                  <w:rFonts w:ascii="David" w:hAnsi="David" w:cs="David" w:hint="cs"/>
                  <w:sz w:val="24"/>
                  <w:szCs w:val="24"/>
                  <w:rtl/>
                </w:rPr>
                <w:t>דברי קישור...</w:t>
              </w:r>
            </w:ins>
          </w:p>
          <w:p w:rsidR="0040383F" w:rsidRDefault="00814B9B" w:rsidP="00814B9B">
            <w:pPr>
              <w:rPr>
                <w:rFonts w:ascii="David" w:hAnsi="David" w:cs="David"/>
                <w:sz w:val="24"/>
                <w:szCs w:val="24"/>
                <w:u w:val="single"/>
                <w:rtl/>
              </w:rPr>
            </w:pPr>
            <w:r>
              <w:rPr>
                <w:rFonts w:ascii="David" w:hAnsi="David" w:cs="David" w:hint="cs"/>
                <w:sz w:val="24"/>
                <w:szCs w:val="24"/>
                <w:u w:val="single"/>
                <w:rtl/>
              </w:rPr>
              <w:t>2</w:t>
            </w:r>
            <w:r w:rsidR="00C17657" w:rsidRPr="00C17657">
              <w:rPr>
                <w:rFonts w:ascii="David" w:hAnsi="David" w:cs="David" w:hint="cs"/>
                <w:sz w:val="24"/>
                <w:szCs w:val="24"/>
                <w:u w:val="single"/>
                <w:rtl/>
              </w:rPr>
              <w:t>.עבודה בזוגות</w:t>
            </w:r>
          </w:p>
          <w:p w:rsidR="00C17657" w:rsidRDefault="007364C4" w:rsidP="004A7A95">
            <w:pPr>
              <w:rPr>
                <w:rFonts w:ascii="David" w:hAnsi="David" w:cs="David"/>
                <w:sz w:val="24"/>
                <w:szCs w:val="24"/>
                <w:rtl/>
              </w:rPr>
            </w:pPr>
            <w:proofErr w:type="spellStart"/>
            <w:r>
              <w:rPr>
                <w:rFonts w:ascii="David" w:hAnsi="David" w:cs="David" w:hint="cs"/>
                <w:sz w:val="24"/>
                <w:szCs w:val="24"/>
                <w:rtl/>
              </w:rPr>
              <w:t>א.</w:t>
            </w:r>
            <w:r w:rsidR="00C17657" w:rsidRPr="007364C4">
              <w:rPr>
                <w:rFonts w:ascii="David" w:hAnsi="David" w:cs="David" w:hint="cs"/>
                <w:sz w:val="24"/>
                <w:szCs w:val="24"/>
                <w:rtl/>
              </w:rPr>
              <w:t>כעת</w:t>
            </w:r>
            <w:proofErr w:type="spellEnd"/>
            <w:r w:rsidR="00C17657" w:rsidRPr="007364C4">
              <w:rPr>
                <w:rFonts w:ascii="David" w:hAnsi="David" w:cs="David" w:hint="cs"/>
                <w:sz w:val="24"/>
                <w:szCs w:val="24"/>
                <w:rtl/>
              </w:rPr>
              <w:t xml:space="preserve"> כל זוג יקבל קטע מידע על הרצל. כל זוג קורא ביחד את הקטע. אסביר לתלמידים שלאחר הקריאה נערוך ריאיון בזוגות. תלמיד אחד מקבל את תפקיד המראיין והשני את תפקיד המרואיין, שהוא הרצל. לכל זוג אדביק מדבקה בצבע מסוים שתסמן את היותו מראיין ומדבקה בצבע אחר שתסמן את היותו מרואיין(הרצל). </w:t>
            </w:r>
            <w:ins w:id="12" w:author="מנהל" w:date="2016-05-13T17:56:00Z">
              <w:r w:rsidR="004A7A95">
                <w:rPr>
                  <w:rFonts w:ascii="David" w:hAnsi="David" w:cs="David" w:hint="cs"/>
                  <w:sz w:val="24"/>
                  <w:szCs w:val="24"/>
                  <w:rtl/>
                </w:rPr>
                <w:t xml:space="preserve"> הודיה, מציעה להרחיב את האפשרות לשני בני הזוג. כל אחד מהם יתנסה בתפקיד מחבר השאלות ויחבר כ-2,3 שאלות ואחר כך יתחלפו בתפקידים.</w:t>
              </w:r>
            </w:ins>
            <w:ins w:id="13" w:author="מנהל" w:date="2016-05-13T17:57:00Z">
              <w:r w:rsidR="004A7A95">
                <w:rPr>
                  <w:rFonts w:ascii="David" w:hAnsi="David" w:cs="David" w:hint="cs"/>
                  <w:sz w:val="24"/>
                  <w:szCs w:val="24"/>
                  <w:rtl/>
                </w:rPr>
                <w:t xml:space="preserve"> כך שני בני הזוג יחברו שאלות ויכינו לעצמם שפם. מה דעתך? </w:t>
              </w:r>
            </w:ins>
            <w:ins w:id="14" w:author="מנהל" w:date="2016-05-13T17:56:00Z">
              <w:r w:rsidR="004A7A95">
                <w:rPr>
                  <w:rFonts w:ascii="David" w:hAnsi="David" w:cs="David" w:hint="cs"/>
                  <w:sz w:val="24"/>
                  <w:szCs w:val="24"/>
                  <w:rtl/>
                </w:rPr>
                <w:t xml:space="preserve"> </w:t>
              </w:r>
            </w:ins>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
          <w:p w:rsidR="00755F81" w:rsidRDefault="00755F81" w:rsidP="007364C4">
            <w:pPr>
              <w:rPr>
                <w:rFonts w:ascii="David" w:hAnsi="David" w:cs="David"/>
                <w:sz w:val="24"/>
                <w:szCs w:val="24"/>
                <w:rtl/>
              </w:rPr>
            </w:pPr>
            <w:proofErr w:type="spellStart"/>
            <w:r>
              <w:rPr>
                <w:rFonts w:ascii="David" w:hAnsi="David" w:cs="David" w:hint="cs"/>
                <w:sz w:val="24"/>
                <w:szCs w:val="24"/>
                <w:rtl/>
              </w:rPr>
              <w:t>ב.לפני</w:t>
            </w:r>
            <w:proofErr w:type="spellEnd"/>
            <w:r>
              <w:rPr>
                <w:rFonts w:ascii="David" w:hAnsi="David" w:cs="David" w:hint="cs"/>
                <w:sz w:val="24"/>
                <w:szCs w:val="24"/>
                <w:rtl/>
              </w:rPr>
              <w:t xml:space="preserve"> שהתלמידים יתחילו לעבוד, נכתוב איזשהו מחוון על הלוח. אשאל את התלמידים:</w:t>
            </w:r>
          </w:p>
          <w:p w:rsidR="00755F81" w:rsidRDefault="00755F81" w:rsidP="00755F81">
            <w:pPr>
              <w:rPr>
                <w:ins w:id="15" w:author="מנהל" w:date="2016-05-13T17:58:00Z"/>
                <w:rFonts w:ascii="David" w:hAnsi="David" w:cs="David"/>
                <w:sz w:val="24"/>
                <w:szCs w:val="24"/>
                <w:rtl/>
              </w:rPr>
            </w:pPr>
            <w:r>
              <w:rPr>
                <w:rFonts w:ascii="David" w:hAnsi="David" w:cs="David" w:hint="cs"/>
                <w:sz w:val="24"/>
                <w:szCs w:val="24"/>
                <w:rtl/>
              </w:rPr>
              <w:t xml:space="preserve">-מה אתם יודעים על ריאיון? </w:t>
            </w:r>
            <w:ins w:id="16" w:author="מנהל" w:date="2016-05-13T17:58:00Z">
              <w:r w:rsidR="004A7A95">
                <w:rPr>
                  <w:rFonts w:ascii="David" w:hAnsi="David" w:cs="David" w:hint="cs"/>
                  <w:sz w:val="24"/>
                  <w:szCs w:val="24"/>
                  <w:rtl/>
                </w:rPr>
                <w:t>מהו ראיון? כתבי הגדרה על הלוח</w:t>
              </w:r>
            </w:ins>
          </w:p>
          <w:p w:rsidR="004A7A95" w:rsidRDefault="004A7A95" w:rsidP="00755F81">
            <w:pPr>
              <w:rPr>
                <w:ins w:id="17" w:author="מנהל" w:date="2016-05-13T17:59:00Z"/>
                <w:rFonts w:ascii="David" w:hAnsi="David" w:cs="David"/>
                <w:sz w:val="24"/>
                <w:szCs w:val="24"/>
                <w:rtl/>
              </w:rPr>
            </w:pPr>
            <w:ins w:id="18" w:author="מנהל" w:date="2016-05-13T17:59:00Z">
              <w:r>
                <w:rPr>
                  <w:rFonts w:ascii="David" w:hAnsi="David" w:cs="David" w:hint="cs"/>
                  <w:sz w:val="24"/>
                  <w:szCs w:val="24"/>
                  <w:rtl/>
                </w:rPr>
                <w:t>חשוב לברר מה היא מטרת הריאיון בדרך כלל?</w:t>
              </w:r>
            </w:ins>
          </w:p>
          <w:p w:rsidR="004A7A95" w:rsidRDefault="004A7A95" w:rsidP="004A7A95">
            <w:pPr>
              <w:rPr>
                <w:ins w:id="19" w:author="מנהל" w:date="2016-05-13T18:00:00Z"/>
                <w:rFonts w:ascii="David" w:hAnsi="David" w:cs="David"/>
                <w:sz w:val="24"/>
                <w:szCs w:val="24"/>
                <w:rtl/>
              </w:rPr>
            </w:pPr>
            <w:ins w:id="20" w:author="מנהל" w:date="2016-05-13T17:59:00Z">
              <w:r>
                <w:rPr>
                  <w:rFonts w:ascii="David" w:hAnsi="David" w:cs="David" w:hint="cs"/>
                  <w:sz w:val="24"/>
                  <w:szCs w:val="24"/>
                  <w:rtl/>
                </w:rPr>
                <w:t xml:space="preserve">הריאיון למעשה נועד כדי לאסוף מידע על הדמות </w:t>
              </w:r>
              <w:r w:rsidRPr="004A7A95">
                <w:rPr>
                  <w:rFonts w:ascii="David" w:hAnsi="David" w:cs="David" w:hint="cs"/>
                  <w:b/>
                  <w:bCs/>
                  <w:sz w:val="24"/>
                  <w:szCs w:val="24"/>
                  <w:rtl/>
                  <w:rPrChange w:id="21" w:author="מנהל" w:date="2016-05-13T18:00:00Z">
                    <w:rPr>
                      <w:rFonts w:ascii="David" w:hAnsi="David" w:cs="David" w:hint="cs"/>
                      <w:sz w:val="24"/>
                      <w:szCs w:val="24"/>
                      <w:rtl/>
                    </w:rPr>
                  </w:rPrChange>
                </w:rPr>
                <w:t>במטרה</w:t>
              </w:r>
              <w:r w:rsidRPr="004A7A95">
                <w:rPr>
                  <w:rFonts w:ascii="David" w:hAnsi="David" w:cs="David"/>
                  <w:b/>
                  <w:bCs/>
                  <w:sz w:val="24"/>
                  <w:szCs w:val="24"/>
                  <w:rtl/>
                  <w:rPrChange w:id="22" w:author="מנהל" w:date="2016-05-13T18:00:00Z">
                    <w:rPr>
                      <w:rFonts w:ascii="David" w:hAnsi="David" w:cs="David"/>
                      <w:sz w:val="24"/>
                      <w:szCs w:val="24"/>
                      <w:rtl/>
                    </w:rPr>
                  </w:rPrChange>
                </w:rPr>
                <w:t xml:space="preserve"> לפרסם את תוכן </w:t>
              </w:r>
              <w:proofErr w:type="spellStart"/>
              <w:r w:rsidRPr="004A7A95">
                <w:rPr>
                  <w:rFonts w:ascii="David" w:hAnsi="David" w:cs="David" w:hint="cs"/>
                  <w:b/>
                  <w:bCs/>
                  <w:sz w:val="24"/>
                  <w:szCs w:val="24"/>
                  <w:rtl/>
                  <w:rPrChange w:id="23" w:author="מנהל" w:date="2016-05-13T18:00:00Z">
                    <w:rPr>
                      <w:rFonts w:ascii="David" w:hAnsi="David" w:cs="David" w:hint="cs"/>
                      <w:sz w:val="24"/>
                      <w:szCs w:val="24"/>
                      <w:rtl/>
                    </w:rPr>
                  </w:rPrChange>
                </w:rPr>
                <w:t>הראיון</w:t>
              </w:r>
              <w:proofErr w:type="spellEnd"/>
              <w:r w:rsidRPr="004A7A95">
                <w:rPr>
                  <w:rFonts w:ascii="David" w:hAnsi="David" w:cs="David"/>
                  <w:b/>
                  <w:bCs/>
                  <w:sz w:val="24"/>
                  <w:szCs w:val="24"/>
                  <w:rtl/>
                  <w:rPrChange w:id="24" w:author="מנהל" w:date="2016-05-13T18:00:00Z">
                    <w:rPr>
                      <w:rFonts w:ascii="David" w:hAnsi="David" w:cs="David"/>
                      <w:sz w:val="24"/>
                      <w:szCs w:val="24"/>
                      <w:rtl/>
                    </w:rPr>
                  </w:rPrChange>
                </w:rPr>
                <w:t xml:space="preserve"> לקהל אחר</w:t>
              </w:r>
              <w:r>
                <w:rPr>
                  <w:rFonts w:ascii="David" w:hAnsi="David" w:cs="David" w:hint="cs"/>
                  <w:sz w:val="24"/>
                  <w:szCs w:val="24"/>
                  <w:rtl/>
                </w:rPr>
                <w:t xml:space="preserve"> </w:t>
              </w:r>
            </w:ins>
            <w:ins w:id="25" w:author="מנהל" w:date="2016-05-13T18:00:00Z">
              <w:r>
                <w:rPr>
                  <w:rFonts w:ascii="David" w:hAnsi="David" w:cs="David" w:hint="cs"/>
                  <w:sz w:val="24"/>
                  <w:szCs w:val="24"/>
                  <w:rtl/>
                </w:rPr>
                <w:t xml:space="preserve">(בדרך כלל </w:t>
              </w:r>
            </w:ins>
            <w:ins w:id="26" w:author="מנהל" w:date="2016-05-13T17:59:00Z">
              <w:r>
                <w:rPr>
                  <w:rFonts w:ascii="David" w:hAnsi="David" w:cs="David" w:hint="cs"/>
                  <w:sz w:val="24"/>
                  <w:szCs w:val="24"/>
                  <w:rtl/>
                </w:rPr>
                <w:t>באמצעות אמצעי התקשורת</w:t>
              </w:r>
            </w:ins>
            <w:ins w:id="27" w:author="מנהל" w:date="2016-05-13T18:00:00Z">
              <w:r>
                <w:rPr>
                  <w:rFonts w:ascii="David" w:hAnsi="David" w:cs="David" w:hint="cs"/>
                  <w:sz w:val="24"/>
                  <w:szCs w:val="24"/>
                  <w:rtl/>
                </w:rPr>
                <w:t>)</w:t>
              </w:r>
            </w:ins>
            <w:ins w:id="28" w:author="מנהל" w:date="2016-05-13T17:59:00Z">
              <w:r>
                <w:rPr>
                  <w:rFonts w:ascii="David" w:hAnsi="David" w:cs="David" w:hint="cs"/>
                  <w:sz w:val="24"/>
                  <w:szCs w:val="24"/>
                  <w:rtl/>
                </w:rPr>
                <w:t xml:space="preserve">. </w:t>
              </w:r>
            </w:ins>
          </w:p>
          <w:p w:rsidR="004A7A95" w:rsidRDefault="004A7A95" w:rsidP="00F55A13">
            <w:pPr>
              <w:rPr>
                <w:ins w:id="29" w:author="מנהל" w:date="2016-05-13T18:02:00Z"/>
                <w:rFonts w:ascii="David" w:hAnsi="David" w:cs="David"/>
                <w:sz w:val="24"/>
                <w:szCs w:val="24"/>
                <w:rtl/>
              </w:rPr>
            </w:pPr>
            <w:ins w:id="30" w:author="מנהל" w:date="2016-05-13T18:00:00Z">
              <w:r>
                <w:rPr>
                  <w:rFonts w:ascii="David" w:hAnsi="David" w:cs="David" w:hint="cs"/>
                  <w:sz w:val="24"/>
                  <w:szCs w:val="24"/>
                  <w:rtl/>
                </w:rPr>
                <w:t xml:space="preserve">לאור המטרה כדאי ליצור הקשר </w:t>
              </w:r>
              <w:proofErr w:type="spellStart"/>
              <w:r>
                <w:rPr>
                  <w:rFonts w:ascii="David" w:hAnsi="David" w:cs="David" w:hint="cs"/>
                  <w:sz w:val="24"/>
                  <w:szCs w:val="24"/>
                  <w:rtl/>
                </w:rPr>
                <w:t>אמיתי</w:t>
              </w:r>
              <w:proofErr w:type="spellEnd"/>
              <w:r>
                <w:rPr>
                  <w:rFonts w:ascii="David" w:hAnsi="David" w:cs="David" w:hint="cs"/>
                  <w:sz w:val="24"/>
                  <w:szCs w:val="24"/>
                  <w:rtl/>
                </w:rPr>
                <w:t xml:space="preserve"> יותר ולבקש מהתלמידים להפוך לעיתונאים, להכין ריאיון ואחר כך לכתוב</w:t>
              </w:r>
            </w:ins>
            <w:ins w:id="31" w:author="מנהל" w:date="2016-05-13T18:01:00Z">
              <w:r>
                <w:rPr>
                  <w:rFonts w:ascii="David" w:hAnsi="David" w:cs="David" w:hint="cs"/>
                  <w:sz w:val="24"/>
                  <w:szCs w:val="24"/>
                  <w:rtl/>
                </w:rPr>
                <w:t xml:space="preserve"> ולהכין </w:t>
              </w:r>
            </w:ins>
            <w:ins w:id="32" w:author="מנהל" w:date="2016-05-13T18:00:00Z">
              <w:r>
                <w:rPr>
                  <w:rFonts w:ascii="David" w:hAnsi="David" w:cs="David" w:hint="cs"/>
                  <w:sz w:val="24"/>
                  <w:szCs w:val="24"/>
                  <w:rtl/>
                </w:rPr>
                <w:t xml:space="preserve"> כתבה קצרה </w:t>
              </w:r>
            </w:ins>
            <w:ins w:id="33" w:author="מנהל" w:date="2016-05-13T18:05:00Z">
              <w:r w:rsidR="00F55A13">
                <w:rPr>
                  <w:rFonts w:ascii="David" w:hAnsi="David" w:cs="David" w:hint="cs"/>
                  <w:sz w:val="24"/>
                  <w:szCs w:val="24"/>
                  <w:rtl/>
                </w:rPr>
                <w:t>ל</w:t>
              </w:r>
            </w:ins>
            <w:ins w:id="34" w:author="מנהל" w:date="2016-05-13T18:01:00Z">
              <w:r>
                <w:rPr>
                  <w:rFonts w:ascii="David" w:hAnsi="David" w:cs="David" w:hint="cs"/>
                  <w:sz w:val="24"/>
                  <w:szCs w:val="24"/>
                  <w:rtl/>
                </w:rPr>
                <w:t xml:space="preserve">חדשות הטלוויזיה, </w:t>
              </w:r>
            </w:ins>
            <w:ins w:id="35" w:author="מנהל" w:date="2016-05-13T18:00:00Z">
              <w:r>
                <w:rPr>
                  <w:rFonts w:ascii="David" w:hAnsi="David" w:cs="David" w:hint="cs"/>
                  <w:sz w:val="24"/>
                  <w:szCs w:val="24"/>
                  <w:rtl/>
                </w:rPr>
                <w:t>על פי המידע שאספו בריאיון ולשלב בתוכה קטעים מומחזים מן הריאיון עצמו.</w:t>
              </w:r>
            </w:ins>
          </w:p>
          <w:p w:rsidR="004A7A95" w:rsidRDefault="004A7A95" w:rsidP="004A7A95">
            <w:pPr>
              <w:rPr>
                <w:ins w:id="36" w:author="מנהל" w:date="2016-05-13T18:02:00Z"/>
                <w:rFonts w:ascii="David" w:hAnsi="David" w:cs="David"/>
                <w:sz w:val="24"/>
                <w:szCs w:val="24"/>
                <w:rtl/>
              </w:rPr>
            </w:pPr>
            <w:ins w:id="37" w:author="מנהל" w:date="2016-05-13T18:02:00Z">
              <w:r>
                <w:rPr>
                  <w:rFonts w:ascii="David" w:hAnsi="David" w:cs="David" w:hint="cs"/>
                  <w:sz w:val="24"/>
                  <w:szCs w:val="24"/>
                  <w:rtl/>
                </w:rPr>
                <w:t>התלמידים יכינו ריאיון, יכתבו סיכום של הדברים מתוך הריאיון ואחר כך יתנסו בהמחזה של ריאיון.</w:t>
              </w:r>
            </w:ins>
          </w:p>
          <w:p w:rsidR="004A7A95" w:rsidRDefault="004A7A95" w:rsidP="004A7A95">
            <w:pPr>
              <w:rPr>
                <w:rFonts w:ascii="David" w:hAnsi="David" w:cs="David"/>
                <w:sz w:val="24"/>
                <w:szCs w:val="24"/>
                <w:rtl/>
              </w:rPr>
            </w:pPr>
            <w:ins w:id="38" w:author="מנהל" w:date="2016-05-13T18:02:00Z">
              <w:r>
                <w:rPr>
                  <w:rFonts w:ascii="David" w:hAnsi="David" w:cs="David" w:hint="cs"/>
                  <w:sz w:val="24"/>
                  <w:szCs w:val="24"/>
                  <w:rtl/>
                </w:rPr>
                <w:t xml:space="preserve">כשתזמיני אותם להציג בפני הכיתה, הכיתה כולה תהיה הקהל (הנמען) והם יהיו הכתבים המציגים את הכתבה והריאיון בפני הקהל. </w:t>
              </w:r>
            </w:ins>
          </w:p>
          <w:p w:rsidR="00755F81" w:rsidRDefault="00755F81" w:rsidP="007364C4">
            <w:pPr>
              <w:rPr>
                <w:ins w:id="39" w:author="מנהל" w:date="2016-05-13T18:03:00Z"/>
                <w:rFonts w:ascii="David" w:hAnsi="David" w:cs="David"/>
                <w:sz w:val="24"/>
                <w:szCs w:val="24"/>
                <w:rtl/>
              </w:rPr>
            </w:pPr>
            <w:r>
              <w:rPr>
                <w:rFonts w:ascii="David" w:hAnsi="David" w:cs="David" w:hint="cs"/>
                <w:sz w:val="24"/>
                <w:szCs w:val="24"/>
                <w:rtl/>
              </w:rPr>
              <w:t xml:space="preserve">-מה הוא מבנה הריאיון? </w:t>
            </w:r>
            <w:ins w:id="40" w:author="מנהל" w:date="2016-05-13T18:03:00Z">
              <w:r w:rsidR="004A7A95">
                <w:rPr>
                  <w:rFonts w:ascii="David" w:hAnsi="David" w:cs="David" w:hint="cs"/>
                  <w:sz w:val="24"/>
                  <w:szCs w:val="24"/>
                  <w:rtl/>
                </w:rPr>
                <w:t xml:space="preserve">שאלות ותשובות </w:t>
              </w:r>
            </w:ins>
          </w:p>
          <w:p w:rsidR="004A7A95" w:rsidRDefault="004A7A95" w:rsidP="007364C4">
            <w:pPr>
              <w:rPr>
                <w:rFonts w:ascii="David" w:hAnsi="David" w:cs="David"/>
                <w:sz w:val="24"/>
                <w:szCs w:val="24"/>
                <w:rtl/>
              </w:rPr>
            </w:pPr>
            <w:ins w:id="41" w:author="מנהל" w:date="2016-05-13T18:03:00Z">
              <w:r>
                <w:rPr>
                  <w:rFonts w:ascii="David" w:hAnsi="David" w:cs="David" w:hint="cs"/>
                  <w:sz w:val="24"/>
                  <w:szCs w:val="24"/>
                  <w:rtl/>
                </w:rPr>
                <w:t xml:space="preserve">חשוב להדגיש שכדאי לשאול שאלות המאפשרות לדמות לענות בהרחבה ולספק כמה שיותר מידע ולא שאלות הדורשות תשובה קצרה של כן, לא. </w:t>
              </w:r>
            </w:ins>
            <w:ins w:id="42" w:author="מנהל" w:date="2016-05-13T18:05:00Z">
              <w:r w:rsidR="00F55A13">
                <w:rPr>
                  <w:rFonts w:ascii="David" w:hAnsi="David" w:cs="David" w:hint="cs"/>
                  <w:sz w:val="24"/>
                  <w:szCs w:val="24"/>
                  <w:rtl/>
                </w:rPr>
                <w:t xml:space="preserve">אם כן, באילו מילות שאלה כדאי שנשתמש? </w:t>
              </w:r>
            </w:ins>
          </w:p>
          <w:p w:rsidR="00755F81" w:rsidRDefault="00755F81" w:rsidP="00755F81">
            <w:pPr>
              <w:rPr>
                <w:rFonts w:ascii="David" w:hAnsi="David" w:cs="David"/>
                <w:sz w:val="24"/>
                <w:szCs w:val="24"/>
                <w:rtl/>
              </w:rPr>
            </w:pPr>
            <w:r>
              <w:rPr>
                <w:rFonts w:ascii="David" w:hAnsi="David" w:cs="David" w:hint="cs"/>
                <w:sz w:val="24"/>
                <w:szCs w:val="24"/>
                <w:rtl/>
              </w:rPr>
              <w:t xml:space="preserve">-מה חשוב לשאול בריאיון? </w:t>
            </w:r>
            <w:ins w:id="43" w:author="מנהל" w:date="2016-05-13T18:03:00Z">
              <w:r w:rsidR="004A7A95">
                <w:rPr>
                  <w:rFonts w:ascii="David" w:hAnsi="David" w:cs="David" w:hint="cs"/>
                  <w:sz w:val="24"/>
                  <w:szCs w:val="24"/>
                  <w:rtl/>
                </w:rPr>
                <w:t>תלוי בדמות ובמטרת הריאיון...</w:t>
              </w:r>
            </w:ins>
          </w:p>
          <w:p w:rsidR="00755F81" w:rsidRPr="007364C4" w:rsidRDefault="00755F81" w:rsidP="00814B9B">
            <w:pPr>
              <w:rPr>
                <w:rFonts w:ascii="David" w:hAnsi="David" w:cs="David"/>
                <w:sz w:val="24"/>
                <w:szCs w:val="24"/>
                <w:rtl/>
              </w:rPr>
            </w:pPr>
            <w:r>
              <w:rPr>
                <w:rFonts w:ascii="David" w:hAnsi="David" w:cs="David" w:hint="cs"/>
                <w:sz w:val="24"/>
                <w:szCs w:val="24"/>
                <w:rtl/>
              </w:rPr>
              <w:t>אכתוב את התשובות על הלוח.</w:t>
            </w:r>
          </w:p>
          <w:p w:rsidR="00993AA1" w:rsidRDefault="00755F81" w:rsidP="00993AA1">
            <w:pPr>
              <w:rPr>
                <w:rFonts w:ascii="David" w:hAnsi="David" w:cs="David"/>
                <w:sz w:val="24"/>
                <w:szCs w:val="24"/>
                <w:rtl/>
              </w:rPr>
            </w:pPr>
            <w:proofErr w:type="spellStart"/>
            <w:r>
              <w:rPr>
                <w:rFonts w:ascii="David" w:hAnsi="David" w:cs="David" w:hint="cs"/>
                <w:sz w:val="24"/>
                <w:szCs w:val="24"/>
                <w:rtl/>
              </w:rPr>
              <w:t>ג.</w:t>
            </w:r>
            <w:r w:rsidR="00993AA1">
              <w:rPr>
                <w:rFonts w:ascii="David" w:hAnsi="David" w:cs="David" w:hint="cs"/>
                <w:sz w:val="24"/>
                <w:szCs w:val="24"/>
                <w:rtl/>
              </w:rPr>
              <w:t>אציג</w:t>
            </w:r>
            <w:proofErr w:type="spellEnd"/>
            <w:r w:rsidR="00993AA1">
              <w:rPr>
                <w:rFonts w:ascii="David" w:hAnsi="David" w:cs="David" w:hint="cs"/>
                <w:sz w:val="24"/>
                <w:szCs w:val="24"/>
                <w:rtl/>
              </w:rPr>
              <w:t xml:space="preserve"> בשקופית את המשימה-</w:t>
            </w:r>
          </w:p>
          <w:p w:rsidR="00993AA1" w:rsidRDefault="00993AA1" w:rsidP="00993AA1">
            <w:pPr>
              <w:rPr>
                <w:rFonts w:ascii="David" w:hAnsi="David" w:cs="David"/>
                <w:sz w:val="24"/>
                <w:szCs w:val="24"/>
                <w:rtl/>
              </w:rPr>
            </w:pPr>
            <w:r>
              <w:rPr>
                <w:rFonts w:ascii="David" w:hAnsi="David" w:cs="David" w:hint="cs"/>
                <w:sz w:val="24"/>
                <w:szCs w:val="24"/>
                <w:rtl/>
              </w:rPr>
              <w:t>"לאחר שקראנו..</w:t>
            </w:r>
          </w:p>
          <w:p w:rsidR="00993AA1" w:rsidRDefault="00993AA1" w:rsidP="00993AA1">
            <w:pPr>
              <w:rPr>
                <w:rFonts w:ascii="David" w:hAnsi="David" w:cs="David"/>
                <w:sz w:val="24"/>
                <w:szCs w:val="24"/>
                <w:rtl/>
              </w:rPr>
            </w:pPr>
            <w:r>
              <w:rPr>
                <w:rFonts w:ascii="David" w:hAnsi="David" w:cs="David" w:hint="cs"/>
                <w:sz w:val="24"/>
                <w:szCs w:val="24"/>
                <w:rtl/>
              </w:rPr>
              <w:t>בתפקיד המראיין- עליך לכתו</w:t>
            </w:r>
            <w:r w:rsidR="00C17657" w:rsidRPr="00C17657">
              <w:rPr>
                <w:rFonts w:ascii="David" w:hAnsi="David" w:cs="David" w:hint="cs"/>
                <w:sz w:val="24"/>
                <w:szCs w:val="24"/>
                <w:rtl/>
              </w:rPr>
              <w:t xml:space="preserve">ב </w:t>
            </w:r>
            <w:r>
              <w:rPr>
                <w:rFonts w:ascii="David" w:hAnsi="David" w:cs="David" w:hint="cs"/>
                <w:sz w:val="24"/>
                <w:szCs w:val="24"/>
                <w:rtl/>
              </w:rPr>
              <w:t xml:space="preserve">כ-5 </w:t>
            </w:r>
            <w:r w:rsidR="00C17657" w:rsidRPr="00C17657">
              <w:rPr>
                <w:rFonts w:ascii="David" w:hAnsi="David" w:cs="David" w:hint="cs"/>
                <w:sz w:val="24"/>
                <w:szCs w:val="24"/>
                <w:rtl/>
              </w:rPr>
              <w:t>שאלות ש</w:t>
            </w:r>
            <w:r>
              <w:rPr>
                <w:rFonts w:ascii="David" w:hAnsi="David" w:cs="David" w:hint="cs"/>
                <w:sz w:val="24"/>
                <w:szCs w:val="24"/>
                <w:rtl/>
              </w:rPr>
              <w:t>מעניינות אותך על אודות בנימין זאב הרצל ו</w:t>
            </w:r>
            <w:r w:rsidR="007364C4">
              <w:rPr>
                <w:rFonts w:ascii="David" w:hAnsi="David" w:cs="David" w:hint="cs"/>
                <w:sz w:val="24"/>
                <w:szCs w:val="24"/>
                <w:rtl/>
              </w:rPr>
              <w:t>ש</w:t>
            </w:r>
            <w:r>
              <w:rPr>
                <w:rFonts w:ascii="David" w:hAnsi="David" w:cs="David" w:hint="cs"/>
                <w:sz w:val="24"/>
                <w:szCs w:val="24"/>
                <w:rtl/>
              </w:rPr>
              <w:t>התשובות להן מופיעות בטקסט.</w:t>
            </w:r>
          </w:p>
          <w:p w:rsidR="007364C4" w:rsidRDefault="00993AA1" w:rsidP="007364C4">
            <w:pPr>
              <w:rPr>
                <w:rFonts w:ascii="David" w:hAnsi="David" w:cs="David"/>
                <w:sz w:val="24"/>
                <w:szCs w:val="24"/>
                <w:rtl/>
              </w:rPr>
            </w:pPr>
            <w:r>
              <w:rPr>
                <w:rFonts w:ascii="David" w:hAnsi="David" w:cs="David" w:hint="cs"/>
                <w:sz w:val="24"/>
                <w:szCs w:val="24"/>
                <w:rtl/>
              </w:rPr>
              <w:t xml:space="preserve">בתפקיד המרואיין(הרצל)- </w:t>
            </w:r>
            <w:r w:rsidR="00C17657" w:rsidRPr="00C17657">
              <w:rPr>
                <w:rFonts w:ascii="David" w:hAnsi="David" w:cs="David" w:hint="cs"/>
                <w:sz w:val="24"/>
                <w:szCs w:val="24"/>
                <w:rtl/>
              </w:rPr>
              <w:t>בזמן ש</w:t>
            </w:r>
            <w:r>
              <w:rPr>
                <w:rFonts w:ascii="David" w:hAnsi="David" w:cs="David" w:hint="cs"/>
                <w:sz w:val="24"/>
                <w:szCs w:val="24"/>
                <w:rtl/>
              </w:rPr>
              <w:t xml:space="preserve">המראיין מכין את השאלות לקראת הריאיון, </w:t>
            </w:r>
            <w:r w:rsidR="007364C4">
              <w:rPr>
                <w:rFonts w:ascii="David" w:hAnsi="David" w:cs="David" w:hint="cs"/>
                <w:sz w:val="24"/>
                <w:szCs w:val="24"/>
                <w:rtl/>
              </w:rPr>
              <w:t>עליך לגזור את ציור הזקן ולהדביקו על שיפוד שתקבל</w:t>
            </w:r>
            <w:r w:rsidR="00C17657" w:rsidRPr="00C17657">
              <w:rPr>
                <w:rFonts w:ascii="David" w:hAnsi="David" w:cs="David" w:hint="cs"/>
                <w:sz w:val="24"/>
                <w:szCs w:val="24"/>
                <w:rtl/>
              </w:rPr>
              <w:t>.</w:t>
            </w:r>
            <w:r w:rsidR="007364C4">
              <w:rPr>
                <w:rFonts w:ascii="David" w:hAnsi="David" w:cs="David" w:hint="cs"/>
                <w:sz w:val="24"/>
                <w:szCs w:val="24"/>
                <w:rtl/>
              </w:rPr>
              <w:t xml:space="preserve"> במהלך הריאיון תצטרך להחזיק את הזקן צמוד לפניך.</w:t>
            </w:r>
          </w:p>
          <w:p w:rsidR="00C17657" w:rsidRDefault="007364C4" w:rsidP="007364C4">
            <w:pPr>
              <w:rPr>
                <w:ins w:id="44" w:author="מנהל" w:date="2016-05-13T18:08:00Z"/>
                <w:rFonts w:ascii="David" w:hAnsi="David" w:cs="David" w:hint="cs"/>
                <w:sz w:val="24"/>
                <w:szCs w:val="24"/>
                <w:rtl/>
              </w:rPr>
            </w:pPr>
            <w:proofErr w:type="spellStart"/>
            <w:r>
              <w:rPr>
                <w:rFonts w:ascii="David" w:hAnsi="David" w:cs="David" w:hint="cs"/>
                <w:sz w:val="24"/>
                <w:szCs w:val="24"/>
                <w:rtl/>
              </w:rPr>
              <w:t>הכל</w:t>
            </w:r>
            <w:proofErr w:type="spellEnd"/>
            <w:r>
              <w:rPr>
                <w:rFonts w:ascii="David" w:hAnsi="David" w:cs="David" w:hint="cs"/>
                <w:sz w:val="24"/>
                <w:szCs w:val="24"/>
                <w:rtl/>
              </w:rPr>
              <w:t xml:space="preserve"> מוכן לריאיון... </w:t>
            </w:r>
            <w:r w:rsidR="00C17657" w:rsidRPr="00C17657">
              <w:rPr>
                <w:rFonts w:ascii="David" w:hAnsi="David" w:cs="David" w:hint="cs"/>
                <w:sz w:val="24"/>
                <w:szCs w:val="24"/>
                <w:rtl/>
              </w:rPr>
              <w:t xml:space="preserve">על </w:t>
            </w:r>
            <w:r>
              <w:rPr>
                <w:rFonts w:ascii="David" w:hAnsi="David" w:cs="David" w:hint="cs"/>
                <w:sz w:val="24"/>
                <w:szCs w:val="24"/>
                <w:rtl/>
              </w:rPr>
              <w:t>המרואיין(</w:t>
            </w:r>
            <w:r w:rsidR="00C17657" w:rsidRPr="00C17657">
              <w:rPr>
                <w:rFonts w:ascii="David" w:hAnsi="David" w:cs="David" w:hint="cs"/>
                <w:sz w:val="24"/>
                <w:szCs w:val="24"/>
                <w:rtl/>
              </w:rPr>
              <w:t>הרצל</w:t>
            </w:r>
            <w:r>
              <w:rPr>
                <w:rFonts w:ascii="David" w:hAnsi="David" w:cs="David" w:hint="cs"/>
                <w:sz w:val="24"/>
                <w:szCs w:val="24"/>
                <w:rtl/>
              </w:rPr>
              <w:t>)</w:t>
            </w:r>
            <w:r w:rsidR="00C17657" w:rsidRPr="00C17657">
              <w:rPr>
                <w:rFonts w:ascii="David" w:hAnsi="David" w:cs="David" w:hint="cs"/>
                <w:sz w:val="24"/>
                <w:szCs w:val="24"/>
                <w:rtl/>
              </w:rPr>
              <w:t xml:space="preserve"> לענות על השאלות מתוך הטקסט. גם השאלות וגם התשובות צריכות להיות כתובות</w:t>
            </w:r>
            <w:r>
              <w:rPr>
                <w:rFonts w:ascii="David" w:hAnsi="David" w:cs="David" w:hint="cs"/>
                <w:sz w:val="24"/>
                <w:szCs w:val="24"/>
                <w:rtl/>
              </w:rPr>
              <w:t xml:space="preserve"> על דף"</w:t>
            </w:r>
            <w:r w:rsidR="00C17657" w:rsidRPr="00C17657">
              <w:rPr>
                <w:rFonts w:ascii="David" w:hAnsi="David" w:cs="David" w:hint="cs"/>
                <w:sz w:val="24"/>
                <w:szCs w:val="24"/>
                <w:rtl/>
              </w:rPr>
              <w:t>.</w:t>
            </w:r>
          </w:p>
          <w:p w:rsidR="00A67C7F" w:rsidRDefault="00A67C7F" w:rsidP="007364C4">
            <w:pPr>
              <w:rPr>
                <w:rFonts w:ascii="David" w:hAnsi="David" w:cs="David"/>
                <w:sz w:val="24"/>
                <w:szCs w:val="24"/>
                <w:rtl/>
              </w:rPr>
            </w:pPr>
            <w:ins w:id="45" w:author="מנהל" w:date="2016-05-13T18:08:00Z">
              <w:r>
                <w:rPr>
                  <w:rFonts w:ascii="David" w:hAnsi="David" w:cs="David" w:hint="cs"/>
                  <w:sz w:val="24"/>
                  <w:szCs w:val="24"/>
                  <w:rtl/>
                </w:rPr>
                <w:t xml:space="preserve">בזמן שהתלמידים יעבדו בחרי קבוצת תלמידים למפגש אתך. רשמי את שמות התלמידים , כתבי בשיקול הדעת מדוע </w:t>
              </w:r>
              <w:r>
                <w:rPr>
                  <w:rFonts w:ascii="David" w:hAnsi="David" w:cs="David" w:hint="cs"/>
                  <w:sz w:val="24"/>
                  <w:szCs w:val="24"/>
                  <w:rtl/>
                </w:rPr>
                <w:lastRenderedPageBreak/>
                <w:t xml:space="preserve">בחרת בתלמידים אלה. </w:t>
              </w:r>
            </w:ins>
            <w:ins w:id="46" w:author="מנהל" w:date="2016-05-13T18:09:00Z">
              <w:r>
                <w:rPr>
                  <w:rFonts w:ascii="David" w:hAnsi="David" w:cs="David" w:hint="cs"/>
                  <w:sz w:val="24"/>
                  <w:szCs w:val="24"/>
                  <w:rtl/>
                </w:rPr>
                <w:t>כתבי מה תעשי איתם.</w:t>
              </w:r>
            </w:ins>
          </w:p>
          <w:p w:rsidR="00755F81" w:rsidRDefault="00755F81" w:rsidP="007364C4">
            <w:pPr>
              <w:rPr>
                <w:rFonts w:ascii="David" w:hAnsi="David" w:cs="David"/>
                <w:sz w:val="24"/>
                <w:szCs w:val="24"/>
                <w:rtl/>
              </w:rPr>
            </w:pPr>
          </w:p>
          <w:p w:rsidR="003E3E2D" w:rsidRPr="003E3E2D" w:rsidRDefault="00755F81" w:rsidP="0040383F">
            <w:pPr>
              <w:rPr>
                <w:rFonts w:cs="David"/>
                <w:sz w:val="24"/>
                <w:szCs w:val="24"/>
                <w:rtl/>
              </w:rPr>
            </w:pPr>
            <w:proofErr w:type="spellStart"/>
            <w:r>
              <w:rPr>
                <w:rFonts w:ascii="David" w:hAnsi="David" w:cs="David" w:hint="cs"/>
                <w:sz w:val="24"/>
                <w:szCs w:val="24"/>
                <w:rtl/>
              </w:rPr>
              <w:t>ד.</w:t>
            </w:r>
            <w:r w:rsidR="007364C4">
              <w:rPr>
                <w:rFonts w:ascii="David" w:hAnsi="David" w:cs="David" w:hint="cs"/>
                <w:sz w:val="24"/>
                <w:szCs w:val="24"/>
                <w:rtl/>
              </w:rPr>
              <w:t>לאחר</w:t>
            </w:r>
            <w:proofErr w:type="spellEnd"/>
            <w:r w:rsidR="007364C4">
              <w:rPr>
                <w:rFonts w:ascii="David" w:hAnsi="David" w:cs="David" w:hint="cs"/>
                <w:sz w:val="24"/>
                <w:szCs w:val="24"/>
                <w:rtl/>
              </w:rPr>
              <w:t xml:space="preserve"> שהתלמידים יסיימו לראיין ולהתראיין, אזמין לקדמת הכיתה זוג אחד שישתף את כולם בריאיון.</w:t>
            </w:r>
            <w:r w:rsidR="0040383F">
              <w:rPr>
                <w:rFonts w:ascii="David" w:hAnsi="David" w:cs="David" w:hint="cs"/>
                <w:sz w:val="24"/>
                <w:szCs w:val="24"/>
                <w:rtl/>
              </w:rPr>
              <w:t xml:space="preserve"> שאר הכיתה שהאזינה לריאיון תצטרך להביע את דעתה. נוכל להיעזר במחוון שכתבנו על הלוח בתחילת השיעור ולראות האם הריאיון עומד בקריטריונים.</w:t>
            </w:r>
          </w:p>
          <w:p w:rsidR="003E3E2D" w:rsidRPr="003E3E2D" w:rsidRDefault="003E3E2D" w:rsidP="007364C4">
            <w:pPr>
              <w:ind w:left="720"/>
              <w:contextualSpacing/>
              <w:rPr>
                <w:rFonts w:cs="David"/>
                <w:sz w:val="24"/>
                <w:szCs w:val="24"/>
                <w:rtl/>
              </w:rPr>
            </w:pPr>
          </w:p>
        </w:tc>
        <w:tc>
          <w:tcPr>
            <w:tcW w:w="3778" w:type="dxa"/>
            <w:tcBorders>
              <w:top w:val="single" w:sz="4" w:space="0" w:color="auto"/>
              <w:left w:val="single" w:sz="4" w:space="0" w:color="auto"/>
              <w:bottom w:val="single" w:sz="4" w:space="0" w:color="auto"/>
              <w:right w:val="single" w:sz="4" w:space="0" w:color="auto"/>
            </w:tcBorders>
          </w:tcPr>
          <w:p w:rsidR="00814B9B" w:rsidRDefault="003E3E2D" w:rsidP="00814B9B">
            <w:pPr>
              <w:rPr>
                <w:rFonts w:ascii="David" w:hAnsi="David" w:cs="David"/>
                <w:sz w:val="24"/>
                <w:szCs w:val="24"/>
                <w:rtl/>
              </w:rPr>
            </w:pPr>
            <w:r w:rsidRPr="003E3E2D">
              <w:rPr>
                <w:rFonts w:ascii="David" w:hAnsi="David" w:cs="David"/>
                <w:sz w:val="24"/>
                <w:szCs w:val="24"/>
                <w:rtl/>
              </w:rPr>
              <w:lastRenderedPageBreak/>
              <w:t>1.</w:t>
            </w:r>
          </w:p>
          <w:p w:rsidR="00C17657" w:rsidRDefault="003E3E2D" w:rsidP="00814B9B">
            <w:pPr>
              <w:rPr>
                <w:rFonts w:ascii="David" w:hAnsi="David" w:cs="David"/>
                <w:sz w:val="24"/>
                <w:szCs w:val="24"/>
                <w:rtl/>
              </w:rPr>
            </w:pPr>
            <w:r w:rsidRPr="003E3E2D">
              <w:rPr>
                <w:rFonts w:ascii="David" w:hAnsi="David" w:cs="David"/>
                <w:sz w:val="24"/>
                <w:szCs w:val="24"/>
                <w:rtl/>
              </w:rPr>
              <w:t>א.</w:t>
            </w:r>
            <w:r w:rsidR="00C17657" w:rsidRPr="003E3E2D">
              <w:rPr>
                <w:rFonts w:ascii="David" w:hAnsi="David" w:cs="David"/>
                <w:sz w:val="24"/>
                <w:szCs w:val="24"/>
                <w:rtl/>
              </w:rPr>
              <w:t xml:space="preserve"> פתיחת השיעור באמצעות גירוי, מעורר חשיבה וסקרנות בקרב התלמידים לגבי נושא השיעור.</w:t>
            </w:r>
          </w:p>
          <w:p w:rsidR="00C17657" w:rsidRDefault="00C17657" w:rsidP="003E3E2D">
            <w:pPr>
              <w:rPr>
                <w:rFonts w:ascii="David" w:hAnsi="David" w:cs="David"/>
                <w:sz w:val="24"/>
                <w:szCs w:val="24"/>
                <w:rtl/>
              </w:rPr>
            </w:pPr>
          </w:p>
          <w:p w:rsidR="00C17657" w:rsidRDefault="00C17657" w:rsidP="003E3E2D">
            <w:pPr>
              <w:rPr>
                <w:rFonts w:ascii="David" w:hAnsi="David" w:cs="David"/>
                <w:sz w:val="24"/>
                <w:szCs w:val="24"/>
                <w:rtl/>
              </w:rPr>
            </w:pPr>
            <w:r w:rsidRPr="003E3E2D">
              <w:rPr>
                <w:rFonts w:ascii="David" w:hAnsi="David" w:cs="David"/>
                <w:sz w:val="24"/>
                <w:szCs w:val="24"/>
                <w:rtl/>
              </w:rPr>
              <w:t>התייחסות לתאריך חשובה לצורך הקשר בין נושא השיעור לבין הרלוונטיות שלו לחיי התלמידים.</w:t>
            </w:r>
          </w:p>
          <w:p w:rsidR="00C17657" w:rsidRDefault="00C17657" w:rsidP="003E3E2D">
            <w:pPr>
              <w:rPr>
                <w:rFonts w:ascii="David" w:hAnsi="David" w:cs="David"/>
                <w:sz w:val="24"/>
                <w:szCs w:val="24"/>
                <w:rtl/>
              </w:rPr>
            </w:pPr>
          </w:p>
          <w:p w:rsidR="00C17657" w:rsidRDefault="00C17657" w:rsidP="003E3E2D">
            <w:pPr>
              <w:rPr>
                <w:rFonts w:ascii="David" w:hAnsi="David" w:cs="David"/>
                <w:sz w:val="24"/>
                <w:szCs w:val="24"/>
                <w:rtl/>
              </w:rPr>
            </w:pPr>
            <w:r>
              <w:rPr>
                <w:rFonts w:ascii="David" w:hAnsi="David" w:cs="David" w:hint="cs"/>
                <w:sz w:val="24"/>
                <w:szCs w:val="24"/>
                <w:rtl/>
              </w:rPr>
              <w:t>-בסמוך ליום הולדתו לומדים על אישיותו.</w:t>
            </w:r>
          </w:p>
          <w:p w:rsidR="00C17657" w:rsidRDefault="00C17657" w:rsidP="003E3E2D">
            <w:pPr>
              <w:rPr>
                <w:rFonts w:ascii="David" w:hAnsi="David" w:cs="David"/>
                <w:sz w:val="24"/>
                <w:szCs w:val="24"/>
                <w:rtl/>
              </w:rPr>
            </w:pPr>
            <w:r>
              <w:rPr>
                <w:rFonts w:ascii="David" w:hAnsi="David" w:cs="David" w:hint="cs"/>
                <w:sz w:val="24"/>
                <w:szCs w:val="24"/>
                <w:rtl/>
              </w:rPr>
              <w:t>- מתבקש ללמוד על חוזה המדינה בסמוך לאירועי העצמאות.</w:t>
            </w:r>
          </w:p>
          <w:p w:rsidR="00C17657" w:rsidRDefault="00C17657" w:rsidP="003E3E2D">
            <w:pPr>
              <w:rPr>
                <w:rFonts w:ascii="David" w:hAnsi="David" w:cs="David"/>
                <w:sz w:val="24"/>
                <w:szCs w:val="24"/>
                <w:rtl/>
              </w:rPr>
            </w:pPr>
          </w:p>
          <w:p w:rsidR="00C17657" w:rsidRDefault="00C17657" w:rsidP="003E3E2D">
            <w:pPr>
              <w:rPr>
                <w:rFonts w:ascii="David" w:hAnsi="David" w:cs="David"/>
                <w:sz w:val="24"/>
                <w:szCs w:val="24"/>
                <w:rtl/>
              </w:rPr>
            </w:pPr>
          </w:p>
          <w:p w:rsidR="003E3E2D" w:rsidRDefault="007364C4" w:rsidP="007364C4">
            <w:pPr>
              <w:rPr>
                <w:rFonts w:ascii="David" w:hAnsi="David" w:cs="David"/>
                <w:sz w:val="24"/>
                <w:szCs w:val="24"/>
                <w:rtl/>
              </w:rPr>
            </w:pPr>
            <w:proofErr w:type="spellStart"/>
            <w:r>
              <w:rPr>
                <w:rFonts w:ascii="David" w:hAnsi="David" w:cs="David" w:hint="cs"/>
                <w:sz w:val="24"/>
                <w:szCs w:val="24"/>
                <w:rtl/>
              </w:rPr>
              <w:t>א.למידה</w:t>
            </w:r>
            <w:proofErr w:type="spellEnd"/>
            <w:r>
              <w:rPr>
                <w:rFonts w:ascii="David" w:hAnsi="David" w:cs="David" w:hint="cs"/>
                <w:sz w:val="24"/>
                <w:szCs w:val="24"/>
                <w:rtl/>
              </w:rPr>
              <w:t xml:space="preserve"> בצוות על הרצל מועילה יותר מעבודה יחידנית משום שאפשר להסביר אחד לשני, להעלות רעיונות, להוסיף על הכתוב מהידע שלי, לשתף במחשבות.</w:t>
            </w:r>
          </w:p>
          <w:p w:rsidR="007364C4" w:rsidRDefault="007364C4" w:rsidP="007364C4">
            <w:pPr>
              <w:rPr>
                <w:rFonts w:ascii="David" w:hAnsi="David" w:cs="David"/>
                <w:sz w:val="24"/>
                <w:szCs w:val="24"/>
                <w:rtl/>
              </w:rPr>
            </w:pPr>
            <w:r>
              <w:rPr>
                <w:rFonts w:ascii="David" w:hAnsi="David" w:cs="David" w:hint="cs"/>
                <w:sz w:val="24"/>
                <w:szCs w:val="24"/>
                <w:rtl/>
              </w:rPr>
              <w:t>המטרה בכך שאני אבחר מי יהיה המרואיין ומי המראיין:</w:t>
            </w:r>
          </w:p>
          <w:p w:rsidR="00755F81" w:rsidRPr="003E3E2D" w:rsidRDefault="00755F81" w:rsidP="00755F81">
            <w:pPr>
              <w:rPr>
                <w:rFonts w:ascii="David" w:hAnsi="David" w:cs="David"/>
                <w:sz w:val="24"/>
                <w:szCs w:val="24"/>
                <w:rtl/>
              </w:rPr>
            </w:pPr>
            <w:r>
              <w:rPr>
                <w:rFonts w:ascii="David" w:hAnsi="David" w:cs="David" w:hint="cs"/>
                <w:sz w:val="24"/>
                <w:szCs w:val="24"/>
                <w:rtl/>
              </w:rPr>
              <w:t>-מניעת ויכוחים על חלוקת תפקידים</w:t>
            </w:r>
          </w:p>
          <w:p w:rsidR="007364C4" w:rsidRDefault="007364C4" w:rsidP="00755F81">
            <w:pPr>
              <w:rPr>
                <w:rFonts w:ascii="David" w:hAnsi="David" w:cs="David"/>
                <w:sz w:val="24"/>
                <w:szCs w:val="24"/>
                <w:rtl/>
              </w:rPr>
            </w:pPr>
            <w:r>
              <w:rPr>
                <w:rFonts w:ascii="David" w:hAnsi="David" w:cs="David" w:hint="cs"/>
                <w:sz w:val="24"/>
                <w:szCs w:val="24"/>
                <w:rtl/>
              </w:rPr>
              <w:t xml:space="preserve">-על פי היכולות של התלמידים, אוכל לבחור בתלמידים מתקשים יותר להיות בתפקיד המרואיין </w:t>
            </w:r>
            <w:r w:rsidR="00755F81">
              <w:rPr>
                <w:rFonts w:ascii="David" w:hAnsi="David" w:cs="David" w:hint="cs"/>
                <w:sz w:val="24"/>
                <w:szCs w:val="24"/>
                <w:rtl/>
              </w:rPr>
              <w:t xml:space="preserve">שהוא יחסית תפקיד קל יותר. </w:t>
            </w:r>
            <w:r>
              <w:rPr>
                <w:rFonts w:ascii="David" w:hAnsi="David" w:cs="David" w:hint="cs"/>
                <w:sz w:val="24"/>
                <w:szCs w:val="24"/>
                <w:rtl/>
              </w:rPr>
              <w:t>או להיפך, לאתגר אותו ב</w:t>
            </w:r>
            <w:r w:rsidR="00755F81">
              <w:rPr>
                <w:rFonts w:ascii="David" w:hAnsi="David" w:cs="David" w:hint="cs"/>
                <w:sz w:val="24"/>
                <w:szCs w:val="24"/>
                <w:rtl/>
              </w:rPr>
              <w:t>להיות בתפקיד המראיין הנדרש לכתוב</w:t>
            </w:r>
            <w:r>
              <w:rPr>
                <w:rFonts w:ascii="David" w:hAnsi="David" w:cs="David" w:hint="cs"/>
                <w:sz w:val="24"/>
                <w:szCs w:val="24"/>
                <w:rtl/>
              </w:rPr>
              <w:t xml:space="preserve"> שאלות.</w:t>
            </w:r>
          </w:p>
          <w:p w:rsidR="003E3E2D" w:rsidRDefault="00755F81" w:rsidP="00814B9B">
            <w:pPr>
              <w:rPr>
                <w:rFonts w:ascii="David" w:hAnsi="David" w:cs="David"/>
                <w:sz w:val="24"/>
                <w:szCs w:val="24"/>
                <w:rtl/>
              </w:rPr>
            </w:pPr>
            <w:r>
              <w:rPr>
                <w:rFonts w:ascii="David" w:hAnsi="David" w:cs="David" w:hint="cs"/>
                <w:sz w:val="24"/>
                <w:szCs w:val="24"/>
                <w:rtl/>
              </w:rPr>
              <w:t>כמו כן, בחרתי במשימת ריאיון משום שכך התלמידים יוכלו להיכנס לנעליו של הרצל ולחוות בעצמם עד כמה שניתן את התחושות והמחשבות של הרצל, ואת רוח התקופה של פעם, טרם קום המדינה. כך תיווצר זיקה וקשר לדמותו של הרצל.</w:t>
            </w:r>
          </w:p>
          <w:p w:rsidR="007364C4" w:rsidRDefault="007364C4" w:rsidP="007364C4">
            <w:pPr>
              <w:contextualSpacing/>
              <w:rPr>
                <w:rFonts w:ascii="David" w:hAnsi="David" w:cs="David"/>
                <w:sz w:val="24"/>
                <w:szCs w:val="24"/>
                <w:rtl/>
              </w:rPr>
            </w:pPr>
          </w:p>
          <w:p w:rsidR="003E3E2D" w:rsidRPr="003E3E2D" w:rsidRDefault="003E3E2D" w:rsidP="003E3E2D">
            <w:pPr>
              <w:rPr>
                <w:rFonts w:ascii="David" w:hAnsi="David" w:cs="David"/>
                <w:sz w:val="24"/>
                <w:szCs w:val="24"/>
              </w:rPr>
            </w:pPr>
          </w:p>
          <w:p w:rsidR="003E3E2D" w:rsidRPr="003E3E2D" w:rsidRDefault="00755F81" w:rsidP="00755F81">
            <w:pPr>
              <w:contextualSpacing/>
              <w:rPr>
                <w:rFonts w:ascii="David" w:hAnsi="David" w:cs="David"/>
                <w:sz w:val="24"/>
                <w:szCs w:val="24"/>
                <w:rtl/>
              </w:rPr>
            </w:pPr>
            <w:proofErr w:type="spellStart"/>
            <w:r>
              <w:rPr>
                <w:rFonts w:ascii="David" w:hAnsi="David" w:cs="David" w:hint="cs"/>
                <w:sz w:val="24"/>
                <w:szCs w:val="24"/>
                <w:rtl/>
              </w:rPr>
              <w:t>ב.</w:t>
            </w:r>
            <w:r w:rsidR="003E3E2D" w:rsidRPr="003E3E2D">
              <w:rPr>
                <w:rFonts w:ascii="David" w:hAnsi="David" w:cs="David"/>
                <w:sz w:val="24"/>
                <w:szCs w:val="24"/>
                <w:rtl/>
              </w:rPr>
              <w:t>עמידה</w:t>
            </w:r>
            <w:proofErr w:type="spellEnd"/>
            <w:r w:rsidR="003E3E2D" w:rsidRPr="003E3E2D">
              <w:rPr>
                <w:rFonts w:ascii="David" w:hAnsi="David" w:cs="David"/>
                <w:sz w:val="24"/>
                <w:szCs w:val="24"/>
                <w:rtl/>
              </w:rPr>
              <w:t xml:space="preserve"> על מאפייני ה</w:t>
            </w:r>
            <w:r>
              <w:rPr>
                <w:rFonts w:ascii="David" w:hAnsi="David" w:cs="David" w:hint="cs"/>
                <w:sz w:val="24"/>
                <w:szCs w:val="24"/>
                <w:rtl/>
              </w:rPr>
              <w:t>ריאיון</w:t>
            </w:r>
            <w:r w:rsidR="003E3E2D" w:rsidRPr="003E3E2D">
              <w:rPr>
                <w:rFonts w:ascii="David" w:hAnsi="David" w:cs="David"/>
                <w:sz w:val="24"/>
                <w:szCs w:val="24"/>
                <w:rtl/>
              </w:rPr>
              <w:t xml:space="preserve"> תאפשר לילדים מעין מחוון לכתיבתו ותעזור להם לדעת </w:t>
            </w:r>
            <w:r>
              <w:rPr>
                <w:rFonts w:ascii="David" w:hAnsi="David" w:cs="David" w:hint="cs"/>
                <w:sz w:val="24"/>
                <w:szCs w:val="24"/>
                <w:rtl/>
              </w:rPr>
              <w:t>כיצד להכין את השאלות לריאיון וכיצד לענות על התשובות הנשאלות.</w:t>
            </w: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3E3E2D" w:rsidRPr="003E3E2D" w:rsidRDefault="003E3E2D" w:rsidP="003E3E2D">
            <w:pPr>
              <w:rPr>
                <w:rFonts w:ascii="David" w:hAnsi="David" w:cs="David"/>
                <w:sz w:val="24"/>
                <w:szCs w:val="24"/>
                <w:rtl/>
              </w:rPr>
            </w:pPr>
          </w:p>
          <w:p w:rsidR="00755F81" w:rsidRPr="00755F81" w:rsidRDefault="00814B9B" w:rsidP="00755F81">
            <w:pPr>
              <w:rPr>
                <w:rFonts w:ascii="David" w:hAnsi="David" w:cs="David"/>
                <w:sz w:val="24"/>
                <w:szCs w:val="24"/>
                <w:rtl/>
              </w:rPr>
            </w:pPr>
            <w:r>
              <w:rPr>
                <w:rFonts w:ascii="David" w:hAnsi="David" w:cs="David" w:hint="cs"/>
                <w:sz w:val="24"/>
                <w:szCs w:val="24"/>
                <w:rtl/>
              </w:rPr>
              <w:t>ג</w:t>
            </w:r>
            <w:r w:rsidR="00755F81">
              <w:rPr>
                <w:rFonts w:ascii="David" w:hAnsi="David" w:cs="David" w:hint="cs"/>
                <w:sz w:val="24"/>
                <w:szCs w:val="24"/>
                <w:rtl/>
              </w:rPr>
              <w:t>.</w:t>
            </w:r>
            <w:ins w:id="47" w:author="מנהל" w:date="2016-05-13T17:47:00Z">
              <w:r w:rsidR="004516B3">
                <w:rPr>
                  <w:rFonts w:ascii="David" w:hAnsi="David" w:cs="David" w:hint="cs"/>
                  <w:sz w:val="24"/>
                  <w:szCs w:val="24"/>
                  <w:rtl/>
                </w:rPr>
                <w:t xml:space="preserve"> </w:t>
              </w:r>
            </w:ins>
            <w:r w:rsidR="00755F81">
              <w:rPr>
                <w:rFonts w:ascii="David" w:hAnsi="David" w:cs="David" w:hint="cs"/>
                <w:sz w:val="24"/>
                <w:szCs w:val="24"/>
                <w:rtl/>
              </w:rPr>
              <w:t>מהשיעורים הקודמים למדתי שהמשימה צריכה להיות ברורה ומובנת לתלמידים. כמו כן, המשימה צריכה להיות לנגד עיניהם של התלמידים, משום שיש כאלה ששכחו, לא הבינו עד הסוף, עומס הוראות קשה להם(המצגת נותנת מענה לקשיים אלו בכך שהיא מפרטת שלב שלב מה נדרש לעשות)</w:t>
            </w: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755F81" w:rsidRDefault="00755F81" w:rsidP="00755F81">
            <w:pPr>
              <w:contextualSpacing/>
              <w:rPr>
                <w:rFonts w:ascii="David" w:hAnsi="David" w:cs="David"/>
                <w:sz w:val="24"/>
                <w:szCs w:val="24"/>
                <w:rtl/>
              </w:rPr>
            </w:pPr>
          </w:p>
          <w:p w:rsidR="003E3E2D" w:rsidRPr="003E3E2D" w:rsidRDefault="00755F81" w:rsidP="00755F81">
            <w:pPr>
              <w:contextualSpacing/>
              <w:rPr>
                <w:rFonts w:ascii="David" w:hAnsi="David" w:cs="David"/>
                <w:sz w:val="24"/>
                <w:szCs w:val="24"/>
              </w:rPr>
            </w:pPr>
            <w:r>
              <w:rPr>
                <w:rFonts w:ascii="David" w:hAnsi="David" w:cs="David" w:hint="cs"/>
                <w:sz w:val="24"/>
                <w:szCs w:val="24"/>
                <w:rtl/>
              </w:rPr>
              <w:t>ד.</w:t>
            </w:r>
            <w:ins w:id="48" w:author="מנהל" w:date="2016-05-13T17:47:00Z">
              <w:r w:rsidR="004516B3">
                <w:rPr>
                  <w:rFonts w:ascii="David" w:hAnsi="David" w:cs="David" w:hint="cs"/>
                  <w:sz w:val="24"/>
                  <w:szCs w:val="24"/>
                  <w:rtl/>
                </w:rPr>
                <w:t xml:space="preserve"> </w:t>
              </w:r>
            </w:ins>
            <w:r w:rsidR="003E3E2D" w:rsidRPr="003E3E2D">
              <w:rPr>
                <w:rFonts w:ascii="David" w:hAnsi="David" w:cs="David"/>
                <w:sz w:val="24"/>
                <w:szCs w:val="24"/>
                <w:rtl/>
              </w:rPr>
              <w:t>הילדים מאוד אוהבים להציג בפני הכיתה את התוצרים שעמלו</w:t>
            </w:r>
            <w:r>
              <w:rPr>
                <w:rFonts w:ascii="David" w:hAnsi="David" w:cs="David"/>
                <w:sz w:val="24"/>
                <w:szCs w:val="24"/>
                <w:rtl/>
              </w:rPr>
              <w:t xml:space="preserve"> עליהם. בכך שיציגו את </w:t>
            </w:r>
            <w:r>
              <w:rPr>
                <w:rFonts w:ascii="David" w:hAnsi="David" w:cs="David" w:hint="cs"/>
                <w:sz w:val="24"/>
                <w:szCs w:val="24"/>
                <w:rtl/>
              </w:rPr>
              <w:t>הריאיון שבעצמם יצרו,</w:t>
            </w:r>
            <w:r w:rsidR="003E3E2D" w:rsidRPr="003E3E2D">
              <w:rPr>
                <w:rFonts w:ascii="David" w:hAnsi="David" w:cs="David"/>
                <w:sz w:val="24"/>
                <w:szCs w:val="24"/>
                <w:rtl/>
              </w:rPr>
              <w:t xml:space="preserve"> נוכל לראות עד כמה למדו מהלמידה המשותפת</w:t>
            </w:r>
            <w:r>
              <w:rPr>
                <w:rFonts w:ascii="David" w:hAnsi="David" w:cs="David" w:hint="cs"/>
                <w:sz w:val="24"/>
                <w:szCs w:val="24"/>
                <w:rtl/>
              </w:rPr>
              <w:t xml:space="preserve"> בזוגות</w:t>
            </w:r>
            <w:r w:rsidR="003E3E2D" w:rsidRPr="003E3E2D">
              <w:rPr>
                <w:rFonts w:ascii="David" w:hAnsi="David" w:cs="David"/>
                <w:sz w:val="24"/>
                <w:szCs w:val="24"/>
                <w:rtl/>
              </w:rPr>
              <w:t xml:space="preserve">. </w:t>
            </w:r>
          </w:p>
          <w:p w:rsidR="003E3E2D" w:rsidRPr="003E3E2D" w:rsidRDefault="003E3E2D" w:rsidP="003E3E2D">
            <w:pPr>
              <w:ind w:left="284"/>
              <w:rPr>
                <w:rFonts w:ascii="David" w:hAnsi="David" w:cs="David"/>
                <w:sz w:val="24"/>
                <w:szCs w:val="24"/>
              </w:rPr>
            </w:pPr>
          </w:p>
        </w:tc>
      </w:tr>
      <w:tr w:rsidR="003E3E2D" w:rsidRPr="003E3E2D" w:rsidTr="00C17657">
        <w:tc>
          <w:tcPr>
            <w:tcW w:w="1101" w:type="dxa"/>
            <w:tcBorders>
              <w:top w:val="single" w:sz="4" w:space="0" w:color="auto"/>
              <w:left w:val="single" w:sz="4" w:space="0" w:color="auto"/>
              <w:bottom w:val="single" w:sz="4" w:space="0" w:color="auto"/>
              <w:right w:val="single" w:sz="4" w:space="0" w:color="auto"/>
            </w:tcBorders>
            <w:hideMark/>
          </w:tcPr>
          <w:p w:rsidR="003E3E2D" w:rsidRPr="003E3E2D" w:rsidRDefault="0040383F" w:rsidP="003E3E2D">
            <w:pPr>
              <w:rPr>
                <w:rFonts w:ascii="David" w:hAnsi="David" w:cs="David"/>
                <w:sz w:val="24"/>
                <w:szCs w:val="24"/>
                <w:rtl/>
              </w:rPr>
            </w:pPr>
            <w:r>
              <w:rPr>
                <w:rFonts w:ascii="David" w:hAnsi="David" w:cs="David" w:hint="cs"/>
                <w:sz w:val="24"/>
                <w:szCs w:val="24"/>
                <w:rtl/>
              </w:rPr>
              <w:lastRenderedPageBreak/>
              <w:t>5</w:t>
            </w:r>
            <w:r w:rsidR="003E3E2D" w:rsidRPr="003E3E2D">
              <w:rPr>
                <w:rFonts w:ascii="David" w:hAnsi="David" w:cs="David"/>
                <w:sz w:val="24"/>
                <w:szCs w:val="24"/>
                <w:rtl/>
              </w:rPr>
              <w:t xml:space="preserve"> דקות</w:t>
            </w:r>
          </w:p>
        </w:tc>
        <w:tc>
          <w:tcPr>
            <w:tcW w:w="376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3E3E2D">
            <w:pPr>
              <w:rPr>
                <w:rFonts w:ascii="David" w:hAnsi="David" w:cs="David"/>
                <w:sz w:val="24"/>
                <w:szCs w:val="24"/>
                <w:u w:val="single"/>
                <w:rtl/>
              </w:rPr>
            </w:pPr>
            <w:r w:rsidRPr="003E3E2D">
              <w:rPr>
                <w:rFonts w:ascii="David" w:hAnsi="David" w:cs="David"/>
                <w:sz w:val="24"/>
                <w:szCs w:val="24"/>
                <w:u w:val="single"/>
                <w:rtl/>
              </w:rPr>
              <w:t>4. סיכום</w:t>
            </w:r>
          </w:p>
          <w:p w:rsidR="003E3E2D" w:rsidRPr="003E3E2D" w:rsidRDefault="003E3E2D" w:rsidP="00442EFC">
            <w:pPr>
              <w:rPr>
                <w:rFonts w:ascii="David" w:hAnsi="David" w:cs="David"/>
                <w:sz w:val="24"/>
                <w:szCs w:val="24"/>
                <w:rtl/>
              </w:rPr>
            </w:pPr>
            <w:r w:rsidRPr="00442EFC">
              <w:rPr>
                <w:rFonts w:ascii="David" w:hAnsi="David" w:cs="David"/>
                <w:sz w:val="24"/>
                <w:szCs w:val="24"/>
                <w:rtl/>
              </w:rPr>
              <w:t xml:space="preserve">אשאל את הילדים, בעקבות הנלמד בשיעור </w:t>
            </w:r>
            <w:r w:rsidR="00442EFC">
              <w:rPr>
                <w:rFonts w:ascii="David" w:hAnsi="David" w:cs="David" w:hint="cs"/>
                <w:sz w:val="24"/>
                <w:szCs w:val="24"/>
                <w:rtl/>
              </w:rPr>
              <w:t>מה למדו על דרכי הפעולה של הרצל טרם הקמת המדינה? מה הם לומדים מחזונו ומשאיפותיו ברמה האישית?</w:t>
            </w:r>
          </w:p>
        </w:tc>
        <w:tc>
          <w:tcPr>
            <w:tcW w:w="3778" w:type="dxa"/>
            <w:tcBorders>
              <w:top w:val="single" w:sz="4" w:space="0" w:color="auto"/>
              <w:left w:val="single" w:sz="4" w:space="0" w:color="auto"/>
              <w:bottom w:val="single" w:sz="4" w:space="0" w:color="auto"/>
              <w:right w:val="single" w:sz="4" w:space="0" w:color="auto"/>
            </w:tcBorders>
            <w:hideMark/>
          </w:tcPr>
          <w:p w:rsidR="003E3E2D" w:rsidRPr="003E3E2D" w:rsidRDefault="003E3E2D" w:rsidP="00442EFC">
            <w:pPr>
              <w:rPr>
                <w:rFonts w:ascii="David" w:hAnsi="David" w:cs="David"/>
                <w:sz w:val="24"/>
                <w:szCs w:val="24"/>
                <w:rtl/>
              </w:rPr>
            </w:pPr>
            <w:r w:rsidRPr="003E3E2D">
              <w:rPr>
                <w:rFonts w:ascii="David" w:hAnsi="David" w:cs="David"/>
                <w:sz w:val="24"/>
                <w:szCs w:val="24"/>
                <w:rtl/>
              </w:rPr>
              <w:t xml:space="preserve">4. בירור זה </w:t>
            </w:r>
            <w:r w:rsidR="00442EFC">
              <w:rPr>
                <w:rFonts w:ascii="David" w:hAnsi="David" w:cs="David"/>
                <w:sz w:val="24"/>
                <w:szCs w:val="24"/>
                <w:rtl/>
              </w:rPr>
              <w:t>עם התלמידים חשוב להבין מה למדו</w:t>
            </w:r>
            <w:r w:rsidRPr="003E3E2D">
              <w:rPr>
                <w:rFonts w:ascii="David" w:hAnsi="David" w:cs="David"/>
                <w:sz w:val="24"/>
                <w:szCs w:val="24"/>
                <w:rtl/>
              </w:rPr>
              <w:t>. זיקוק התובנות בסוף השיעור מעיד על הידע החדש שנרכש.</w:t>
            </w:r>
          </w:p>
        </w:tc>
      </w:tr>
    </w:tbl>
    <w:p w:rsidR="007E2A3E" w:rsidRDefault="007E2A3E" w:rsidP="007E2A3E">
      <w:pPr>
        <w:rPr>
          <w:rtl/>
        </w:rPr>
      </w:pPr>
    </w:p>
    <w:p w:rsidR="00814B9B" w:rsidRDefault="00814B9B" w:rsidP="007E2A3E">
      <w:pPr>
        <w:rPr>
          <w:rtl/>
        </w:rPr>
      </w:pPr>
    </w:p>
    <w:p w:rsidR="00EB1F52" w:rsidRDefault="00EB1F52">
      <w:pPr>
        <w:bidi w:val="0"/>
        <w:rPr>
          <w:rtl/>
        </w:rPr>
      </w:pPr>
      <w:r>
        <w:rPr>
          <w:rtl/>
        </w:rPr>
        <w:br w:type="page"/>
      </w:r>
    </w:p>
    <w:p w:rsidR="00C85911" w:rsidRPr="008A23E9" w:rsidRDefault="00C85911" w:rsidP="00C85911">
      <w:pPr>
        <w:spacing w:after="0" w:line="360" w:lineRule="auto"/>
        <w:rPr>
          <w:rFonts w:ascii="David" w:eastAsia="Times New Roman" w:hAnsi="David" w:cs="David"/>
          <w:sz w:val="24"/>
          <w:szCs w:val="24"/>
          <w:rtl/>
        </w:rPr>
      </w:pPr>
      <w:r w:rsidRPr="008A23E9">
        <w:rPr>
          <w:rFonts w:ascii="David" w:eastAsia="Times New Roman" w:hAnsi="David" w:cs="David" w:hint="cs"/>
          <w:sz w:val="24"/>
          <w:szCs w:val="24"/>
          <w:rtl/>
        </w:rPr>
        <w:lastRenderedPageBreak/>
        <w:t>בס"ד</w:t>
      </w:r>
    </w:p>
    <w:p w:rsidR="00C85911" w:rsidRPr="00AF614C" w:rsidRDefault="00C85911" w:rsidP="00C85911">
      <w:pPr>
        <w:spacing w:after="0" w:line="360" w:lineRule="auto"/>
        <w:ind w:left="2880"/>
        <w:rPr>
          <w:rFonts w:ascii="David" w:eastAsia="Times New Roman" w:hAnsi="David" w:cs="David"/>
          <w:sz w:val="32"/>
          <w:szCs w:val="32"/>
          <w:rtl/>
        </w:rPr>
      </w:pPr>
      <w:r w:rsidRPr="00AF614C">
        <w:rPr>
          <w:rFonts w:ascii="David" w:eastAsia="Times New Roman" w:hAnsi="David" w:cs="David" w:hint="cs"/>
          <w:b/>
          <w:bCs/>
          <w:sz w:val="32"/>
          <w:szCs w:val="32"/>
          <w:rtl/>
        </w:rPr>
        <w:t>בנימין זאב תאודור הרצל</w:t>
      </w:r>
      <w:r w:rsidRPr="00AF614C">
        <w:rPr>
          <w:rFonts w:ascii="David" w:eastAsia="Times New Roman" w:hAnsi="David" w:cs="David"/>
          <w:sz w:val="32"/>
          <w:szCs w:val="32"/>
        </w:rPr>
        <w:br/>
      </w:r>
    </w:p>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 xml:space="preserve">לפני 246 שנים, בתאריך י' באייר </w:t>
      </w:r>
      <w:proofErr w:type="spellStart"/>
      <w:r>
        <w:rPr>
          <w:rFonts w:ascii="David" w:eastAsia="Times New Roman" w:hAnsi="David" w:cs="David" w:hint="cs"/>
          <w:color w:val="000000"/>
          <w:sz w:val="24"/>
          <w:szCs w:val="24"/>
          <w:rtl/>
        </w:rPr>
        <w:t>תר"ך</w:t>
      </w:r>
      <w:proofErr w:type="spellEnd"/>
      <w:r>
        <w:rPr>
          <w:rFonts w:ascii="David" w:eastAsia="Times New Roman" w:hAnsi="David" w:cs="David" w:hint="cs"/>
          <w:color w:val="000000"/>
          <w:sz w:val="24"/>
          <w:szCs w:val="24"/>
          <w:rtl/>
        </w:rPr>
        <w:t xml:space="preserve">, </w:t>
      </w:r>
      <w:ins w:id="49" w:author="מנהל" w:date="2016-05-13T17:49:00Z">
        <w:r w:rsidR="004516B3" w:rsidRPr="004516B3">
          <w:rPr>
            <w:rFonts w:ascii="David" w:eastAsia="Times New Roman" w:hAnsi="David" w:cs="David"/>
            <w:color w:val="000000"/>
            <w:sz w:val="24"/>
            <w:szCs w:val="24"/>
            <w:rtl/>
          </w:rPr>
          <w:t xml:space="preserve">2 </w:t>
        </w:r>
        <w:r w:rsidR="004516B3" w:rsidRPr="004516B3">
          <w:rPr>
            <w:rFonts w:ascii="David" w:eastAsia="Times New Roman" w:hAnsi="David" w:cs="David" w:hint="cs"/>
            <w:color w:val="000000"/>
            <w:sz w:val="24"/>
            <w:szCs w:val="24"/>
            <w:rtl/>
          </w:rPr>
          <w:t>במאי</w:t>
        </w:r>
        <w:r w:rsidR="004516B3" w:rsidRPr="004516B3">
          <w:rPr>
            <w:rFonts w:ascii="David" w:eastAsia="Times New Roman" w:hAnsi="David" w:cs="David"/>
            <w:color w:val="000000"/>
            <w:sz w:val="24"/>
            <w:szCs w:val="24"/>
            <w:rtl/>
          </w:rPr>
          <w:t xml:space="preserve"> 1860</w:t>
        </w:r>
        <w:r w:rsidR="004516B3">
          <w:rPr>
            <w:rFonts w:ascii="David" w:eastAsia="Times New Roman" w:hAnsi="David" w:cs="David" w:hint="cs"/>
            <w:color w:val="000000"/>
            <w:sz w:val="24"/>
            <w:szCs w:val="24"/>
            <w:rtl/>
          </w:rPr>
          <w:t xml:space="preserve">, </w:t>
        </w:r>
      </w:ins>
      <w:r>
        <w:rPr>
          <w:rFonts w:ascii="David" w:eastAsia="Times New Roman" w:hAnsi="David" w:cs="David" w:hint="cs"/>
          <w:color w:val="000000"/>
          <w:sz w:val="24"/>
          <w:szCs w:val="24"/>
          <w:rtl/>
        </w:rPr>
        <w:t xml:space="preserve">נולד הרצל בעיר בודפשט בהונגריה. </w:t>
      </w:r>
      <w:r w:rsidRPr="003C45F9">
        <w:rPr>
          <w:rFonts w:ascii="David" w:eastAsia="Times New Roman" w:hAnsi="David" w:cs="David"/>
          <w:color w:val="000000"/>
          <w:sz w:val="24"/>
          <w:szCs w:val="24"/>
          <w:rtl/>
        </w:rPr>
        <w:t>הרצל סיים ל</w:t>
      </w:r>
      <w:r>
        <w:rPr>
          <w:rFonts w:ascii="David" w:eastAsia="Times New Roman" w:hAnsi="David" w:cs="David"/>
          <w:color w:val="000000"/>
          <w:sz w:val="24"/>
          <w:szCs w:val="24"/>
          <w:rtl/>
        </w:rPr>
        <w:t>ימודי משפטים</w:t>
      </w:r>
      <w:r w:rsidRPr="003C45F9">
        <w:rPr>
          <w:rFonts w:ascii="David" w:eastAsia="Times New Roman" w:hAnsi="David" w:cs="David"/>
          <w:color w:val="000000"/>
          <w:sz w:val="24"/>
          <w:szCs w:val="24"/>
          <w:rtl/>
        </w:rPr>
        <w:t>, אבל מעולם לא עסק בעריכת דין בגלל משיכתו לספרות ולתיאטרון. הוא כתב מספר מחזות שלא זכו להצלח</w:t>
      </w:r>
      <w:r>
        <w:rPr>
          <w:rFonts w:ascii="David" w:eastAsia="Times New Roman" w:hAnsi="David" w:cs="David"/>
          <w:color w:val="000000"/>
          <w:sz w:val="24"/>
          <w:szCs w:val="24"/>
          <w:rtl/>
        </w:rPr>
        <w:t>ה גדולה, והחל לעבוד כעיתונאי.</w:t>
      </w:r>
    </w:p>
    <w:p w:rsidR="00C85911" w:rsidRDefault="00C85911" w:rsidP="00C85911">
      <w:pPr>
        <w:spacing w:after="0" w:line="360" w:lineRule="auto"/>
        <w:rPr>
          <w:rFonts w:ascii="David" w:eastAsia="Times New Roman" w:hAnsi="David" w:cs="David"/>
          <w:color w:val="000000"/>
          <w:sz w:val="24"/>
          <w:szCs w:val="24"/>
          <w:rtl/>
        </w:rPr>
      </w:pPr>
    </w:p>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 xml:space="preserve">בשנת </w:t>
      </w:r>
      <w:r w:rsidRPr="003C45F9">
        <w:rPr>
          <w:rFonts w:ascii="David" w:eastAsia="Times New Roman" w:hAnsi="David" w:cs="David"/>
          <w:color w:val="000000"/>
          <w:sz w:val="24"/>
          <w:szCs w:val="24"/>
          <w:rtl/>
        </w:rPr>
        <w:t>1891 סיקר בפריז את משפט דרייפוס, שהשפיע מאוד על יחסו ליהודים ולציונות</w:t>
      </w:r>
      <w:r w:rsidRPr="003C45F9">
        <w:rPr>
          <w:rFonts w:ascii="David" w:eastAsia="Times New Roman" w:hAnsi="David" w:cs="David"/>
          <w:color w:val="000000"/>
          <w:sz w:val="24"/>
          <w:szCs w:val="24"/>
        </w:rPr>
        <w:t>.</w:t>
      </w:r>
      <w:r>
        <w:rPr>
          <w:rFonts w:ascii="David" w:eastAsia="Times New Roman" w:hAnsi="David" w:cs="David" w:hint="cs"/>
          <w:color w:val="000000"/>
          <w:sz w:val="24"/>
          <w:szCs w:val="24"/>
          <w:rtl/>
        </w:rPr>
        <w:t xml:space="preserve"> ב</w:t>
      </w:r>
      <w:r w:rsidRPr="00AF614C">
        <w:rPr>
          <w:rFonts w:ascii="David" w:eastAsia="Times New Roman" w:hAnsi="David" w:cs="David" w:hint="cs"/>
          <w:color w:val="000000"/>
          <w:sz w:val="24"/>
          <w:szCs w:val="24"/>
          <w:rtl/>
        </w:rPr>
        <w:t>עקבות</w:t>
      </w:r>
      <w:r w:rsidRPr="00AF614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המשפט,</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שוכנע</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הרצל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שעל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היהודים</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לעזוב</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את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הגולה</w:t>
      </w:r>
      <w:r>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ולהקים</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מדינה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יהודית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ריבונית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ועצמאית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כך</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החל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להתגבש</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אצלו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הרעיון</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הציוני</w:t>
      </w:r>
      <w:r w:rsidRPr="00AF614C">
        <w:rPr>
          <w:rFonts w:ascii="David" w:eastAsia="Times New Roman" w:hAnsi="David" w:cs="David"/>
          <w:color w:val="000000"/>
          <w:sz w:val="24"/>
          <w:szCs w:val="24"/>
          <w:rtl/>
        </w:rPr>
        <w:t>-</w:t>
      </w:r>
      <w:r w:rsidRPr="00AF614C">
        <w:rPr>
          <w:rFonts w:ascii="David" w:eastAsia="Times New Roman" w:hAnsi="David" w:cs="David" w:hint="cs"/>
          <w:color w:val="000000"/>
          <w:sz w:val="24"/>
          <w:szCs w:val="24"/>
          <w:rtl/>
        </w:rPr>
        <w:t>המדיני</w:t>
      </w:r>
      <w:r w:rsidRPr="00AF614C">
        <w:rPr>
          <w:rFonts w:ascii="David" w:eastAsia="Times New Roman" w:hAnsi="David" w:cs="David"/>
          <w:color w:val="000000"/>
          <w:sz w:val="24"/>
          <w:szCs w:val="24"/>
          <w:rtl/>
        </w:rPr>
        <w:t>.</w:t>
      </w:r>
      <w:r>
        <w:rPr>
          <w:rFonts w:ascii="David" w:eastAsia="Times New Roman" w:hAnsi="David" w:cs="David"/>
          <w:color w:val="000000"/>
          <w:sz w:val="24"/>
          <w:szCs w:val="24"/>
        </w:rPr>
        <w:t xml:space="preserve"> </w:t>
      </w:r>
      <w:r w:rsidRPr="003C45F9">
        <w:rPr>
          <w:rFonts w:ascii="David" w:eastAsia="Times New Roman" w:hAnsi="David" w:cs="David"/>
          <w:color w:val="000000"/>
          <w:sz w:val="24"/>
          <w:szCs w:val="24"/>
          <w:rtl/>
        </w:rPr>
        <w:t xml:space="preserve">את חזונו המדיני שטח הרצל על פני שני ספרים. </w:t>
      </w:r>
      <w:r w:rsidRPr="003C45F9">
        <w:rPr>
          <w:rFonts w:ascii="David" w:eastAsia="Times New Roman" w:hAnsi="David" w:cs="David"/>
          <w:noProof/>
          <w:sz w:val="24"/>
          <w:szCs w:val="24"/>
        </w:rPr>
        <w:drawing>
          <wp:anchor distT="0" distB="0" distL="0" distR="0" simplePos="0" relativeHeight="251662336" behindDoc="0" locked="0" layoutInCell="1" allowOverlap="0" wp14:anchorId="1904E4E8" wp14:editId="6BCE6980">
            <wp:simplePos x="0" y="0"/>
            <wp:positionH relativeFrom="column">
              <wp:posOffset>-889000</wp:posOffset>
            </wp:positionH>
            <wp:positionV relativeFrom="line">
              <wp:posOffset>125730</wp:posOffset>
            </wp:positionV>
            <wp:extent cx="2019300" cy="1631315"/>
            <wp:effectExtent l="0" t="0" r="0" b="6985"/>
            <wp:wrapSquare wrapText="bothSides"/>
            <wp:docPr id="2" name="תמונה 2" descr="http://cdn.brainpop.com/he/he/new_common_images/images/10/103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brainpop.com/he/he/new_common_images/images/10/103550.jpg"/>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2019300"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David" w:eastAsia="Times New Roman" w:hAnsi="David" w:cs="David" w:hint="cs"/>
          <w:color w:val="000000"/>
          <w:sz w:val="24"/>
          <w:szCs w:val="24"/>
          <w:rtl/>
        </w:rPr>
        <w:t xml:space="preserve">הראשון </w:t>
      </w:r>
      <w:r>
        <w:rPr>
          <w:rFonts w:ascii="David" w:eastAsia="Times New Roman" w:hAnsi="David" w:cs="David"/>
          <w:color w:val="000000"/>
          <w:sz w:val="24"/>
          <w:szCs w:val="24"/>
          <w:rtl/>
        </w:rPr>
        <w:t>"מדינת היהודים" מ-1896</w:t>
      </w:r>
      <w:r>
        <w:rPr>
          <w:rFonts w:ascii="David" w:eastAsia="Times New Roman" w:hAnsi="David" w:cs="David" w:hint="cs"/>
          <w:color w:val="000000"/>
          <w:sz w:val="24"/>
          <w:szCs w:val="24"/>
          <w:rtl/>
        </w:rPr>
        <w:t xml:space="preserve">, </w:t>
      </w:r>
      <w:r w:rsidRPr="003C45F9">
        <w:rPr>
          <w:rFonts w:ascii="David" w:eastAsia="Times New Roman" w:hAnsi="David" w:cs="David"/>
          <w:color w:val="000000"/>
          <w:sz w:val="24"/>
          <w:szCs w:val="24"/>
          <w:rtl/>
        </w:rPr>
        <w:t>שרטט את דמותה של מדינת היהודים עד לפ</w:t>
      </w:r>
      <w:r>
        <w:rPr>
          <w:rFonts w:ascii="David" w:eastAsia="Times New Roman" w:hAnsi="David" w:cs="David"/>
          <w:color w:val="000000"/>
          <w:sz w:val="24"/>
          <w:szCs w:val="24"/>
          <w:rtl/>
        </w:rPr>
        <w:t>רטי פרטים של חיי היומיום. ו</w:t>
      </w:r>
      <w:r>
        <w:rPr>
          <w:rFonts w:ascii="David" w:eastAsia="Times New Roman" w:hAnsi="David" w:cs="David" w:hint="cs"/>
          <w:color w:val="000000"/>
          <w:sz w:val="24"/>
          <w:szCs w:val="24"/>
          <w:rtl/>
        </w:rPr>
        <w:t xml:space="preserve">בשני, </w:t>
      </w:r>
      <w:r>
        <w:rPr>
          <w:rFonts w:ascii="David" w:eastAsia="Times New Roman" w:hAnsi="David" w:cs="David"/>
          <w:color w:val="000000"/>
          <w:sz w:val="24"/>
          <w:szCs w:val="24"/>
          <w:rtl/>
        </w:rPr>
        <w:t xml:space="preserve">רומן </w:t>
      </w:r>
      <w:r w:rsidRPr="003C45F9">
        <w:rPr>
          <w:rFonts w:ascii="David" w:eastAsia="Times New Roman" w:hAnsi="David" w:cs="David"/>
          <w:color w:val="000000"/>
          <w:sz w:val="24"/>
          <w:szCs w:val="24"/>
          <w:rtl/>
        </w:rPr>
        <w:t xml:space="preserve">בדיוני </w:t>
      </w:r>
      <w:r>
        <w:rPr>
          <w:rFonts w:ascii="David" w:eastAsia="Times New Roman" w:hAnsi="David" w:cs="David" w:hint="cs"/>
          <w:color w:val="000000"/>
          <w:sz w:val="24"/>
          <w:szCs w:val="24"/>
          <w:rtl/>
        </w:rPr>
        <w:t xml:space="preserve">בשם </w:t>
      </w:r>
      <w:r w:rsidRPr="003C45F9">
        <w:rPr>
          <w:rFonts w:ascii="David" w:eastAsia="Times New Roman" w:hAnsi="David" w:cs="David"/>
          <w:color w:val="000000"/>
          <w:sz w:val="24"/>
          <w:szCs w:val="24"/>
          <w:rtl/>
        </w:rPr>
        <w:t>"</w:t>
      </w:r>
      <w:proofErr w:type="spellStart"/>
      <w:r w:rsidRPr="003C45F9">
        <w:rPr>
          <w:rFonts w:ascii="David" w:eastAsia="Times New Roman" w:hAnsi="David" w:cs="David"/>
          <w:color w:val="000000"/>
          <w:sz w:val="24"/>
          <w:szCs w:val="24"/>
          <w:rtl/>
        </w:rPr>
        <w:t>אלטנוילנד</w:t>
      </w:r>
      <w:proofErr w:type="spellEnd"/>
      <w:r w:rsidRPr="003C45F9">
        <w:rPr>
          <w:rFonts w:ascii="David" w:eastAsia="Times New Roman" w:hAnsi="David" w:cs="David"/>
          <w:color w:val="000000"/>
          <w:sz w:val="24"/>
          <w:szCs w:val="24"/>
          <w:rtl/>
        </w:rPr>
        <w:t xml:space="preserve">" (ארץ ישנה-חדשה) מ-1902 </w:t>
      </w:r>
      <w:r>
        <w:rPr>
          <w:rFonts w:ascii="David" w:eastAsia="Times New Roman" w:hAnsi="David" w:cs="David" w:hint="cs"/>
          <w:color w:val="000000"/>
          <w:sz w:val="24"/>
          <w:szCs w:val="24"/>
          <w:rtl/>
        </w:rPr>
        <w:t xml:space="preserve">, </w:t>
      </w:r>
      <w:r w:rsidRPr="003C45F9">
        <w:rPr>
          <w:rFonts w:ascii="David" w:eastAsia="Times New Roman" w:hAnsi="David" w:cs="David"/>
          <w:color w:val="000000"/>
          <w:sz w:val="24"/>
          <w:szCs w:val="24"/>
          <w:rtl/>
        </w:rPr>
        <w:t>תיאר את החיים במדינת היהודים</w:t>
      </w:r>
      <w:r>
        <w:rPr>
          <w:rFonts w:ascii="David" w:eastAsia="Times New Roman" w:hAnsi="David" w:cs="David"/>
          <w:color w:val="000000"/>
          <w:sz w:val="24"/>
          <w:szCs w:val="24"/>
        </w:rPr>
        <w:t xml:space="preserve"> </w:t>
      </w:r>
      <w:r>
        <w:rPr>
          <w:rFonts w:ascii="David" w:eastAsia="Times New Roman" w:hAnsi="David" w:cs="David" w:hint="cs"/>
          <w:color w:val="000000"/>
          <w:sz w:val="24"/>
          <w:szCs w:val="24"/>
          <w:rtl/>
        </w:rPr>
        <w:t xml:space="preserve"> על פי חזונו. </w:t>
      </w:r>
      <w:r w:rsidRPr="003C45F9">
        <w:rPr>
          <w:rFonts w:ascii="David" w:eastAsia="Times New Roman" w:hAnsi="David" w:cs="David"/>
          <w:color w:val="000000"/>
          <w:sz w:val="24"/>
          <w:szCs w:val="24"/>
          <w:rtl/>
        </w:rPr>
        <w:t xml:space="preserve">הרצל נודע במספר </w:t>
      </w:r>
      <w:proofErr w:type="spellStart"/>
      <w:r w:rsidRPr="003C45F9">
        <w:rPr>
          <w:rFonts w:ascii="David" w:eastAsia="Times New Roman" w:hAnsi="David" w:cs="David"/>
          <w:color w:val="000000"/>
          <w:sz w:val="24"/>
          <w:szCs w:val="24"/>
          <w:rtl/>
        </w:rPr>
        <w:t>א</w:t>
      </w:r>
      <w:r>
        <w:rPr>
          <w:rFonts w:ascii="David" w:eastAsia="Times New Roman" w:hAnsi="David" w:cs="David" w:hint="cs"/>
          <w:color w:val="000000"/>
          <w:sz w:val="24"/>
          <w:szCs w:val="24"/>
          <w:rtl/>
        </w:rPr>
        <w:t>י</w:t>
      </w:r>
      <w:r w:rsidRPr="003C45F9">
        <w:rPr>
          <w:rFonts w:ascii="David" w:eastAsia="Times New Roman" w:hAnsi="David" w:cs="David"/>
          <w:color w:val="000000"/>
          <w:sz w:val="24"/>
          <w:szCs w:val="24"/>
          <w:rtl/>
        </w:rPr>
        <w:t>מרות</w:t>
      </w:r>
      <w:proofErr w:type="spellEnd"/>
      <w:r w:rsidRPr="003C45F9">
        <w:rPr>
          <w:rFonts w:ascii="David" w:eastAsia="Times New Roman" w:hAnsi="David" w:cs="David"/>
          <w:color w:val="000000"/>
          <w:sz w:val="24"/>
          <w:szCs w:val="24"/>
          <w:rtl/>
        </w:rPr>
        <w:t xml:space="preserve"> שהפכו כבר מזמן למיתוס. בספרו "</w:t>
      </w:r>
      <w:proofErr w:type="spellStart"/>
      <w:r w:rsidRPr="003C45F9">
        <w:rPr>
          <w:rFonts w:ascii="David" w:eastAsia="Times New Roman" w:hAnsi="David" w:cs="David"/>
          <w:color w:val="000000"/>
          <w:sz w:val="24"/>
          <w:szCs w:val="24"/>
          <w:rtl/>
        </w:rPr>
        <w:t>אלטנוילנד</w:t>
      </w:r>
      <w:proofErr w:type="spellEnd"/>
      <w:r w:rsidRPr="003C45F9">
        <w:rPr>
          <w:rFonts w:ascii="David" w:eastAsia="Times New Roman" w:hAnsi="David" w:cs="David"/>
          <w:color w:val="000000"/>
          <w:sz w:val="24"/>
          <w:szCs w:val="24"/>
          <w:rtl/>
        </w:rPr>
        <w:t xml:space="preserve">" כתב: "אם תרצו אין זו אגדה... ואילו אם לא תרצו הרי כל אשר סיפרתי לכם אגדה הוא, ואגדה יוסיף להיות". ביומנו התייחס לקונגרס הציוני הראשון שיזם ב-1897: "אילו באתי לסכם את קונגרס באזל </w:t>
      </w:r>
      <w:proofErr w:type="spellStart"/>
      <w:r w:rsidRPr="003C45F9">
        <w:rPr>
          <w:rFonts w:ascii="David" w:eastAsia="Times New Roman" w:hAnsi="David" w:cs="David"/>
          <w:color w:val="000000"/>
          <w:sz w:val="24"/>
          <w:szCs w:val="24"/>
          <w:rtl/>
        </w:rPr>
        <w:t>בא</w:t>
      </w:r>
      <w:ins w:id="50" w:author="מנהל" w:date="2016-05-13T17:52:00Z">
        <w:r w:rsidR="004516B3">
          <w:rPr>
            <w:rFonts w:ascii="David" w:eastAsia="Times New Roman" w:hAnsi="David" w:cs="David" w:hint="cs"/>
            <w:color w:val="000000"/>
            <w:sz w:val="24"/>
            <w:szCs w:val="24"/>
            <w:rtl/>
          </w:rPr>
          <w:t>י</w:t>
        </w:r>
      </w:ins>
      <w:r w:rsidRPr="003C45F9">
        <w:rPr>
          <w:rFonts w:ascii="David" w:eastAsia="Times New Roman" w:hAnsi="David" w:cs="David"/>
          <w:color w:val="000000"/>
          <w:sz w:val="24"/>
          <w:szCs w:val="24"/>
          <w:rtl/>
        </w:rPr>
        <w:t>מרה</w:t>
      </w:r>
      <w:proofErr w:type="spellEnd"/>
      <w:r w:rsidRPr="003C45F9">
        <w:rPr>
          <w:rFonts w:ascii="David" w:eastAsia="Times New Roman" w:hAnsi="David" w:cs="David"/>
          <w:color w:val="000000"/>
          <w:sz w:val="24"/>
          <w:szCs w:val="24"/>
          <w:rtl/>
        </w:rPr>
        <w:t xml:space="preserve"> אחת, הרי הייתה זו: בבאזל ייסדתי את מדינת היהודים". </w:t>
      </w:r>
    </w:p>
    <w:p w:rsidR="00C85911" w:rsidRDefault="00C85911" w:rsidP="00C85911">
      <w:pPr>
        <w:spacing w:after="0" w:line="360" w:lineRule="auto"/>
        <w:rPr>
          <w:rFonts w:ascii="David" w:eastAsia="Times New Roman" w:hAnsi="David" w:cs="David"/>
          <w:color w:val="000000"/>
          <w:sz w:val="24"/>
          <w:szCs w:val="24"/>
          <w:rtl/>
        </w:rPr>
      </w:pP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color w:val="000000"/>
          <w:sz w:val="24"/>
          <w:szCs w:val="24"/>
          <w:rtl/>
        </w:rPr>
        <w:t>הרצל הבין את חשיבות הדגל כסמל לאומי, וכתב: "דגל אינו סתם מקל עם סמרטוט בראשו". הוא אף עיצב מספר הצעות לדגל המדינה. אחת מהן הייתה דגל לבן ובו שבעה כוכבים</w:t>
      </w:r>
      <w:r>
        <w:rPr>
          <w:rFonts w:ascii="David" w:eastAsia="Times New Roman" w:hAnsi="David" w:cs="David" w:hint="cs"/>
          <w:color w:val="000000"/>
          <w:sz w:val="24"/>
          <w:szCs w:val="24"/>
          <w:rtl/>
        </w:rPr>
        <w:t xml:space="preserve"> זהובים</w:t>
      </w:r>
      <w:r w:rsidRPr="003C45F9">
        <w:rPr>
          <w:rFonts w:ascii="David" w:eastAsia="Times New Roman" w:hAnsi="David" w:cs="David"/>
          <w:color w:val="000000"/>
          <w:sz w:val="24"/>
          <w:szCs w:val="24"/>
          <w:rtl/>
        </w:rPr>
        <w:t xml:space="preserve">, המייצגים את שבע שעות העבודה </w:t>
      </w:r>
      <w:r>
        <w:rPr>
          <w:rFonts w:ascii="David" w:eastAsia="Times New Roman" w:hAnsi="David" w:cs="David"/>
          <w:color w:val="000000"/>
          <w:sz w:val="24"/>
          <w:szCs w:val="24"/>
          <w:rtl/>
        </w:rPr>
        <w:t>היומיות שתכנן הרצל לפועל הישראל</w:t>
      </w:r>
      <w:r>
        <w:rPr>
          <w:rFonts w:ascii="David" w:eastAsia="Times New Roman" w:hAnsi="David" w:cs="David" w:hint="cs"/>
          <w:color w:val="000000"/>
          <w:sz w:val="24"/>
          <w:szCs w:val="24"/>
          <w:rtl/>
        </w:rPr>
        <w:t>י.</w:t>
      </w: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noProof/>
          <w:sz w:val="24"/>
          <w:szCs w:val="24"/>
        </w:rPr>
        <w:drawing>
          <wp:anchor distT="0" distB="0" distL="0" distR="0" simplePos="0" relativeHeight="251661312" behindDoc="0" locked="0" layoutInCell="1" allowOverlap="0" wp14:anchorId="0DD5E78E" wp14:editId="6220DD25">
            <wp:simplePos x="0" y="0"/>
            <wp:positionH relativeFrom="column">
              <wp:posOffset>-785412</wp:posOffset>
            </wp:positionH>
            <wp:positionV relativeFrom="line">
              <wp:posOffset>185420</wp:posOffset>
            </wp:positionV>
            <wp:extent cx="1685925" cy="1362075"/>
            <wp:effectExtent l="0" t="0" r="9525" b="9525"/>
            <wp:wrapSquare wrapText="bothSides"/>
            <wp:docPr id="3" name="תמונה 3" descr="http://cdn.brainpop.com/he/he/new_common_images/images/10/1035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brainpop.com/he/he/new_common_images/images/10/103549.jpg"/>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1685925"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5911" w:rsidRPr="0043691D" w:rsidRDefault="00C85911" w:rsidP="00C85911">
      <w:pPr>
        <w:spacing w:after="0" w:line="360" w:lineRule="auto"/>
        <w:rPr>
          <w:rFonts w:ascii="David" w:eastAsia="Times New Roman" w:hAnsi="David" w:cs="David"/>
          <w:color w:val="000000"/>
          <w:sz w:val="24"/>
          <w:szCs w:val="24"/>
        </w:rPr>
      </w:pPr>
      <w:r>
        <w:rPr>
          <w:rFonts w:ascii="David" w:eastAsia="Times New Roman" w:hAnsi="David" w:cs="David" w:hint="cs"/>
          <w:color w:val="000000"/>
          <w:sz w:val="24"/>
          <w:szCs w:val="24"/>
          <w:rtl/>
        </w:rPr>
        <w:t xml:space="preserve">הרצל עמל רבות על מנת למצוא חבל ארץ עבור היהודים, אשר יהווה כמקום קבע עבורם. הוא </w:t>
      </w:r>
      <w:r w:rsidRPr="003C45F9">
        <w:rPr>
          <w:rFonts w:ascii="David" w:eastAsia="Times New Roman" w:hAnsi="David" w:cs="David"/>
          <w:color w:val="000000"/>
          <w:sz w:val="24"/>
          <w:szCs w:val="24"/>
          <w:rtl/>
        </w:rPr>
        <w:t xml:space="preserve">נתקל בקשיים לממש את רעיונו בארץ ישראל, </w:t>
      </w:r>
      <w:r>
        <w:rPr>
          <w:rFonts w:ascii="David" w:eastAsia="Times New Roman" w:hAnsi="David" w:cs="David" w:hint="cs"/>
          <w:color w:val="000000"/>
          <w:sz w:val="24"/>
          <w:szCs w:val="24"/>
          <w:rtl/>
        </w:rPr>
        <w:t xml:space="preserve">לכן </w:t>
      </w:r>
      <w:r>
        <w:rPr>
          <w:rFonts w:ascii="David" w:eastAsia="Times New Roman" w:hAnsi="David" w:cs="David"/>
          <w:color w:val="000000"/>
          <w:sz w:val="24"/>
          <w:szCs w:val="24"/>
          <w:rtl/>
        </w:rPr>
        <w:t>שקל</w:t>
      </w:r>
      <w:r w:rsidRPr="003C45F9">
        <w:rPr>
          <w:rFonts w:ascii="David" w:eastAsia="Times New Roman" w:hAnsi="David" w:cs="David"/>
          <w:color w:val="000000"/>
          <w:sz w:val="24"/>
          <w:szCs w:val="24"/>
          <w:rtl/>
        </w:rPr>
        <w:t xml:space="preserve"> מספר מקומות חלופיים להקמת המדינה </w:t>
      </w:r>
      <w:r>
        <w:rPr>
          <w:rFonts w:ascii="David" w:eastAsia="Times New Roman" w:hAnsi="David" w:cs="David"/>
          <w:color w:val="000000"/>
          <w:sz w:val="24"/>
          <w:szCs w:val="24"/>
          <w:rtl/>
        </w:rPr>
        <w:t>היהודית. ת</w:t>
      </w:r>
      <w:r w:rsidRPr="003C45F9">
        <w:rPr>
          <w:rFonts w:ascii="David" w:eastAsia="Times New Roman" w:hAnsi="David" w:cs="David"/>
          <w:color w:val="000000"/>
          <w:sz w:val="24"/>
          <w:szCs w:val="24"/>
          <w:rtl/>
        </w:rPr>
        <w:t>כנית אוגנדה היא הידועה שבהן, אבל בין ההצעות האחרות הי</w:t>
      </w:r>
      <w:r>
        <w:rPr>
          <w:rFonts w:ascii="David" w:eastAsia="Times New Roman" w:hAnsi="David" w:cs="David"/>
          <w:color w:val="000000"/>
          <w:sz w:val="24"/>
          <w:szCs w:val="24"/>
          <w:rtl/>
        </w:rPr>
        <w:t>ו חצי האי סיני</w:t>
      </w:r>
      <w:r w:rsidRPr="003C45F9">
        <w:rPr>
          <w:rFonts w:ascii="David" w:eastAsia="Times New Roman" w:hAnsi="David" w:cs="David"/>
          <w:color w:val="000000"/>
          <w:sz w:val="24"/>
          <w:szCs w:val="24"/>
          <w:rtl/>
        </w:rPr>
        <w:t>, קפריסין, עיראק וארגנטינה</w:t>
      </w:r>
      <w:r w:rsidRPr="003C45F9">
        <w:rPr>
          <w:rFonts w:ascii="David" w:eastAsia="Times New Roman" w:hAnsi="David" w:cs="David"/>
          <w:color w:val="000000"/>
          <w:sz w:val="24"/>
          <w:szCs w:val="24"/>
        </w:rPr>
        <w:t>.</w:t>
      </w: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color w:val="000000"/>
          <w:sz w:val="24"/>
          <w:szCs w:val="24"/>
          <w:rtl/>
        </w:rPr>
        <w:t>הרצל הבין שכדי להשיג את מטרותיו על</w:t>
      </w:r>
      <w:r>
        <w:rPr>
          <w:rFonts w:ascii="David" w:eastAsia="Times New Roman" w:hAnsi="David" w:cs="David"/>
          <w:color w:val="000000"/>
          <w:sz w:val="24"/>
          <w:szCs w:val="24"/>
          <w:rtl/>
        </w:rPr>
        <w:t xml:space="preserve">יו להשקיע את רוב זמנו </w:t>
      </w:r>
      <w:r w:rsidRPr="003C45F9">
        <w:rPr>
          <w:rFonts w:ascii="David" w:eastAsia="Times New Roman" w:hAnsi="David" w:cs="David"/>
          <w:color w:val="000000"/>
          <w:sz w:val="24"/>
          <w:szCs w:val="24"/>
          <w:rtl/>
        </w:rPr>
        <w:t>בדיפלומטיה</w:t>
      </w:r>
      <w:r>
        <w:rPr>
          <w:rFonts w:ascii="David" w:eastAsia="Times New Roman" w:hAnsi="David" w:cs="David" w:hint="cs"/>
          <w:color w:val="000000"/>
          <w:sz w:val="24"/>
          <w:szCs w:val="24"/>
          <w:rtl/>
        </w:rPr>
        <w:t>*</w:t>
      </w:r>
      <w:r w:rsidRPr="003C45F9">
        <w:rPr>
          <w:rFonts w:ascii="David" w:eastAsia="Times New Roman" w:hAnsi="David" w:cs="David"/>
          <w:color w:val="000000"/>
          <w:sz w:val="24"/>
          <w:szCs w:val="24"/>
          <w:rtl/>
        </w:rPr>
        <w:t xml:space="preserve"> עם מנהיגי העולם. בין השנים 1895 ל-1904 נפגש עם הברון רוטשילד בצרפת, </w:t>
      </w:r>
      <w:r>
        <w:rPr>
          <w:rFonts w:ascii="David" w:eastAsia="Times New Roman" w:hAnsi="David" w:cs="David" w:hint="cs"/>
          <w:color w:val="000000"/>
          <w:sz w:val="24"/>
          <w:szCs w:val="24"/>
          <w:rtl/>
        </w:rPr>
        <w:t xml:space="preserve">  </w:t>
      </w:r>
      <w:r w:rsidRPr="003C45F9">
        <w:rPr>
          <w:rFonts w:ascii="David" w:eastAsia="Times New Roman" w:hAnsi="David" w:cs="David"/>
          <w:color w:val="000000"/>
          <w:sz w:val="24"/>
          <w:szCs w:val="24"/>
          <w:rtl/>
        </w:rPr>
        <w:t xml:space="preserve">עם הקיסר הגרמני וילהלם השני בירושלים, עם הסולטן העות'מני עבדול </w:t>
      </w:r>
      <w:proofErr w:type="spellStart"/>
      <w:r w:rsidRPr="003C45F9">
        <w:rPr>
          <w:rFonts w:ascii="David" w:eastAsia="Times New Roman" w:hAnsi="David" w:cs="David"/>
          <w:color w:val="000000"/>
          <w:sz w:val="24"/>
          <w:szCs w:val="24"/>
          <w:rtl/>
        </w:rPr>
        <w:t>חמיד</w:t>
      </w:r>
      <w:proofErr w:type="spellEnd"/>
      <w:r w:rsidRPr="003C45F9">
        <w:rPr>
          <w:rFonts w:ascii="David" w:eastAsia="Times New Roman" w:hAnsi="David" w:cs="David"/>
          <w:color w:val="000000"/>
          <w:sz w:val="24"/>
          <w:szCs w:val="24"/>
          <w:rtl/>
        </w:rPr>
        <w:t xml:space="preserve"> השני </w:t>
      </w:r>
      <w:r>
        <w:rPr>
          <w:rFonts w:ascii="David" w:eastAsia="Times New Roman" w:hAnsi="David" w:cs="David" w:hint="cs"/>
          <w:color w:val="000000"/>
          <w:sz w:val="24"/>
          <w:szCs w:val="24"/>
          <w:rtl/>
        </w:rPr>
        <w:t>בטורקיה</w:t>
      </w:r>
      <w:r w:rsidRPr="003C45F9">
        <w:rPr>
          <w:rFonts w:ascii="David" w:eastAsia="Times New Roman" w:hAnsi="David" w:cs="David"/>
          <w:color w:val="000000"/>
          <w:sz w:val="24"/>
          <w:szCs w:val="24"/>
          <w:rtl/>
        </w:rPr>
        <w:t xml:space="preserve"> ועם האפיפיור פיוס העשירי ברומא</w:t>
      </w:r>
      <w:r w:rsidRPr="003C45F9">
        <w:rPr>
          <w:rFonts w:ascii="David" w:eastAsia="Times New Roman" w:hAnsi="David" w:cs="David"/>
          <w:color w:val="000000"/>
          <w:sz w:val="24"/>
          <w:szCs w:val="24"/>
        </w:rPr>
        <w:t>.</w:t>
      </w:r>
      <w:r>
        <w:rPr>
          <w:rFonts w:ascii="David" w:eastAsia="Times New Roman" w:hAnsi="David" w:cs="David"/>
          <w:color w:val="000000"/>
          <w:sz w:val="24"/>
          <w:szCs w:val="24"/>
        </w:rPr>
        <w:t xml:space="preserve"> </w:t>
      </w:r>
      <w:r w:rsidRPr="00AF614C">
        <w:rPr>
          <w:rFonts w:ascii="David" w:eastAsia="Times New Roman" w:hAnsi="David" w:cs="David" w:hint="cs"/>
          <w:color w:val="000000"/>
          <w:sz w:val="24"/>
          <w:szCs w:val="24"/>
          <w:rtl/>
        </w:rPr>
        <w:t>פועלו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של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הרצל</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ויוזמותיו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זכו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להערצה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והערכה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רחבה</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בציבור</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היהודי</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ומנגד</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עוררו</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פולמוס</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והתנגדות</w:t>
      </w:r>
      <w:r w:rsidRPr="00AF614C">
        <w:rPr>
          <w:rFonts w:ascii="David" w:eastAsia="Times New Roman" w:hAnsi="David" w:cs="David"/>
          <w:color w:val="000000"/>
          <w:sz w:val="24"/>
          <w:szCs w:val="24"/>
          <w:rtl/>
        </w:rPr>
        <w:t xml:space="preserve"> </w:t>
      </w:r>
      <w:r w:rsidRPr="00AF614C">
        <w:rPr>
          <w:rFonts w:ascii="David" w:eastAsia="Times New Roman" w:hAnsi="David" w:cs="David" w:hint="cs"/>
          <w:color w:val="000000"/>
          <w:sz w:val="24"/>
          <w:szCs w:val="24"/>
          <w:rtl/>
        </w:rPr>
        <w:t>אדירה</w:t>
      </w:r>
      <w:r w:rsidRPr="00AF614C">
        <w:rPr>
          <w:rFonts w:ascii="David" w:eastAsia="Times New Roman" w:hAnsi="David" w:cs="David"/>
          <w:color w:val="000000"/>
          <w:sz w:val="24"/>
          <w:szCs w:val="24"/>
          <w:rtl/>
        </w:rPr>
        <w:t>.</w:t>
      </w:r>
    </w:p>
    <w:p w:rsidR="00C85911" w:rsidRDefault="00C85911" w:rsidP="00C85911">
      <w:pPr>
        <w:spacing w:after="0" w:line="360" w:lineRule="auto"/>
        <w:rPr>
          <w:rFonts w:ascii="David" w:eastAsia="Times New Roman" w:hAnsi="David" w:cs="David"/>
          <w:color w:val="000000"/>
          <w:sz w:val="24"/>
          <w:szCs w:val="24"/>
          <w:rtl/>
        </w:rPr>
      </w:pPr>
      <w:r w:rsidRPr="003C45F9">
        <w:rPr>
          <w:rFonts w:ascii="David" w:eastAsia="Times New Roman" w:hAnsi="David" w:cs="David"/>
          <w:color w:val="000000"/>
          <w:sz w:val="24"/>
          <w:szCs w:val="24"/>
        </w:rPr>
        <w:br/>
        <w:t> </w:t>
      </w:r>
      <w:r w:rsidRPr="003C45F9">
        <w:rPr>
          <w:rFonts w:ascii="David" w:eastAsia="Times New Roman" w:hAnsi="David" w:cs="David"/>
          <w:color w:val="000000"/>
          <w:sz w:val="24"/>
          <w:szCs w:val="24"/>
          <w:rtl/>
        </w:rPr>
        <w:t>הרצל נפטר בווינה ב-1904, ובצוואתו ביקש להיקבר לצד אביו "עד שהעם היהודי יעלה את גופתי לארץ ישראל". ואכן, על פי הצוואה, ב-1949 הועלו לארץ עצמותיו ונקברו בהר הרצל. ב-2006 הוע</w:t>
      </w:r>
      <w:r>
        <w:rPr>
          <w:rFonts w:ascii="David" w:eastAsia="Times New Roman" w:hAnsi="David" w:cs="David"/>
          <w:color w:val="000000"/>
          <w:sz w:val="24"/>
          <w:szCs w:val="24"/>
          <w:rtl/>
        </w:rPr>
        <w:t>לו לארץ עצמות ילדיו, שנקברו לצד</w:t>
      </w:r>
      <w:r>
        <w:rPr>
          <w:rFonts w:ascii="David" w:eastAsia="Times New Roman" w:hAnsi="David" w:cs="David" w:hint="cs"/>
          <w:color w:val="000000"/>
          <w:sz w:val="24"/>
          <w:szCs w:val="24"/>
          <w:rtl/>
        </w:rPr>
        <w:t>ו</w:t>
      </w:r>
      <w:r w:rsidRPr="003C45F9">
        <w:rPr>
          <w:rFonts w:ascii="David" w:eastAsia="Times New Roman" w:hAnsi="David" w:cs="David"/>
          <w:color w:val="000000"/>
          <w:sz w:val="24"/>
          <w:szCs w:val="24"/>
        </w:rPr>
        <w:t>.</w:t>
      </w:r>
    </w:p>
    <w:p w:rsidR="00C85911" w:rsidRDefault="00C85911" w:rsidP="00C85911">
      <w:pPr>
        <w:spacing w:after="0" w:line="360" w:lineRule="auto"/>
        <w:rPr>
          <w:rFonts w:ascii="David" w:eastAsia="Times New Roman" w:hAnsi="David" w:cs="David"/>
          <w:color w:val="000000"/>
          <w:sz w:val="24"/>
          <w:szCs w:val="24"/>
          <w:rtl/>
        </w:rPr>
      </w:pPr>
    </w:p>
    <w:p w:rsidR="00C85911" w:rsidRPr="00E0666A" w:rsidRDefault="00C85911" w:rsidP="00C85911">
      <w:pPr>
        <w:spacing w:after="0" w:line="360" w:lineRule="auto"/>
        <w:rPr>
          <w:rFonts w:ascii="David" w:eastAsia="Times New Roman" w:hAnsi="David" w:cs="David"/>
          <w:color w:val="000000"/>
          <w:sz w:val="24"/>
          <w:szCs w:val="24"/>
        </w:rPr>
      </w:pPr>
      <w:r w:rsidRPr="00E0666A">
        <w:rPr>
          <w:rFonts w:ascii="David" w:eastAsia="Times New Roman" w:hAnsi="David" w:cs="David"/>
          <w:noProof/>
          <w:color w:val="000000"/>
          <w:sz w:val="24"/>
          <w:szCs w:val="24"/>
          <w:rtl/>
        </w:rPr>
        <mc:AlternateContent>
          <mc:Choice Requires="wps">
            <w:drawing>
              <wp:anchor distT="45720" distB="45720" distL="114300" distR="114300" simplePos="0" relativeHeight="251663360" behindDoc="0" locked="0" layoutInCell="1" allowOverlap="1" wp14:anchorId="21D0B4E0" wp14:editId="5EB7C672">
                <wp:simplePos x="0" y="0"/>
                <wp:positionH relativeFrom="column">
                  <wp:posOffset>2057400</wp:posOffset>
                </wp:positionH>
                <wp:positionV relativeFrom="paragraph">
                  <wp:posOffset>-107315</wp:posOffset>
                </wp:positionV>
                <wp:extent cx="3216910" cy="476250"/>
                <wp:effectExtent l="0" t="0" r="21590" b="1905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16910" cy="476250"/>
                        </a:xfrm>
                        <a:prstGeom prst="rect">
                          <a:avLst/>
                        </a:prstGeom>
                        <a:solidFill>
                          <a:srgbClr val="FFFFFF"/>
                        </a:solidFill>
                        <a:ln w="9525">
                          <a:solidFill>
                            <a:srgbClr val="000000"/>
                          </a:solidFill>
                          <a:miter lim="800000"/>
                          <a:headEnd/>
                          <a:tailEnd/>
                        </a:ln>
                      </wps:spPr>
                      <wps:txbx>
                        <w:txbxContent>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*דיפלומטיה=</w:t>
                            </w:r>
                            <w:r w:rsidRPr="00E0666A">
                              <w:rPr>
                                <w:rFonts w:hint="cs"/>
                                <w:rtl/>
                              </w:rPr>
                              <w:t xml:space="preserve"> </w:t>
                            </w:r>
                            <w:r w:rsidRPr="00E0666A">
                              <w:rPr>
                                <w:rFonts w:ascii="David" w:eastAsia="Times New Roman" w:hAnsi="David" w:cs="David" w:hint="cs"/>
                                <w:color w:val="000000"/>
                                <w:sz w:val="24"/>
                                <w:szCs w:val="24"/>
                                <w:rtl/>
                              </w:rPr>
                              <w:t>ניהול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משא</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ומתן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בין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נציגיהן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המוסמכים</w:t>
                            </w:r>
                            <w:r w:rsidRPr="00E0666A">
                              <w:rPr>
                                <w:rFonts w:ascii="David" w:eastAsia="Times New Roman" w:hAnsi="David" w:cs="David"/>
                                <w:color w:val="000000"/>
                                <w:sz w:val="24"/>
                                <w:szCs w:val="24"/>
                                <w:rtl/>
                              </w:rPr>
                              <w:t xml:space="preserve"> </w:t>
                            </w:r>
                          </w:p>
                          <w:p w:rsidR="00C85911" w:rsidRPr="00E0666A" w:rsidRDefault="00C85911" w:rsidP="00C85911">
                            <w:pPr>
                              <w:spacing w:after="0" w:line="360" w:lineRule="auto"/>
                              <w:rPr>
                                <w:rFonts w:ascii="David" w:eastAsia="Times New Roman" w:hAnsi="David" w:cs="David"/>
                                <w:color w:val="000000"/>
                                <w:sz w:val="24"/>
                                <w:szCs w:val="24"/>
                              </w:rPr>
                            </w:pPr>
                            <w:r w:rsidRPr="00E0666A">
                              <w:rPr>
                                <w:rFonts w:ascii="David" w:eastAsia="Times New Roman" w:hAnsi="David" w:cs="David" w:hint="cs"/>
                                <w:color w:val="000000"/>
                                <w:sz w:val="24"/>
                                <w:szCs w:val="24"/>
                                <w:rtl/>
                              </w:rPr>
                              <w:t>של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קבוצות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אומות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שונות</w:t>
                            </w:r>
                            <w:r>
                              <w:rPr>
                                <w:rFonts w:ascii="David" w:eastAsia="Times New Roman" w:hAnsi="David" w:cs="David" w:hint="cs"/>
                                <w:color w:val="000000"/>
                                <w:sz w:val="24"/>
                                <w:szCs w:val="24"/>
                                <w:rtl/>
                              </w:rPr>
                              <w:t>, על מנת להשיג מטרות</w:t>
                            </w:r>
                            <w:r w:rsidRPr="00E0666A">
                              <w:rPr>
                                <w:rFonts w:ascii="David" w:eastAsia="Times New Roman" w:hAnsi="David" w:cs="David"/>
                                <w:color w:val="000000"/>
                                <w:sz w:val="24"/>
                                <w:szCs w:val="24"/>
                                <w:rtl/>
                              </w:rPr>
                              <w:t>.</w:t>
                            </w:r>
                          </w:p>
                          <w:p w:rsidR="00C85911" w:rsidRPr="00E0666A" w:rsidRDefault="00C85911" w:rsidP="00C85911">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1D0B4E0" id="_x0000_t202" coordsize="21600,21600" o:spt="202" path="m,l,21600r21600,l21600,xe">
                <v:stroke joinstyle="miter"/>
                <v:path gradientshapeok="t" o:connecttype="rect"/>
              </v:shapetype>
              <v:shape id="תיבת טקסט 2" o:spid="_x0000_s1026" type="#_x0000_t202" style="position:absolute;left:0;text-align:left;margin-left:162pt;margin-top:-8.45pt;width:253.3pt;height:37.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">
                <v:textbox>
                  <w:txbxContent>
                    <w:p w:rsidR="00C85911" w:rsidRDefault="00C85911" w:rsidP="00C85911">
                      <w:pPr>
                        <w:spacing w:after="0" w:line="360" w:lineRule="auto"/>
                        <w:rPr>
                          <w:rFonts w:ascii="David" w:eastAsia="Times New Roman" w:hAnsi="David" w:cs="David"/>
                          <w:color w:val="000000"/>
                          <w:sz w:val="24"/>
                          <w:szCs w:val="24"/>
                          <w:rtl/>
                        </w:rPr>
                      </w:pPr>
                      <w:r>
                        <w:rPr>
                          <w:rFonts w:ascii="David" w:eastAsia="Times New Roman" w:hAnsi="David" w:cs="David" w:hint="cs"/>
                          <w:color w:val="000000"/>
                          <w:sz w:val="24"/>
                          <w:szCs w:val="24"/>
                          <w:rtl/>
                        </w:rPr>
                        <w:t>*דיפלומטיה=</w:t>
                      </w:r>
                      <w:r w:rsidRPr="00E0666A">
                        <w:rPr>
                          <w:rFonts w:hint="cs"/>
                          <w:rtl/>
                        </w:rPr>
                        <w:t xml:space="preserve"> </w:t>
                      </w:r>
                      <w:r w:rsidRPr="00E0666A">
                        <w:rPr>
                          <w:rFonts w:ascii="David" w:eastAsia="Times New Roman" w:hAnsi="David" w:cs="David" w:hint="cs"/>
                          <w:color w:val="000000"/>
                          <w:sz w:val="24"/>
                          <w:szCs w:val="24"/>
                          <w:rtl/>
                        </w:rPr>
                        <w:t>ניהול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משא</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ומתן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בין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נציגיהן</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המוסמכים</w:t>
                      </w:r>
                      <w:r w:rsidRPr="00E0666A">
                        <w:rPr>
                          <w:rFonts w:ascii="David" w:eastAsia="Times New Roman" w:hAnsi="David" w:cs="David"/>
                          <w:color w:val="000000"/>
                          <w:sz w:val="24"/>
                          <w:szCs w:val="24"/>
                          <w:rtl/>
                        </w:rPr>
                        <w:t xml:space="preserve"> </w:t>
                      </w:r>
                    </w:p>
                    <w:p w:rsidR="00C85911" w:rsidRPr="00E0666A" w:rsidRDefault="00C85911" w:rsidP="00C85911">
                      <w:pPr>
                        <w:spacing w:after="0" w:line="360" w:lineRule="auto"/>
                        <w:rPr>
                          <w:rFonts w:ascii="David" w:eastAsia="Times New Roman" w:hAnsi="David" w:cs="David"/>
                          <w:color w:val="000000"/>
                          <w:sz w:val="24"/>
                          <w:szCs w:val="24"/>
                        </w:rPr>
                      </w:pPr>
                      <w:r w:rsidRPr="00E0666A">
                        <w:rPr>
                          <w:rFonts w:ascii="David" w:eastAsia="Times New Roman" w:hAnsi="David" w:cs="David" w:hint="cs"/>
                          <w:color w:val="000000"/>
                          <w:sz w:val="24"/>
                          <w:szCs w:val="24"/>
                          <w:rtl/>
                        </w:rPr>
                        <w:t>של</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קבוצות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אומות</w:t>
                      </w:r>
                      <w:r w:rsidRPr="00E0666A">
                        <w:rPr>
                          <w:rFonts w:ascii="David" w:eastAsia="Times New Roman" w:hAnsi="David" w:cs="David"/>
                          <w:color w:val="000000"/>
                          <w:sz w:val="24"/>
                          <w:szCs w:val="24"/>
                          <w:rtl/>
                        </w:rPr>
                        <w:t xml:space="preserve"> </w:t>
                      </w:r>
                      <w:r w:rsidRPr="00E0666A">
                        <w:rPr>
                          <w:rFonts w:ascii="David" w:eastAsia="Times New Roman" w:hAnsi="David" w:cs="David" w:hint="cs"/>
                          <w:color w:val="000000"/>
                          <w:sz w:val="24"/>
                          <w:szCs w:val="24"/>
                          <w:rtl/>
                        </w:rPr>
                        <w:t>שונות</w:t>
                      </w:r>
                      <w:r>
                        <w:rPr>
                          <w:rFonts w:ascii="David" w:eastAsia="Times New Roman" w:hAnsi="David" w:cs="David" w:hint="cs"/>
                          <w:color w:val="000000"/>
                          <w:sz w:val="24"/>
                          <w:szCs w:val="24"/>
                          <w:rtl/>
                        </w:rPr>
                        <w:t>, על מנת להשיג מטרות</w:t>
                      </w:r>
                      <w:r w:rsidRPr="00E0666A">
                        <w:rPr>
                          <w:rFonts w:ascii="David" w:eastAsia="Times New Roman" w:hAnsi="David" w:cs="David"/>
                          <w:color w:val="000000"/>
                          <w:sz w:val="24"/>
                          <w:szCs w:val="24"/>
                          <w:rtl/>
                        </w:rPr>
                        <w:t>.</w:t>
                      </w:r>
                    </w:p>
                    <w:p w:rsidR="00C85911" w:rsidRPr="00E0666A" w:rsidRDefault="00C85911" w:rsidP="00C85911">
                      <w:pPr>
                        <w:rPr>
                          <w:rtl/>
                          <w:cs/>
                        </w:rPr>
                      </w:pPr>
                    </w:p>
                  </w:txbxContent>
                </v:textbox>
                <w10:wrap type="square"/>
              </v:shape>
            </w:pict>
          </mc:Fallback>
        </mc:AlternateContent>
      </w:r>
    </w:p>
    <w:p w:rsidR="00EB1F52" w:rsidRDefault="00EB1F52">
      <w:pPr>
        <w:bidi w:val="0"/>
        <w:rPr>
          <w:rtl/>
        </w:rPr>
      </w:pPr>
      <w:r>
        <w:rPr>
          <w:rtl/>
        </w:rPr>
        <w:lastRenderedPageBreak/>
        <w:br w:type="page"/>
      </w:r>
    </w:p>
    <w:p w:rsidR="00814B9B" w:rsidRDefault="00EB1F52" w:rsidP="00814B9B">
      <w:pPr>
        <w:rPr>
          <w:rtl/>
        </w:rPr>
      </w:pPr>
      <w:r>
        <w:rPr>
          <w:noProof/>
        </w:rPr>
        <w:lastRenderedPageBreak/>
        <w:drawing>
          <wp:anchor distT="0" distB="0" distL="114300" distR="114300" simplePos="0" relativeHeight="251659264" behindDoc="0" locked="0" layoutInCell="1" allowOverlap="1" wp14:anchorId="09ECF381" wp14:editId="624655A2">
            <wp:simplePos x="0" y="0"/>
            <wp:positionH relativeFrom="column">
              <wp:posOffset>0</wp:posOffset>
            </wp:positionH>
            <wp:positionV relativeFrom="paragraph">
              <wp:posOffset>278130</wp:posOffset>
            </wp:positionV>
            <wp:extent cx="5921257" cy="8120418"/>
            <wp:effectExtent l="0" t="0" r="3810" b="0"/>
            <wp:wrapSquare wrapText="bothSides"/>
            <wp:docPr id="1" name="תמונה 1" descr="http://static.wixstatic.com/media/76b4b4_32785660007a4a4b8df3dcb8d0a8bc13.png/v1/fill/w_996,h_524,al_c,usm_0.66_1.00_0.01/76b4b4_32785660007a4a4b8df3dcb8d0a8b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atic.wixstatic.com/media/76b4b4_32785660007a4a4b8df3dcb8d0a8bc13.png/v1/fill/w_996,h_524,al_c,usm_0.66_1.00_0.01/76b4b4_32785660007a4a4b8df3dcb8d0a8bc13.png"/>
                    <pic:cNvPicPr>
                      <a:picLocks noChangeAspect="1" noChangeArrowheads="1"/>
                    </pic:cNvPicPr>
                  </pic:nvPicPr>
                  <pic:blipFill rotWithShape="1">
                    <a:blip r:embed="rId8">
                      <a:lum bright="70000" contrast="-70000"/>
                      <a:extLst>
                        <a:ext uri="{BEBA8EAE-BF5A-486C-A8C5-ECC9F3942E4B}">
                          <a14:imgProps xmlns:a14="http://schemas.microsoft.com/office/drawing/2010/main">
                            <a14:imgLayer r:embed="rId9">
                              <a14:imgEffect>
                                <a14:saturation sat="66000"/>
                              </a14:imgEffect>
                            </a14:imgLayer>
                          </a14:imgProps>
                        </a:ext>
                        <a:ext uri="{28A0092B-C50C-407E-A947-70E740481C1C}">
                          <a14:useLocalDpi xmlns:a14="http://schemas.microsoft.com/office/drawing/2010/main" val="0"/>
                        </a:ext>
                      </a:extLst>
                    </a:blip>
                    <a:srcRect l="50034" t="12537" r="25395" b="23414"/>
                    <a:stretch/>
                  </pic:blipFill>
                  <pic:spPr bwMode="auto">
                    <a:xfrm>
                      <a:off x="0" y="0"/>
                      <a:ext cx="5921257" cy="8120418"/>
                    </a:xfrm>
                    <a:prstGeom prst="rect">
                      <a:avLst/>
                    </a:prstGeom>
                    <a:noFill/>
                    <a:ln>
                      <a:noFill/>
                    </a:ln>
                    <a:extLst>
                      <a:ext uri="{53640926-AAD7-44D8-BBD7-CCE9431645EC}">
                        <a14:shadowObscured xmlns:a14="http://schemas.microsoft.com/office/drawing/2010/main"/>
                      </a:ext>
                    </a:extLst>
                  </pic:spPr>
                </pic:pic>
              </a:graphicData>
            </a:graphic>
          </wp:anchor>
        </w:drawing>
      </w:r>
    </w:p>
    <w:p w:rsidR="00814B9B" w:rsidRPr="003E3E2D" w:rsidRDefault="00814B9B" w:rsidP="007E2A3E"/>
    <w:sectPr w:rsidR="00814B9B" w:rsidRPr="003E3E2D"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altName w:val="Malgun Gothic Semilight"/>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C2B01"/>
    <w:multiLevelType w:val="hybridMultilevel"/>
    <w:tmpl w:val="61AEA73E"/>
    <w:lvl w:ilvl="0" w:tplc="FF0624BA">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87F280C"/>
    <w:multiLevelType w:val="hybridMultilevel"/>
    <w:tmpl w:val="11680CFA"/>
    <w:lvl w:ilvl="0" w:tplc="0FB85E7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313125"/>
    <w:multiLevelType w:val="hybridMultilevel"/>
    <w:tmpl w:val="6B283CDC"/>
    <w:lvl w:ilvl="0" w:tplc="8F9E13A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577681"/>
    <w:multiLevelType w:val="hybridMultilevel"/>
    <w:tmpl w:val="E75C4790"/>
    <w:lvl w:ilvl="0" w:tplc="ADF064B4">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5393676E"/>
    <w:multiLevelType w:val="hybridMultilevel"/>
    <w:tmpl w:val="73FC2A12"/>
    <w:lvl w:ilvl="0" w:tplc="831644A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814F09"/>
    <w:multiLevelType w:val="hybridMultilevel"/>
    <w:tmpl w:val="E9DA0EC8"/>
    <w:lvl w:ilvl="0" w:tplc="A4CCA37A">
      <w:start w:val="1"/>
      <w:numFmt w:val="hebrew1"/>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6">
    <w:nsid w:val="7DE93510"/>
    <w:multiLevelType w:val="hybridMultilevel"/>
    <w:tmpl w:val="EE2A4EBE"/>
    <w:lvl w:ilvl="0" w:tplc="04090013">
      <w:start w:val="1"/>
      <w:numFmt w:val="hebrew1"/>
      <w:lvlText w:val="%1."/>
      <w:lvlJc w:val="center"/>
      <w:pPr>
        <w:ind w:left="644"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A3E"/>
    <w:rsid w:val="003E3E2D"/>
    <w:rsid w:val="0040383F"/>
    <w:rsid w:val="00442EFC"/>
    <w:rsid w:val="004516B3"/>
    <w:rsid w:val="004A7A95"/>
    <w:rsid w:val="006F39E2"/>
    <w:rsid w:val="007364C4"/>
    <w:rsid w:val="00755F81"/>
    <w:rsid w:val="007E2A3E"/>
    <w:rsid w:val="00814B9B"/>
    <w:rsid w:val="00993AA1"/>
    <w:rsid w:val="00A21E17"/>
    <w:rsid w:val="00A67C7F"/>
    <w:rsid w:val="00BB0B65"/>
    <w:rsid w:val="00C126F1"/>
    <w:rsid w:val="00C17657"/>
    <w:rsid w:val="00C85911"/>
    <w:rsid w:val="00D24C37"/>
    <w:rsid w:val="00E022D6"/>
    <w:rsid w:val="00EB1F52"/>
    <w:rsid w:val="00F55A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3E2D"/>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0B65"/>
    <w:pPr>
      <w:ind w:left="720"/>
      <w:contextualSpacing/>
    </w:pPr>
  </w:style>
  <w:style w:type="paragraph" w:styleId="a5">
    <w:name w:val="Balloon Text"/>
    <w:basedOn w:val="a"/>
    <w:link w:val="a6"/>
    <w:uiPriority w:val="99"/>
    <w:semiHidden/>
    <w:unhideWhenUsed/>
    <w:rsid w:val="004516B3"/>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4516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3E2D"/>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B0B65"/>
    <w:pPr>
      <w:ind w:left="720"/>
      <w:contextualSpacing/>
    </w:pPr>
  </w:style>
  <w:style w:type="paragraph" w:styleId="a5">
    <w:name w:val="Balloon Text"/>
    <w:basedOn w:val="a"/>
    <w:link w:val="a6"/>
    <w:uiPriority w:val="99"/>
    <w:semiHidden/>
    <w:unhideWhenUsed/>
    <w:rsid w:val="004516B3"/>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4516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88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1106</Words>
  <Characters>5530</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7</cp:revision>
  <dcterms:created xsi:type="dcterms:W3CDTF">2016-05-13T14:44:00Z</dcterms:created>
  <dcterms:modified xsi:type="dcterms:W3CDTF">2016-05-13T15:09:00Z</dcterms:modified>
</cp:coreProperties>
</file>