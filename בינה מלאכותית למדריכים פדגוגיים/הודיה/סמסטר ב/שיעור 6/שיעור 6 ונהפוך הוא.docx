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4312F" w:rsidRPr="00F7774F" w:rsidRDefault="00D4312F" w:rsidP="00D4312F">
      <w:pPr>
        <w:rPr>
          <w:rFonts w:ascii="David" w:hAnsi="David" w:cs="David"/>
          <w:sz w:val="24"/>
          <w:szCs w:val="24"/>
          <w:rtl/>
        </w:rPr>
      </w:pPr>
      <w:r w:rsidRPr="00F7774F">
        <w:rPr>
          <w:rFonts w:ascii="David" w:hAnsi="David" w:cs="David" w:hint="cs"/>
          <w:sz w:val="24"/>
          <w:szCs w:val="24"/>
          <w:rtl/>
        </w:rPr>
        <w:t>בס"ד</w:t>
      </w:r>
    </w:p>
    <w:p w:rsidR="00D4312F" w:rsidRPr="00F7774F" w:rsidRDefault="00D4312F" w:rsidP="00D4312F">
      <w:pPr>
        <w:jc w:val="center"/>
        <w:rPr>
          <w:rFonts w:ascii="David" w:hAnsi="David" w:cs="David"/>
          <w:b/>
          <w:bCs/>
          <w:sz w:val="40"/>
          <w:szCs w:val="40"/>
          <w:rtl/>
        </w:rPr>
      </w:pPr>
      <w:r w:rsidRPr="00F7774F">
        <w:rPr>
          <w:rFonts w:ascii="David" w:hAnsi="David" w:cs="David"/>
          <w:b/>
          <w:bCs/>
          <w:sz w:val="40"/>
          <w:szCs w:val="40"/>
          <w:rtl/>
        </w:rPr>
        <w:t xml:space="preserve">מערך שיעור מספר </w:t>
      </w:r>
      <w:r>
        <w:rPr>
          <w:rFonts w:ascii="David" w:hAnsi="David" w:cs="David" w:hint="cs"/>
          <w:b/>
          <w:bCs/>
          <w:sz w:val="40"/>
          <w:szCs w:val="40"/>
          <w:rtl/>
        </w:rPr>
        <w:t>6</w:t>
      </w:r>
    </w:p>
    <w:p w:rsidR="00D4312F" w:rsidRDefault="00D4312F" w:rsidP="00D4312F">
      <w:pPr>
        <w:ind w:left="1440"/>
        <w:rPr>
          <w:rFonts w:ascii="David" w:hAnsi="David" w:cs="David"/>
          <w:b/>
          <w:bCs/>
          <w:sz w:val="40"/>
          <w:szCs w:val="40"/>
          <w:rtl/>
        </w:rPr>
      </w:pPr>
      <w:r w:rsidRPr="00F7774F">
        <w:rPr>
          <w:rFonts w:ascii="David" w:hAnsi="David" w:cs="David"/>
          <w:b/>
          <w:bCs/>
          <w:sz w:val="40"/>
          <w:szCs w:val="40"/>
          <w:rtl/>
        </w:rPr>
        <w:t>נושא:</w:t>
      </w:r>
      <w:r w:rsidRPr="00F7774F">
        <w:rPr>
          <w:rFonts w:ascii="David" w:hAnsi="David" w:cs="David" w:hint="cs"/>
          <w:b/>
          <w:bCs/>
          <w:sz w:val="40"/>
          <w:szCs w:val="40"/>
          <w:rtl/>
        </w:rPr>
        <w:t xml:space="preserve"> </w:t>
      </w:r>
      <w:r>
        <w:rPr>
          <w:rFonts w:ascii="David" w:hAnsi="David" w:cs="David" w:hint="cs"/>
          <w:b/>
          <w:bCs/>
          <w:sz w:val="40"/>
          <w:szCs w:val="40"/>
          <w:rtl/>
        </w:rPr>
        <w:t>"ונהפוך הוא" במגילת אסתר</w:t>
      </w:r>
      <w:r w:rsidRPr="00F7774F">
        <w:rPr>
          <w:rFonts w:ascii="David" w:hAnsi="David" w:cs="David"/>
          <w:b/>
          <w:bCs/>
          <w:sz w:val="40"/>
          <w:szCs w:val="40"/>
          <w:rtl/>
        </w:rPr>
        <w:t xml:space="preserve"> </w:t>
      </w:r>
      <w:r w:rsidRPr="00F7774F">
        <w:rPr>
          <w:rFonts w:ascii="David" w:hAnsi="David" w:cs="David" w:hint="cs"/>
          <w:b/>
          <w:bCs/>
          <w:sz w:val="40"/>
          <w:szCs w:val="40"/>
          <w:rtl/>
        </w:rPr>
        <w:t xml:space="preserve">     </w:t>
      </w:r>
      <w:r>
        <w:rPr>
          <w:rFonts w:ascii="David" w:hAnsi="David" w:cs="David"/>
          <w:b/>
          <w:bCs/>
          <w:sz w:val="40"/>
          <w:szCs w:val="40"/>
          <w:rtl/>
        </w:rPr>
        <w:tab/>
      </w:r>
    </w:p>
    <w:p w:rsidR="00D4312F" w:rsidRPr="00F7774F" w:rsidRDefault="00D4312F" w:rsidP="00D4312F">
      <w:pPr>
        <w:ind w:left="1440" w:firstLine="720"/>
        <w:rPr>
          <w:rFonts w:ascii="David" w:hAnsi="David" w:cs="David"/>
          <w:b/>
          <w:bCs/>
          <w:sz w:val="40"/>
          <w:szCs w:val="40"/>
          <w:rtl/>
        </w:rPr>
      </w:pPr>
      <w:r w:rsidRPr="00F7774F">
        <w:rPr>
          <w:rFonts w:ascii="David" w:hAnsi="David" w:cs="David"/>
          <w:b/>
          <w:bCs/>
          <w:sz w:val="40"/>
          <w:szCs w:val="40"/>
          <w:rtl/>
        </w:rPr>
        <w:t>כיתה: ה'</w:t>
      </w:r>
      <w:r w:rsidRPr="00F7774F">
        <w:rPr>
          <w:rFonts w:ascii="David" w:hAnsi="David" w:cs="David" w:hint="cs"/>
          <w:b/>
          <w:bCs/>
          <w:sz w:val="40"/>
          <w:szCs w:val="40"/>
          <w:rtl/>
        </w:rPr>
        <w:t xml:space="preserve">     </w:t>
      </w:r>
      <w:r w:rsidRPr="00F7774F">
        <w:rPr>
          <w:rFonts w:ascii="David" w:hAnsi="David" w:cs="David"/>
          <w:b/>
          <w:bCs/>
          <w:sz w:val="40"/>
          <w:szCs w:val="40"/>
          <w:rtl/>
        </w:rPr>
        <w:t>תאריך:</w:t>
      </w:r>
      <w:r>
        <w:rPr>
          <w:rFonts w:ascii="David" w:hAnsi="David" w:cs="David" w:hint="cs"/>
          <w:b/>
          <w:bCs/>
          <w:sz w:val="40"/>
          <w:szCs w:val="40"/>
          <w:rtl/>
        </w:rPr>
        <w:t>5</w:t>
      </w:r>
      <w:r w:rsidRPr="00F7774F">
        <w:rPr>
          <w:rFonts w:ascii="David" w:hAnsi="David" w:cs="David"/>
          <w:b/>
          <w:bCs/>
          <w:sz w:val="40"/>
          <w:szCs w:val="40"/>
          <w:rtl/>
        </w:rPr>
        <w:t>.</w:t>
      </w:r>
      <w:r>
        <w:rPr>
          <w:rFonts w:ascii="David" w:hAnsi="David" w:cs="David" w:hint="cs"/>
          <w:b/>
          <w:bCs/>
          <w:sz w:val="40"/>
          <w:szCs w:val="40"/>
          <w:rtl/>
        </w:rPr>
        <w:t>3</w:t>
      </w:r>
      <w:r>
        <w:rPr>
          <w:rFonts w:ascii="David" w:hAnsi="David" w:cs="David"/>
          <w:b/>
          <w:bCs/>
          <w:sz w:val="40"/>
          <w:szCs w:val="40"/>
          <w:rtl/>
        </w:rPr>
        <w:t>.1</w:t>
      </w:r>
      <w:r>
        <w:rPr>
          <w:rFonts w:ascii="David" w:hAnsi="David" w:cs="David" w:hint="cs"/>
          <w:b/>
          <w:bCs/>
          <w:sz w:val="40"/>
          <w:szCs w:val="40"/>
          <w:rtl/>
        </w:rPr>
        <w:t>6</w:t>
      </w:r>
    </w:p>
    <w:p w:rsidR="00D4312F" w:rsidRPr="00EF41B4" w:rsidRDefault="00D4312F" w:rsidP="00D5781D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EF41B4">
        <w:rPr>
          <w:rFonts w:ascii="David" w:hAnsi="David" w:cs="David"/>
          <w:b/>
          <w:bCs/>
          <w:sz w:val="36"/>
          <w:szCs w:val="36"/>
          <w:rtl/>
        </w:rPr>
        <w:t xml:space="preserve">מטרת </w:t>
      </w:r>
      <w:r w:rsidRPr="00EF41B4">
        <w:rPr>
          <w:rFonts w:ascii="David" w:hAnsi="David" w:cs="David" w:hint="cs"/>
          <w:b/>
          <w:bCs/>
          <w:sz w:val="36"/>
          <w:szCs w:val="36"/>
          <w:rtl/>
        </w:rPr>
        <w:t xml:space="preserve">על: </w:t>
      </w:r>
      <w:r w:rsidR="00D5781D">
        <w:rPr>
          <w:rFonts w:ascii="David" w:hAnsi="David" w:cs="David" w:hint="cs"/>
          <w:b/>
          <w:bCs/>
          <w:sz w:val="36"/>
          <w:szCs w:val="36"/>
          <w:rtl/>
        </w:rPr>
        <w:t>טיפוח הזיקה למורשת היהודית</w:t>
      </w:r>
    </w:p>
    <w:p w:rsidR="00D4312F" w:rsidRPr="00F7774F" w:rsidRDefault="00D4312F" w:rsidP="00D5781D">
      <w:pPr>
        <w:jc w:val="center"/>
        <w:rPr>
          <w:rFonts w:ascii="David" w:hAnsi="David" w:cs="David"/>
          <w:b/>
          <w:bCs/>
          <w:sz w:val="36"/>
          <w:szCs w:val="36"/>
          <w:rtl/>
        </w:rPr>
      </w:pPr>
      <w:r w:rsidRPr="003046ED">
        <w:rPr>
          <w:rFonts w:ascii="David" w:hAnsi="David" w:cs="David" w:hint="cs"/>
          <w:b/>
          <w:bCs/>
          <w:sz w:val="36"/>
          <w:szCs w:val="36"/>
          <w:rtl/>
        </w:rPr>
        <w:t xml:space="preserve">מטרת </w:t>
      </w:r>
      <w:r w:rsidRPr="003046ED">
        <w:rPr>
          <w:rFonts w:ascii="David" w:hAnsi="David" w:cs="David"/>
          <w:b/>
          <w:bCs/>
          <w:sz w:val="36"/>
          <w:szCs w:val="36"/>
          <w:rtl/>
        </w:rPr>
        <w:t>השיעור:</w:t>
      </w:r>
      <w:r w:rsidRPr="00F7774F">
        <w:rPr>
          <w:rFonts w:ascii="David" w:hAnsi="David" w:cs="David" w:hint="cs"/>
          <w:b/>
          <w:bCs/>
          <w:sz w:val="36"/>
          <w:szCs w:val="36"/>
          <w:rtl/>
        </w:rPr>
        <w:t xml:space="preserve"> </w:t>
      </w:r>
      <w:r w:rsidR="00A12705">
        <w:rPr>
          <w:rFonts w:ascii="David" w:hAnsi="David" w:cs="David" w:hint="cs"/>
          <w:b/>
          <w:bCs/>
          <w:sz w:val="36"/>
          <w:szCs w:val="36"/>
          <w:rtl/>
        </w:rPr>
        <w:t>התלמיד יבין מה פירוש הביטוי "ונהפוך הוא" המובע לאורך כל המגילה ולאורך החג</w:t>
      </w:r>
    </w:p>
    <w:tbl>
      <w:tblPr>
        <w:tblStyle w:val="a3"/>
        <w:bidiVisual/>
        <w:tblW w:w="0" w:type="auto"/>
        <w:tblInd w:w="-209" w:type="dxa"/>
        <w:tblLook w:val="04A0" w:firstRow="1" w:lastRow="0" w:firstColumn="1" w:lastColumn="0" w:noHBand="0" w:noVBand="1"/>
      </w:tblPr>
      <w:tblGrid>
        <w:gridCol w:w="1101"/>
        <w:gridCol w:w="3768"/>
        <w:gridCol w:w="3636"/>
      </w:tblGrid>
      <w:tr w:rsidR="00A804CF" w:rsidRPr="00F7774F" w:rsidTr="00A12705">
        <w:tc>
          <w:tcPr>
            <w:tcW w:w="1101" w:type="dxa"/>
          </w:tcPr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זמן</w:t>
            </w:r>
          </w:p>
        </w:tc>
        <w:tc>
          <w:tcPr>
            <w:tcW w:w="3768" w:type="dxa"/>
          </w:tcPr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פעולות הוראה</w:t>
            </w:r>
          </w:p>
        </w:tc>
        <w:tc>
          <w:tcPr>
            <w:tcW w:w="3636" w:type="dxa"/>
          </w:tcPr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שיקול דעת</w:t>
            </w:r>
          </w:p>
        </w:tc>
      </w:tr>
      <w:tr w:rsidR="00A804CF" w:rsidRPr="00F7774F" w:rsidTr="002E7883">
        <w:trPr>
          <w:trHeight w:val="1408"/>
        </w:trPr>
        <w:tc>
          <w:tcPr>
            <w:tcW w:w="1101" w:type="dxa"/>
          </w:tcPr>
          <w:p w:rsidR="00D4312F" w:rsidRPr="00F7774F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7 </w:t>
            </w:r>
            <w:r w:rsidR="00D4312F" w:rsidRPr="00F7774F">
              <w:rPr>
                <w:rFonts w:ascii="David" w:hAnsi="David" w:cs="David" w:hint="cs"/>
                <w:sz w:val="24"/>
                <w:szCs w:val="24"/>
                <w:rtl/>
              </w:rPr>
              <w:t>דקות</w:t>
            </w: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5781D" w:rsidRDefault="00D578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Pr="00F7774F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10 דקות</w:t>
            </w: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7C776D" w:rsidRDefault="007C776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7C776D" w:rsidRDefault="007C776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Pr="00F7774F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25 דקות</w:t>
            </w:r>
          </w:p>
        </w:tc>
        <w:tc>
          <w:tcPr>
            <w:tcW w:w="3768" w:type="dxa"/>
          </w:tcPr>
          <w:p w:rsidR="00D4312F" w:rsidRPr="00F7774F" w:rsidRDefault="00D4312F" w:rsidP="00D5781D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lastRenderedPageBreak/>
              <w:t xml:space="preserve">1.פתיחה </w:t>
            </w: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</w:p>
          <w:p w:rsidR="00D4312F" w:rsidRPr="00F7774F" w:rsidRDefault="00D4312F" w:rsidP="00A3236B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א. כניסה לכיתה והתארגנות של הילדים לשיעור.</w:t>
            </w:r>
            <w:ins w:id="0" w:author="מנהל" w:date="2016-03-05T22:26:00Z">
              <w:r w:rsidR="00A3236B">
                <w:rPr>
                  <w:rFonts w:ascii="David" w:hAnsi="David" w:cs="David" w:hint="cs"/>
                  <w:sz w:val="24"/>
                  <w:szCs w:val="24"/>
                  <w:rtl/>
                </w:rPr>
                <w:t xml:space="preserve"> הודיה, </w:t>
              </w:r>
            </w:ins>
            <w:ins w:id="1" w:author="מנהל" w:date="2016-03-05T22:25:00Z">
              <w:r w:rsidR="00A3236B">
                <w:rPr>
                  <w:rFonts w:ascii="David" w:hAnsi="David" w:cs="David" w:hint="cs"/>
                  <w:sz w:val="24"/>
                  <w:szCs w:val="24"/>
                  <w:rtl/>
                </w:rPr>
                <w:t>ותרי על המשפט הזה וכתבי כיצד את מציגה את נושא הש</w:t>
              </w:r>
            </w:ins>
            <w:ins w:id="2" w:author="מנהל" w:date="2016-03-05T22:26:00Z">
              <w:r w:rsidR="00A3236B">
                <w:rPr>
                  <w:rFonts w:ascii="David" w:hAnsi="David" w:cs="David" w:hint="cs"/>
                  <w:sz w:val="24"/>
                  <w:szCs w:val="24"/>
                  <w:rtl/>
                </w:rPr>
                <w:t>י</w:t>
              </w:r>
            </w:ins>
            <w:ins w:id="3" w:author="מנהל" w:date="2016-03-05T22:25:00Z">
              <w:r w:rsidR="00A3236B">
                <w:rPr>
                  <w:rFonts w:ascii="David" w:hAnsi="David" w:cs="David" w:hint="cs"/>
                  <w:sz w:val="24"/>
                  <w:szCs w:val="24"/>
                  <w:rtl/>
                </w:rPr>
                <w:t>עור</w:t>
              </w:r>
            </w:ins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5781D" w:rsidRPr="00F7774F" w:rsidRDefault="00A3236B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ins w:id="4" w:author="מנהל" w:date="2016-03-05T22:26:00Z">
              <w:r>
                <w:rPr>
                  <w:rFonts w:ascii="David" w:hAnsi="David" w:cs="David" w:hint="cs"/>
                  <w:sz w:val="24"/>
                  <w:szCs w:val="24"/>
                  <w:rtl/>
                </w:rPr>
                <w:t xml:space="preserve">הוסיפי דברי פתיחה לשיעור המתייחסים לנושא ולמטרה </w:t>
              </w:r>
            </w:ins>
          </w:p>
          <w:p w:rsidR="00D4312F" w:rsidRDefault="00D4312F" w:rsidP="00D5781D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ב.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 אקרין</w:t>
            </w: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>
              <w:rPr>
                <w:rFonts w:ascii="David" w:hAnsi="David" w:cs="David"/>
                <w:sz w:val="24"/>
                <w:szCs w:val="24"/>
                <w:rtl/>
              </w:rPr>
              <w:t xml:space="preserve">מצגת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ובה</w:t>
            </w:r>
            <w:r w:rsidRPr="00482893">
              <w:rPr>
                <w:rFonts w:ascii="David" w:hAnsi="David" w:cs="David"/>
                <w:sz w:val="24"/>
                <w:szCs w:val="24"/>
                <w:rtl/>
              </w:rPr>
              <w:t xml:space="preserve"> מילים </w:t>
            </w:r>
            <w:r w:rsidR="00D5781D">
              <w:rPr>
                <w:rFonts w:ascii="David" w:hAnsi="David" w:cs="David" w:hint="cs"/>
                <w:sz w:val="24"/>
                <w:szCs w:val="24"/>
                <w:rtl/>
              </w:rPr>
              <w:t xml:space="preserve">"שהתחפשו" שהאותיות שלהן לא בסדר הנכון, והילדים יצטרכו להבין באיזו מילה מדובר. לדוגמא: </w:t>
            </w:r>
            <w:r w:rsidR="00D5781D" w:rsidRPr="00D5781D">
              <w:rPr>
                <w:rFonts w:ascii="David" w:hAnsi="David" w:cs="David" w:hint="cs"/>
                <w:sz w:val="24"/>
                <w:szCs w:val="24"/>
                <w:rtl/>
              </w:rPr>
              <w:t>חווראשש</w:t>
            </w:r>
            <w:r w:rsidR="00D5781D">
              <w:rPr>
                <w:rFonts w:ascii="David" w:hAnsi="David" w:cs="David" w:hint="cs"/>
                <w:sz w:val="24"/>
                <w:szCs w:val="24"/>
                <w:rtl/>
              </w:rPr>
              <w:t xml:space="preserve">. (אחשוורוש). </w:t>
            </w:r>
            <w:ins w:id="5" w:author="מנהל" w:date="2016-03-05T22:27:00Z">
              <w:r w:rsidR="00A3236B">
                <w:rPr>
                  <w:rFonts w:ascii="David" w:hAnsi="David" w:cs="David" w:hint="cs"/>
                  <w:sz w:val="24"/>
                  <w:szCs w:val="24"/>
                  <w:rtl/>
                </w:rPr>
                <w:t>יופי. חווייתי ומאתגר</w:t>
              </w:r>
            </w:ins>
          </w:p>
          <w:p w:rsidR="00D4312F" w:rsidRPr="00482893" w:rsidRDefault="00D4312F" w:rsidP="001C0BA9">
            <w:pPr>
              <w:spacing w:line="360" w:lineRule="auto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5781D" w:rsidRDefault="00D4312F" w:rsidP="00D5781D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ג. </w:t>
            </w:r>
            <w:r w:rsidR="00D5781D">
              <w:rPr>
                <w:rFonts w:cs="David" w:hint="cs"/>
                <w:sz w:val="24"/>
                <w:szCs w:val="24"/>
                <w:rtl/>
              </w:rPr>
              <w:t>אשאל את הילדים:</w:t>
            </w:r>
          </w:p>
          <w:p w:rsidR="00D4312F" w:rsidRDefault="00D5781D" w:rsidP="00D5781D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-בעקבות תרגיל הפתיחה, על מה לדעתכם נתמקד השיעור?</w:t>
            </w:r>
          </w:p>
          <w:p w:rsidR="00D5781D" w:rsidRDefault="00D5781D" w:rsidP="00D5781D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תשובות מצופות: מגילת אסתר.</w:t>
            </w:r>
          </w:p>
          <w:p w:rsidR="00D5781D" w:rsidRDefault="007C776D" w:rsidP="00D5781D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</w:t>
            </w:r>
            <w:r w:rsidR="00D5781D">
              <w:rPr>
                <w:rFonts w:cs="David" w:hint="cs"/>
                <w:sz w:val="24"/>
                <w:szCs w:val="24"/>
                <w:rtl/>
              </w:rPr>
              <w:t>מה בדיוק במגילת אסתר?</w:t>
            </w:r>
          </w:p>
          <w:p w:rsidR="00A3236B" w:rsidRDefault="007C776D" w:rsidP="00D5781D">
            <w:pPr>
              <w:rPr>
                <w:ins w:id="6" w:author="מנהל" w:date="2016-03-05T22:28:00Z"/>
                <w:rFonts w:cs="David" w:hint="cs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 xml:space="preserve">תשובות מצופות: </w:t>
            </w:r>
            <w:r w:rsidR="00D5781D">
              <w:rPr>
                <w:rFonts w:cs="David" w:hint="cs"/>
                <w:sz w:val="24"/>
                <w:szCs w:val="24"/>
                <w:rtl/>
              </w:rPr>
              <w:t xml:space="preserve">ההפכים במגילה. </w:t>
            </w:r>
          </w:p>
          <w:p w:rsidR="00D5781D" w:rsidRDefault="00A3236B" w:rsidP="00A3236B">
            <w:pPr>
              <w:rPr>
                <w:rFonts w:cs="David"/>
                <w:sz w:val="24"/>
                <w:szCs w:val="24"/>
                <w:rtl/>
              </w:rPr>
            </w:pPr>
            <w:ins w:id="7" w:author="מנהל" w:date="2016-03-05T22:28:00Z">
              <w:r>
                <w:rPr>
                  <w:rFonts w:cs="David" w:hint="cs"/>
                  <w:sz w:val="24"/>
                  <w:szCs w:val="24"/>
                  <w:rtl/>
                </w:rPr>
                <w:t xml:space="preserve">סייעי לתלמידים. כיצד הצגתי בפניכם את המילים? (בצורה הפוכה) כיצד המושג הפוך קשור למגילה? </w:t>
              </w:r>
            </w:ins>
            <w:r w:rsidR="00D5781D">
              <w:rPr>
                <w:rFonts w:cs="David" w:hint="cs"/>
                <w:sz w:val="24"/>
                <w:szCs w:val="24"/>
                <w:rtl/>
              </w:rPr>
              <w:t>במידה שלא יענו זאת וגם אם כן, אציג בשקופית נוספת את הביטוי "ונהפוך הוא".</w:t>
            </w:r>
          </w:p>
          <w:p w:rsidR="00D5781D" w:rsidRPr="00D5781D" w:rsidRDefault="00D5781D" w:rsidP="00D5781D">
            <w:p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-אשאל את התלמידים מה הביטוי אומר להם? מה המשמעות שלו? מה המקור שלו?</w:t>
            </w:r>
          </w:p>
          <w:p w:rsidR="00D4312F" w:rsidRDefault="00D578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אציג בשקופית נוספת את המקור הבא ממגילת אסתר ט', א: </w:t>
            </w:r>
          </w:p>
          <w:p w:rsidR="00D5781D" w:rsidRDefault="00D5781D" w:rsidP="00D5781D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"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בַּיּוֹם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אֲשֶׁר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שִׂבְּרוּ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אֹיְבֵי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הַיְּהוּדִים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לִשְׁלוֹט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בָּהֶם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וְנַהֲפוֹךְ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הוּא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אֲשֶׁר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יִשְׁלְטוּ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הַיְּהוּדִים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הֵמָּה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בְּשֹׂנְאֵיהֶם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נִקְהֲלוּ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הַיְּהוּדִים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בְּעָרֵיהֶם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בְּכָל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>-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מְדִינוֹת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הַמֶּלֶךְ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אֲחַשְׁוֵרוֹשׁ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לִשְׁלֹחַ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יָד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,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בִּמְבַקְשֵׁי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ascii="David" w:hAnsi="David" w:cs="David" w:hint="cs"/>
                <w:sz w:val="24"/>
                <w:szCs w:val="24"/>
                <w:rtl/>
              </w:rPr>
              <w:t>רָעָתָם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>.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"</w:t>
            </w:r>
          </w:p>
          <w:p w:rsidR="00D5781D" w:rsidRDefault="00D578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-אשאל את הילדים מה הם הבינו? מה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 xml:space="preserve">הפסוק מתאר? </w:t>
            </w:r>
          </w:p>
          <w:p w:rsidR="00D5781D" w:rsidRPr="00D5781D" w:rsidRDefault="00D5781D" w:rsidP="00D5781D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תשובה: ביום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 xml:space="preserve"> שבו אויבי היהודים </w:t>
            </w:r>
            <w:r>
              <w:rPr>
                <w:rFonts w:ascii="David" w:hAnsi="David" w:cs="David"/>
                <w:sz w:val="24"/>
                <w:szCs w:val="24"/>
                <w:rtl/>
              </w:rPr>
              <w:t xml:space="preserve">חשבו שהם השולטים (שִׂבְּרוּ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 xml:space="preserve">כלומר סברו, חשבו) </w:t>
            </w:r>
            <w:r w:rsidRPr="00D5781D">
              <w:rPr>
                <w:rFonts w:ascii="David" w:hAnsi="David" w:cs="David"/>
                <w:b/>
                <w:bCs/>
                <w:sz w:val="24"/>
                <w:szCs w:val="24"/>
                <w:rtl/>
              </w:rPr>
              <w:t>קרה ההיפך</w:t>
            </w:r>
            <w:r w:rsidRPr="00D5781D">
              <w:rPr>
                <w:rFonts w:ascii="David" w:hAnsi="David" w:cs="David"/>
                <w:sz w:val="24"/>
                <w:szCs w:val="24"/>
              </w:rPr>
              <w:t xml:space="preserve"> </w:t>
            </w:r>
            <w:r w:rsidRPr="00D5781D">
              <w:rPr>
                <w:rFonts w:ascii="David" w:hAnsi="David" w:cs="David"/>
                <w:sz w:val="24"/>
                <w:szCs w:val="24"/>
                <w:rtl/>
              </w:rPr>
              <w:t>והיהודים הם ששלטו בשונאיהם</w:t>
            </w:r>
            <w:r w:rsidRPr="00D5781D">
              <w:rPr>
                <w:rFonts w:ascii="David" w:hAnsi="David" w:cs="David"/>
                <w:sz w:val="24"/>
                <w:szCs w:val="24"/>
              </w:rPr>
              <w:t xml:space="preserve">. </w:t>
            </w:r>
          </w:p>
          <w:p w:rsidR="00D5781D" w:rsidRDefault="00D578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5781D" w:rsidRDefault="00D578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5781D" w:rsidRDefault="00D578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>2.פעילות</w:t>
            </w:r>
            <w:r w:rsidR="008B0C1D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 xml:space="preserve"> ראשונה</w:t>
            </w:r>
            <w:r w:rsidRPr="00F7774F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 xml:space="preserve"> </w:t>
            </w: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</w:p>
          <w:p w:rsidR="008B0C1D" w:rsidRDefault="00D5781D" w:rsidP="008B04E1">
            <w:pPr>
              <w:pStyle w:val="a4"/>
              <w:numPr>
                <w:ilvl w:val="0"/>
                <w:numId w:val="3"/>
              </w:numPr>
              <w:rPr>
                <w:rFonts w:cs="David"/>
                <w:sz w:val="24"/>
                <w:szCs w:val="24"/>
              </w:rPr>
            </w:pPr>
            <w:r w:rsidRPr="00D5781D">
              <w:rPr>
                <w:rFonts w:cs="David" w:hint="cs"/>
                <w:sz w:val="24"/>
                <w:szCs w:val="24"/>
                <w:rtl/>
              </w:rPr>
              <w:t>אומר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לילדים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שכעת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נתמקד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בהפכים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שמתגלים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במגילה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.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נתחלק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ל</w:t>
            </w:r>
            <w:r w:rsidR="008B04E1">
              <w:rPr>
                <w:rFonts w:cs="David" w:hint="cs"/>
                <w:sz w:val="24"/>
                <w:szCs w:val="24"/>
                <w:rtl/>
              </w:rPr>
              <w:t xml:space="preserve">ארבע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קבוצות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וכל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קבוצה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תקבל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8B04E1">
              <w:rPr>
                <w:rFonts w:cs="David" w:hint="cs"/>
                <w:sz w:val="24"/>
                <w:szCs w:val="24"/>
                <w:rtl/>
              </w:rPr>
              <w:t>פסוקים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מתוך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המגילה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8B04E1">
              <w:rPr>
                <w:rFonts w:cs="David" w:hint="cs"/>
                <w:sz w:val="24"/>
                <w:szCs w:val="24"/>
                <w:rtl/>
              </w:rPr>
              <w:t xml:space="preserve">המביעים הפכים שהתרחשו.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עליהם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להתאים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8B04E1">
              <w:rPr>
                <w:rFonts w:cs="David" w:hint="cs"/>
                <w:sz w:val="24"/>
                <w:szCs w:val="24"/>
                <w:rtl/>
              </w:rPr>
              <w:t xml:space="preserve">פסוק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אחד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D5781D">
              <w:rPr>
                <w:rFonts w:cs="David" w:hint="cs"/>
                <w:sz w:val="24"/>
                <w:szCs w:val="24"/>
                <w:rtl/>
              </w:rPr>
              <w:t>לשני</w:t>
            </w:r>
            <w:r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8B04E1">
              <w:rPr>
                <w:rFonts w:cs="David" w:hint="cs"/>
                <w:sz w:val="24"/>
                <w:szCs w:val="24"/>
                <w:rtl/>
              </w:rPr>
              <w:t>ולהניחם ברצף על השולחן. (מאחורי כל צמד תהיה כתובה אות שתיצור את המילה "ונהפוך" לצורך בקרה עצמית</w:t>
            </w:r>
            <w:r w:rsidR="008B0C1D">
              <w:rPr>
                <w:rFonts w:cs="David" w:hint="cs"/>
                <w:sz w:val="24"/>
                <w:szCs w:val="24"/>
                <w:rtl/>
              </w:rPr>
              <w:t>)</w:t>
            </w:r>
            <w:r w:rsidR="008B04E1">
              <w:rPr>
                <w:rFonts w:cs="David" w:hint="cs"/>
                <w:sz w:val="24"/>
                <w:szCs w:val="24"/>
                <w:rtl/>
              </w:rPr>
              <w:t xml:space="preserve">. </w:t>
            </w:r>
          </w:p>
          <w:p w:rsidR="002E7883" w:rsidRDefault="007C776D" w:rsidP="002E7883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(</w:t>
            </w:r>
            <w:r w:rsidR="002E7883">
              <w:rPr>
                <w:rFonts w:cs="David" w:hint="cs"/>
                <w:sz w:val="24"/>
                <w:szCs w:val="24"/>
                <w:rtl/>
              </w:rPr>
              <w:t>צמד פסוקים לדוגמא:</w:t>
            </w:r>
          </w:p>
          <w:p w:rsidR="002E7883" w:rsidRDefault="007C776D" w:rsidP="002E7883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*</w:t>
            </w:r>
            <w:r w:rsidR="002E7883">
              <w:rPr>
                <w:rFonts w:cs="David" w:hint="cs"/>
                <w:sz w:val="24"/>
                <w:szCs w:val="24"/>
                <w:rtl/>
              </w:rPr>
              <w:t xml:space="preserve">"ויקרע מרדכי את בגדיו וילבש שק ואפר ויצא בתוך העיר ויזעק זעקה גדולה ומרה" </w:t>
            </w:r>
          </w:p>
          <w:p w:rsidR="002E7883" w:rsidRDefault="007C776D" w:rsidP="002E7883">
            <w:pPr>
              <w:pStyle w:val="a4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*</w:t>
            </w:r>
            <w:r w:rsidR="002E7883">
              <w:rPr>
                <w:rFonts w:cs="David" w:hint="cs"/>
                <w:sz w:val="24"/>
                <w:szCs w:val="24"/>
                <w:rtl/>
              </w:rPr>
              <w:t>"ומרדכי יצא מלפני המלך בלבוש מלכות ועטרת זהב")</w:t>
            </w:r>
          </w:p>
          <w:p w:rsidR="00D4312F" w:rsidRDefault="008B04E1" w:rsidP="008B0C1D">
            <w:pPr>
              <w:pStyle w:val="a4"/>
              <w:rPr>
                <w:rFonts w:cs="David"/>
                <w:sz w:val="24"/>
                <w:szCs w:val="24"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לאחר שיבדקו עצמם הילדים יצטרכו להדביק לפי הסדר על הדף ובתחתיתו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יצטרכו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לכתוב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מה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>
              <w:rPr>
                <w:rFonts w:cs="David" w:hint="cs"/>
                <w:sz w:val="24"/>
                <w:szCs w:val="24"/>
                <w:rtl/>
              </w:rPr>
              <w:t xml:space="preserve">לדעתם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משמעות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ההפכים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שאנו מוצאים לאורך המגילה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?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הקבוצה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שסיימה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עומדת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D5781D">
              <w:rPr>
                <w:rFonts w:cs="David" w:hint="cs"/>
                <w:sz w:val="24"/>
                <w:szCs w:val="24"/>
                <w:rtl/>
              </w:rPr>
              <w:t>במקומה</w:t>
            </w:r>
            <w:r w:rsidR="00D5781D" w:rsidRPr="00D5781D">
              <w:rPr>
                <w:rFonts w:cs="David"/>
                <w:sz w:val="24"/>
                <w:szCs w:val="24"/>
                <w:rtl/>
              </w:rPr>
              <w:t>.</w:t>
            </w:r>
            <w:r>
              <w:rPr>
                <w:rFonts w:cs="David" w:hint="cs"/>
                <w:sz w:val="24"/>
                <w:szCs w:val="24"/>
                <w:rtl/>
              </w:rPr>
              <w:t xml:space="preserve"> נציג מכל קבוצה יקריא את דעתם </w:t>
            </w:r>
            <w:r w:rsidR="00D5781D" w:rsidRPr="008B04E1">
              <w:rPr>
                <w:rFonts w:cs="David" w:hint="cs"/>
                <w:sz w:val="24"/>
                <w:szCs w:val="24"/>
                <w:rtl/>
              </w:rPr>
              <w:t>על</w:t>
            </w:r>
            <w:r w:rsidR="00D5781D"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8B04E1">
              <w:rPr>
                <w:rFonts w:cs="David" w:hint="cs"/>
                <w:sz w:val="24"/>
                <w:szCs w:val="24"/>
                <w:rtl/>
              </w:rPr>
              <w:t>משמעות</w:t>
            </w:r>
            <w:r w:rsidR="00D5781D"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D5781D" w:rsidRPr="008B04E1">
              <w:rPr>
                <w:rFonts w:cs="David" w:hint="cs"/>
                <w:sz w:val="24"/>
                <w:szCs w:val="24"/>
                <w:rtl/>
              </w:rPr>
              <w:t>ההפכים</w:t>
            </w:r>
            <w:r w:rsidR="00D5781D" w:rsidRPr="008B04E1">
              <w:rPr>
                <w:rFonts w:cs="David"/>
                <w:sz w:val="24"/>
                <w:szCs w:val="24"/>
                <w:rtl/>
              </w:rPr>
              <w:t>.</w:t>
            </w:r>
          </w:p>
          <w:p w:rsidR="008B0C1D" w:rsidRDefault="008B0C1D" w:rsidP="008B0C1D">
            <w:pPr>
              <w:pStyle w:val="a4"/>
              <w:rPr>
                <w:rFonts w:cs="David"/>
                <w:sz w:val="24"/>
                <w:szCs w:val="24"/>
              </w:rPr>
            </w:pPr>
          </w:p>
          <w:p w:rsidR="008B0C1D" w:rsidRPr="008B0C1D" w:rsidRDefault="008B0C1D" w:rsidP="008B0C1D">
            <w:pPr>
              <w:rPr>
                <w:rFonts w:cs="David"/>
                <w:sz w:val="24"/>
                <w:szCs w:val="24"/>
                <w:u w:val="single"/>
              </w:rPr>
            </w:pPr>
            <w:r w:rsidRPr="008B0C1D">
              <w:rPr>
                <w:rFonts w:cs="David" w:hint="cs"/>
                <w:sz w:val="24"/>
                <w:szCs w:val="24"/>
                <w:u w:val="single"/>
                <w:rtl/>
              </w:rPr>
              <w:t>3. פעילות שניה</w:t>
            </w:r>
          </w:p>
          <w:p w:rsidR="008B04E1" w:rsidRPr="008B0C1D" w:rsidRDefault="008B04E1" w:rsidP="008B0C1D">
            <w:pPr>
              <w:pStyle w:val="a4"/>
              <w:numPr>
                <w:ilvl w:val="0"/>
                <w:numId w:val="6"/>
              </w:numPr>
              <w:rPr>
                <w:rFonts w:cs="David"/>
                <w:sz w:val="24"/>
                <w:szCs w:val="24"/>
              </w:rPr>
            </w:pPr>
            <w:r w:rsidRPr="008B0C1D">
              <w:rPr>
                <w:rFonts w:cs="David" w:hint="cs"/>
                <w:sz w:val="24"/>
                <w:szCs w:val="24"/>
                <w:rtl/>
              </w:rPr>
              <w:t>ב</w:t>
            </w:r>
            <w:r w:rsidR="00A804CF" w:rsidRPr="008B0C1D">
              <w:rPr>
                <w:rFonts w:cs="David" w:hint="cs"/>
                <w:sz w:val="24"/>
                <w:szCs w:val="24"/>
                <w:rtl/>
              </w:rPr>
              <w:t>שקופית תהיה כתובה המשימה:</w:t>
            </w:r>
          </w:p>
          <w:p w:rsidR="00D4312F" w:rsidRDefault="008B04E1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 w:rsidRPr="008B04E1">
              <w:rPr>
                <w:rFonts w:cs="David" w:hint="cs"/>
                <w:sz w:val="24"/>
                <w:szCs w:val="24"/>
                <w:rtl/>
              </w:rPr>
              <w:t>אתם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שליחי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המלך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אחשוורוש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.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הגיע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יום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ההפיכה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בחצר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הממלכה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. </w:t>
            </w:r>
            <w:r w:rsidR="00A804CF">
              <w:rPr>
                <w:rFonts w:cs="David" w:hint="cs"/>
                <w:sz w:val="24"/>
                <w:szCs w:val="24"/>
                <w:rtl/>
              </w:rPr>
              <w:t>"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ליהודים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הייתה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אורה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ושמחה</w:t>
            </w:r>
            <w:r w:rsidR="00A804CF">
              <w:rPr>
                <w:rFonts w:cs="David" w:hint="cs"/>
                <w:sz w:val="24"/>
                <w:szCs w:val="24"/>
                <w:rtl/>
              </w:rPr>
              <w:t>"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.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עליכם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לצאת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ולהודיע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A804CF" w:rsidRPr="008B04E1">
              <w:rPr>
                <w:rFonts w:cs="David" w:hint="cs"/>
                <w:sz w:val="24"/>
                <w:szCs w:val="24"/>
                <w:rtl/>
              </w:rPr>
              <w:t>ב</w:t>
            </w:r>
            <w:r w:rsidR="00A804CF">
              <w:rPr>
                <w:rFonts w:cs="David" w:hint="cs"/>
                <w:sz w:val="24"/>
                <w:szCs w:val="24"/>
                <w:rtl/>
              </w:rPr>
              <w:t xml:space="preserve">כל </w:t>
            </w:r>
            <w:r w:rsidR="00A804CF" w:rsidRPr="008B04E1">
              <w:rPr>
                <w:rFonts w:cs="David" w:hint="cs"/>
                <w:sz w:val="24"/>
                <w:szCs w:val="24"/>
                <w:rtl/>
              </w:rPr>
              <w:t>רחבי</w:t>
            </w:r>
            <w:r w:rsidR="00A804CF"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A804CF" w:rsidRPr="008B04E1">
              <w:rPr>
                <w:rFonts w:cs="David" w:hint="cs"/>
                <w:sz w:val="24"/>
                <w:szCs w:val="24"/>
                <w:rtl/>
              </w:rPr>
              <w:t>הממלכה</w:t>
            </w:r>
            <w:r w:rsidR="00A804CF"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Pr="008B04E1">
              <w:rPr>
                <w:rFonts w:cs="David" w:hint="cs"/>
                <w:sz w:val="24"/>
                <w:szCs w:val="24"/>
                <w:rtl/>
              </w:rPr>
              <w:t>על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A804CF">
              <w:rPr>
                <w:rFonts w:cs="David" w:hint="cs"/>
                <w:sz w:val="24"/>
                <w:szCs w:val="24"/>
                <w:rtl/>
              </w:rPr>
              <w:t>אירועי חגיגות</w:t>
            </w:r>
            <w:r w:rsidRPr="008B04E1">
              <w:rPr>
                <w:rFonts w:cs="David"/>
                <w:sz w:val="24"/>
                <w:szCs w:val="24"/>
                <w:rtl/>
              </w:rPr>
              <w:t xml:space="preserve"> </w:t>
            </w:r>
            <w:r w:rsidR="00A804CF">
              <w:rPr>
                <w:rFonts w:cs="David" w:hint="cs"/>
                <w:sz w:val="24"/>
                <w:szCs w:val="24"/>
                <w:rtl/>
              </w:rPr>
              <w:t>הנס הגדול שהתרחש ליהודים. הכינו כרזה המבשרת על כך.</w:t>
            </w:r>
          </w:p>
          <w:p w:rsidR="00A804CF" w:rsidRDefault="00A804CF" w:rsidP="008B0C1D">
            <w:pPr>
              <w:pStyle w:val="a4"/>
              <w:numPr>
                <w:ilvl w:val="0"/>
                <w:numId w:val="6"/>
              </w:numPr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בשקופית הבאה אציג תמונות שונות של כרזות ואשאל את הילדים אילו מאפיינים משותפים הם רואים בכרזות?</w:t>
            </w:r>
          </w:p>
          <w:p w:rsid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תשובות מצופות:</w:t>
            </w:r>
          </w:p>
          <w:p w:rsid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-צבעוניות</w:t>
            </w:r>
          </w:p>
          <w:p w:rsid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-כותרת גדולה המביעה משפט מחץ, רעיון מסוים</w:t>
            </w:r>
          </w:p>
          <w:p w:rsidR="00A804CF" w:rsidRP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-מלל קצר</w:t>
            </w:r>
          </w:p>
          <w:p w:rsid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-תמונה או איור</w:t>
            </w:r>
          </w:p>
          <w:p w:rsidR="00A804CF" w:rsidRDefault="00A804CF" w:rsidP="00A804CF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lastRenderedPageBreak/>
              <w:t>-הזמנה לקהל הרחב</w:t>
            </w:r>
          </w:p>
          <w:p w:rsidR="008B0C1D" w:rsidRDefault="00A804CF" w:rsidP="008B0C1D">
            <w:pPr>
              <w:pStyle w:val="a4"/>
              <w:rPr>
                <w:rFonts w:cs="David"/>
                <w:sz w:val="24"/>
                <w:szCs w:val="24"/>
                <w:rtl/>
              </w:rPr>
            </w:pPr>
            <w:r>
              <w:rPr>
                <w:rFonts w:cs="David" w:hint="cs"/>
                <w:sz w:val="24"/>
                <w:szCs w:val="24"/>
                <w:rtl/>
              </w:rPr>
              <w:t>-תאריך, שעה ומיקום של האירוע</w:t>
            </w:r>
          </w:p>
          <w:p w:rsidR="002E7883" w:rsidRDefault="002E7883" w:rsidP="008B0C1D">
            <w:pPr>
              <w:pStyle w:val="a4"/>
              <w:rPr>
                <w:rFonts w:cs="David"/>
                <w:sz w:val="24"/>
                <w:szCs w:val="24"/>
                <w:rtl/>
              </w:rPr>
            </w:pPr>
          </w:p>
          <w:p w:rsidR="002E7883" w:rsidRDefault="002E7883" w:rsidP="008B0C1D">
            <w:pPr>
              <w:pStyle w:val="a4"/>
              <w:rPr>
                <w:rFonts w:cs="David"/>
                <w:sz w:val="24"/>
                <w:szCs w:val="24"/>
                <w:rtl/>
              </w:rPr>
            </w:pPr>
          </w:p>
          <w:p w:rsidR="002E7883" w:rsidRDefault="002E7883" w:rsidP="008B0C1D">
            <w:pPr>
              <w:pStyle w:val="a4"/>
              <w:rPr>
                <w:rFonts w:cs="David"/>
                <w:sz w:val="24"/>
                <w:szCs w:val="24"/>
                <w:rtl/>
              </w:rPr>
            </w:pPr>
          </w:p>
          <w:p w:rsidR="00D4312F" w:rsidRPr="008B0C1D" w:rsidRDefault="00A12705" w:rsidP="008B0C1D">
            <w:pPr>
              <w:pStyle w:val="a4"/>
              <w:numPr>
                <w:ilvl w:val="0"/>
                <w:numId w:val="6"/>
              </w:numPr>
              <w:rPr>
                <w:rFonts w:cs="David"/>
                <w:sz w:val="24"/>
                <w:szCs w:val="24"/>
                <w:rtl/>
              </w:rPr>
            </w:pPr>
            <w:r w:rsidRPr="008B0C1D">
              <w:rPr>
                <w:rFonts w:ascii="David" w:hAnsi="David" w:cs="David" w:hint="cs"/>
                <w:sz w:val="24"/>
                <w:szCs w:val="24"/>
                <w:rtl/>
              </w:rPr>
              <w:t>לאחר העבודה בקבוצות, נציג את הכרזות בפני הכיתה.</w:t>
            </w:r>
          </w:p>
        </w:tc>
        <w:tc>
          <w:tcPr>
            <w:tcW w:w="3636" w:type="dxa"/>
          </w:tcPr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>1.</w:t>
            </w: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</w:p>
          <w:p w:rsidR="00D4312F" w:rsidRPr="00F7774F" w:rsidRDefault="00D4312F" w:rsidP="00A3236B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א. לכנס ולאסוף את התלמידים באופן מסודר לקראת תחילת השיעור. חשוב על מנת שנוכל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להתחיל את השיעור בצורה מסודרת ו</w:t>
            </w: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נינוחה ובאופן פנוי </w:t>
            </w:r>
            <w:proofErr w:type="spellStart"/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ללמידה.</w:t>
            </w:r>
            <w:ins w:id="8" w:author="מנהל" w:date="2016-03-05T22:26:00Z">
              <w:r w:rsidR="00A3236B">
                <w:rPr>
                  <w:rFonts w:ascii="David" w:hAnsi="David" w:cs="David" w:hint="cs"/>
                  <w:sz w:val="24"/>
                  <w:szCs w:val="24"/>
                  <w:rtl/>
                </w:rPr>
                <w:t>בשלב</w:t>
              </w:r>
              <w:proofErr w:type="spellEnd"/>
              <w:r w:rsidR="00A3236B">
                <w:rPr>
                  <w:rFonts w:ascii="David" w:hAnsi="David" w:cs="David" w:hint="cs"/>
                  <w:sz w:val="24"/>
                  <w:szCs w:val="24"/>
                  <w:rtl/>
                </w:rPr>
                <w:t xml:space="preserve"> זה של השנה סוגיה זו כבר ברורה לנו ולכן מיותר לציין. </w:t>
              </w:r>
            </w:ins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ב. פתיחת השיעור באמצעות 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גירוי, מעורר חשיבה וסקרנות בקרב התלמידים לגבי נושא השיעור.</w:t>
            </w: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D5781D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ג.</w:t>
            </w:r>
            <w:r w:rsidR="00D5781D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A12705">
              <w:rPr>
                <w:rFonts w:ascii="David" w:hAnsi="David" w:cs="David" w:hint="cs"/>
                <w:sz w:val="24"/>
                <w:szCs w:val="24"/>
                <w:rtl/>
              </w:rPr>
              <w:t>מיקוד התלמידים למטרת השיעור יוצר סדר בראש ומתוך כך מעורר יותר שיתוף פעולה.</w:t>
            </w: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7C776D" w:rsidRDefault="007C776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הביטוי "ונהפוך הוא" הוא הביטוי סביבו סובב השיעור והוא המביע את מטרת השיעור לכן חשוב להתמקד בו ולהבין מה מקורו.</w:t>
            </w: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5781D" w:rsidRDefault="00D578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Pr="008B0C1D" w:rsidRDefault="00A12705" w:rsidP="008B0C1D">
            <w:pPr>
              <w:pStyle w:val="a4"/>
              <w:numPr>
                <w:ilvl w:val="0"/>
                <w:numId w:val="4"/>
              </w:numPr>
              <w:rPr>
                <w:rFonts w:ascii="David" w:hAnsi="David" w:cs="David"/>
                <w:sz w:val="24"/>
                <w:szCs w:val="24"/>
                <w:rtl/>
              </w:rPr>
            </w:pPr>
            <w:r w:rsidRPr="008B0C1D">
              <w:rPr>
                <w:rFonts w:ascii="David" w:hAnsi="David" w:cs="David" w:hint="cs"/>
                <w:sz w:val="24"/>
                <w:szCs w:val="24"/>
                <w:rtl/>
              </w:rPr>
              <w:t>היכרות עם פסוקים שונים מהמגילה המביעים נקודות ציו</w:t>
            </w:r>
            <w:r w:rsidR="008B0C1D">
              <w:rPr>
                <w:rFonts w:ascii="David" w:hAnsi="David" w:cs="David" w:hint="cs"/>
                <w:sz w:val="24"/>
                <w:szCs w:val="24"/>
                <w:rtl/>
              </w:rPr>
              <w:t>ן בעלילה, חושפת את הילדים למתרחש במגילה.</w:t>
            </w: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Pr="002E7883" w:rsidRDefault="002E7883" w:rsidP="00A1270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Pr="002E7883" w:rsidRDefault="002E7883" w:rsidP="00A1270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8B0C1D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בכך שהילדים יגדירו לעצמם את משמעות ההפכים במגילה הם יבינו את משמעות הביטוי "ונהפוך הוא"</w:t>
            </w: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Pr="008B0C1D" w:rsidRDefault="008B0C1D" w:rsidP="00A12705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A12705" w:rsidRDefault="00A12705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A12705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8B0C1D">
            <w:pPr>
              <w:pStyle w:val="a4"/>
              <w:numPr>
                <w:ilvl w:val="0"/>
                <w:numId w:val="7"/>
              </w:numPr>
              <w:rPr>
                <w:rFonts w:ascii="David" w:hAnsi="David" w:cs="David"/>
                <w:sz w:val="24"/>
                <w:szCs w:val="24"/>
              </w:rPr>
            </w:pPr>
            <w:r w:rsidRPr="008B0C1D">
              <w:rPr>
                <w:rFonts w:ascii="David" w:hAnsi="David" w:cs="David" w:hint="cs"/>
                <w:sz w:val="24"/>
                <w:szCs w:val="24"/>
                <w:rtl/>
              </w:rPr>
              <w:t>עבודה בקבוצות מייעלת ומשפרת הישגים. כולם פעילים בעשייה. כאשר יש שיתוף פעולה יש שיתוף רעיונות. כשמחברים את כל הרעיונות ביחד, התוצר שמתקבל עשיר ביצירתיות.</w:t>
            </w:r>
            <w:r w:rsidR="007C776D">
              <w:rPr>
                <w:rFonts w:ascii="David" w:hAnsi="David" w:cs="David" w:hint="cs"/>
                <w:sz w:val="24"/>
                <w:szCs w:val="24"/>
                <w:rtl/>
              </w:rPr>
              <w:t xml:space="preserve"> נוסף על כך, כאשר התלמידים נכנסים לנעלי דמות מהמגילה, נוצרת זיקה לסיפור.</w:t>
            </w:r>
            <w:ins w:id="9" w:author="מנהל" w:date="2016-03-05T22:30:00Z">
              <w:r w:rsidR="00A3236B">
                <w:rPr>
                  <w:rFonts w:ascii="David" w:hAnsi="David" w:cs="David" w:hint="cs"/>
                  <w:sz w:val="24"/>
                  <w:szCs w:val="24"/>
                  <w:rtl/>
                </w:rPr>
                <w:t xml:space="preserve"> יופי!</w:t>
              </w:r>
            </w:ins>
          </w:p>
          <w:p w:rsidR="008B0C1D" w:rsidRDefault="008B0C1D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Pr="008B0C1D" w:rsidRDefault="008B0C1D" w:rsidP="008B0C1D">
            <w:pPr>
              <w:pStyle w:val="a4"/>
              <w:numPr>
                <w:ilvl w:val="0"/>
                <w:numId w:val="7"/>
              </w:numPr>
              <w:rPr>
                <w:rFonts w:ascii="David" w:hAnsi="David" w:cs="David"/>
                <w:sz w:val="24"/>
                <w:szCs w:val="24"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t>עמידה על מאפייני הכרזה תאפשר לילדים מעין מחוון לכתיבתו ותעזור להם לדעת מהם הקריטריונים העיקריים שצריכים להיות בכרזה שיכינו.</w:t>
            </w:r>
          </w:p>
          <w:p w:rsidR="00D4312F" w:rsidRDefault="00D4312F" w:rsidP="001C0BA9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pStyle w:val="a4"/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D4312F" w:rsidRDefault="00D4312F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Default="008B0C1D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2E7883" w:rsidRDefault="002E7883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7C776D" w:rsidRDefault="007C776D" w:rsidP="008B0C1D">
            <w:pPr>
              <w:rPr>
                <w:rFonts w:ascii="David" w:hAnsi="David" w:cs="David"/>
                <w:sz w:val="24"/>
                <w:szCs w:val="24"/>
                <w:rtl/>
              </w:rPr>
            </w:pPr>
          </w:p>
          <w:p w:rsidR="008B0C1D" w:rsidRPr="008B0C1D" w:rsidRDefault="008B0C1D" w:rsidP="008B0C1D">
            <w:pPr>
              <w:rPr>
                <w:rFonts w:ascii="David" w:hAnsi="David" w:cs="David"/>
                <w:sz w:val="24"/>
                <w:szCs w:val="24"/>
              </w:rPr>
            </w:pPr>
          </w:p>
          <w:p w:rsidR="00D4312F" w:rsidRDefault="00D4312F" w:rsidP="008B0C1D">
            <w:pPr>
              <w:pStyle w:val="a4"/>
              <w:numPr>
                <w:ilvl w:val="0"/>
                <w:numId w:val="7"/>
              </w:numPr>
              <w:rPr>
                <w:rFonts w:ascii="David" w:hAnsi="David" w:cs="David"/>
                <w:sz w:val="24"/>
                <w:szCs w:val="24"/>
              </w:rPr>
            </w:pPr>
            <w:r w:rsidRPr="008B0C1D">
              <w:rPr>
                <w:rFonts w:ascii="David" w:hAnsi="David" w:cs="David" w:hint="cs"/>
                <w:sz w:val="24"/>
                <w:szCs w:val="24"/>
                <w:rtl/>
              </w:rPr>
              <w:t xml:space="preserve">הילדים מאוד אוהבים להציג בפני הכיתה את התוצרים שעמלו עליהם. בכך שיציגו את תשובותיהם, נוכל לראות עד כמה למדו מהלמידה המשותפת. </w:t>
            </w:r>
          </w:p>
          <w:p w:rsidR="008B0C1D" w:rsidRPr="002E7883" w:rsidRDefault="008B0C1D" w:rsidP="002E7883">
            <w:pPr>
              <w:ind w:left="284"/>
              <w:rPr>
                <w:rFonts w:ascii="David" w:hAnsi="David" w:cs="David"/>
                <w:sz w:val="24"/>
                <w:szCs w:val="24"/>
                <w:rtl/>
              </w:rPr>
            </w:pPr>
          </w:p>
        </w:tc>
      </w:tr>
      <w:tr w:rsidR="00A804CF" w:rsidRPr="00F7774F" w:rsidTr="00A12705">
        <w:tc>
          <w:tcPr>
            <w:tcW w:w="1101" w:type="dxa"/>
          </w:tcPr>
          <w:p w:rsidR="00D4312F" w:rsidRPr="00F7774F" w:rsidRDefault="00A12705" w:rsidP="001C0BA9">
            <w:pPr>
              <w:rPr>
                <w:rFonts w:ascii="David" w:hAnsi="David" w:cs="David"/>
                <w:sz w:val="24"/>
                <w:szCs w:val="24"/>
                <w:rtl/>
              </w:rPr>
            </w:pPr>
            <w:r>
              <w:rPr>
                <w:rFonts w:ascii="David" w:hAnsi="David" w:cs="David" w:hint="cs"/>
                <w:sz w:val="24"/>
                <w:szCs w:val="24"/>
                <w:rtl/>
              </w:rPr>
              <w:lastRenderedPageBreak/>
              <w:t>3</w:t>
            </w:r>
            <w:r w:rsidR="00D4312F"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 דקות</w:t>
            </w:r>
          </w:p>
        </w:tc>
        <w:tc>
          <w:tcPr>
            <w:tcW w:w="3768" w:type="dxa"/>
          </w:tcPr>
          <w:p w:rsidR="00D4312F" w:rsidRPr="00F7774F" w:rsidRDefault="00D4312F" w:rsidP="001C0BA9">
            <w:pPr>
              <w:rPr>
                <w:rFonts w:ascii="David" w:hAnsi="David" w:cs="David"/>
                <w:sz w:val="24"/>
                <w:szCs w:val="24"/>
                <w:u w:val="single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u w:val="single"/>
                <w:rtl/>
              </w:rPr>
              <w:t>4. סיכום</w:t>
            </w:r>
          </w:p>
          <w:p w:rsidR="00D4312F" w:rsidRDefault="00D4312F" w:rsidP="00A12705">
            <w:pPr>
              <w:rPr>
                <w:ins w:id="10" w:author="מנהל" w:date="2016-03-05T22:30:00Z"/>
                <w:rFonts w:ascii="David" w:hAnsi="David" w:cs="David" w:hint="cs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אשאל את הילדים איך </w:t>
            </w:r>
            <w:r w:rsidR="00A12705">
              <w:rPr>
                <w:rFonts w:ascii="David" w:hAnsi="David" w:cs="David" w:hint="cs"/>
                <w:sz w:val="24"/>
                <w:szCs w:val="24"/>
                <w:rtl/>
              </w:rPr>
              <w:t>הייתה</w:t>
            </w: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 </w:t>
            </w:r>
            <w:r w:rsidR="00A12705">
              <w:rPr>
                <w:rFonts w:ascii="David" w:hAnsi="David" w:cs="David" w:hint="cs"/>
                <w:sz w:val="24"/>
                <w:szCs w:val="24"/>
                <w:rtl/>
              </w:rPr>
              <w:t>הע</w:t>
            </w:r>
            <w:r>
              <w:rPr>
                <w:rFonts w:ascii="David" w:hAnsi="David" w:cs="David" w:hint="cs"/>
                <w:sz w:val="24"/>
                <w:szCs w:val="24"/>
                <w:rtl/>
              </w:rPr>
              <w:t>בודה בקבוצות</w:t>
            </w: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 xml:space="preserve">? </w:t>
            </w:r>
            <w:r w:rsidR="00A12705">
              <w:rPr>
                <w:rFonts w:ascii="David" w:hAnsi="David" w:cs="David" w:hint="cs"/>
                <w:sz w:val="24"/>
                <w:szCs w:val="24"/>
                <w:rtl/>
              </w:rPr>
              <w:t>איך הרגישו כאשר בישרו על ההפיכה בממלכה?</w:t>
            </w:r>
          </w:p>
          <w:p w:rsidR="00A3236B" w:rsidRDefault="00A3236B" w:rsidP="00A12705">
            <w:pPr>
              <w:rPr>
                <w:ins w:id="11" w:author="מנהל" w:date="2016-03-05T22:30:00Z"/>
                <w:rFonts w:ascii="David" w:hAnsi="David" w:cs="David" w:hint="cs"/>
                <w:sz w:val="24"/>
                <w:szCs w:val="24"/>
                <w:rtl/>
              </w:rPr>
            </w:pPr>
            <w:ins w:id="12" w:author="מנהל" w:date="2016-03-05T22:30:00Z">
              <w:r>
                <w:rPr>
                  <w:rFonts w:ascii="David" w:hAnsi="David" w:cs="David" w:hint="cs"/>
                  <w:sz w:val="24"/>
                  <w:szCs w:val="24"/>
                  <w:rtl/>
                </w:rPr>
                <w:t>מטרת השיעור-</w:t>
              </w:r>
            </w:ins>
          </w:p>
          <w:p w:rsidR="00A3236B" w:rsidRDefault="00A3236B" w:rsidP="00A12705">
            <w:pPr>
              <w:rPr>
                <w:ins w:id="13" w:author="מנהל" w:date="2016-03-05T22:31:00Z"/>
                <w:rFonts w:ascii="David" w:hAnsi="David" w:cs="David" w:hint="cs"/>
                <w:sz w:val="24"/>
                <w:szCs w:val="24"/>
                <w:rtl/>
              </w:rPr>
            </w:pPr>
            <w:ins w:id="14" w:author="מנהל" w:date="2016-03-05T22:30:00Z">
              <w:r>
                <w:rPr>
                  <w:rFonts w:ascii="David" w:hAnsi="David" w:cs="David" w:hint="cs"/>
                  <w:b/>
                  <w:bCs/>
                  <w:sz w:val="36"/>
                  <w:szCs w:val="36"/>
                  <w:rtl/>
                </w:rPr>
                <w:t>התלמיד יבין מה פירוש הביטוי "ונהפוך הוא" המובע לאורך כל המגילה ולאורך החג</w:t>
              </w:r>
            </w:ins>
          </w:p>
          <w:p w:rsidR="00A3236B" w:rsidRPr="00F7774F" w:rsidRDefault="00A3236B" w:rsidP="00A12705">
            <w:pPr>
              <w:rPr>
                <w:rFonts w:ascii="David" w:hAnsi="David" w:cs="David"/>
                <w:sz w:val="24"/>
                <w:szCs w:val="24"/>
                <w:rtl/>
              </w:rPr>
            </w:pPr>
            <w:ins w:id="15" w:author="מנהל" w:date="2016-03-05T22:31:00Z">
              <w:r>
                <w:rPr>
                  <w:rFonts w:ascii="David" w:hAnsi="David" w:cs="David" w:hint="cs"/>
                  <w:sz w:val="24"/>
                  <w:szCs w:val="24"/>
                  <w:rtl/>
                </w:rPr>
                <w:t>נסחי שאלה מתאימה שדרכה תוכלי לדעת אם המטרה הושגה.</w:t>
              </w:r>
              <w:bookmarkStart w:id="16" w:name="_GoBack"/>
              <w:bookmarkEnd w:id="16"/>
              <w:r>
                <w:rPr>
                  <w:rFonts w:ascii="David" w:hAnsi="David" w:cs="David" w:hint="cs"/>
                  <w:sz w:val="24"/>
                  <w:szCs w:val="24"/>
                  <w:rtl/>
                </w:rPr>
                <w:t xml:space="preserve"> </w:t>
              </w:r>
            </w:ins>
          </w:p>
        </w:tc>
        <w:tc>
          <w:tcPr>
            <w:tcW w:w="3636" w:type="dxa"/>
          </w:tcPr>
          <w:p w:rsidR="00D4312F" w:rsidRPr="00F7774F" w:rsidRDefault="00D4312F" w:rsidP="00A12705">
            <w:pPr>
              <w:rPr>
                <w:rFonts w:ascii="David" w:hAnsi="David" w:cs="David"/>
                <w:sz w:val="24"/>
                <w:szCs w:val="24"/>
                <w:rtl/>
              </w:rPr>
            </w:pPr>
            <w:r w:rsidRPr="00F7774F">
              <w:rPr>
                <w:rFonts w:ascii="David" w:hAnsi="David" w:cs="David" w:hint="cs"/>
                <w:sz w:val="24"/>
                <w:szCs w:val="24"/>
                <w:rtl/>
              </w:rPr>
              <w:t>4. בירור זה עם התלמידים חשוב להבנת תחושותיהם, להבין מה למדו, במה התקשו. זיקוק התובנות בסוף השיעור מעיד על הידע החדש שנרכש.</w:t>
            </w:r>
          </w:p>
        </w:tc>
      </w:tr>
    </w:tbl>
    <w:p w:rsidR="00055B3A" w:rsidRPr="00D4312F" w:rsidRDefault="00055B3A"/>
    <w:sectPr w:rsidR="00055B3A" w:rsidRPr="00D4312F" w:rsidSect="00C126F1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12E57"/>
    <w:multiLevelType w:val="hybridMultilevel"/>
    <w:tmpl w:val="BACA7228"/>
    <w:lvl w:ilvl="0" w:tplc="3C7CD7B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9C2B01"/>
    <w:multiLevelType w:val="hybridMultilevel"/>
    <w:tmpl w:val="61AEA73E"/>
    <w:lvl w:ilvl="0" w:tplc="FF0624BA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6EF27FB"/>
    <w:multiLevelType w:val="hybridMultilevel"/>
    <w:tmpl w:val="702017AA"/>
    <w:lvl w:ilvl="0" w:tplc="204080D2">
      <w:start w:val="1"/>
      <w:numFmt w:val="hebrew1"/>
      <w:lvlText w:val="%1."/>
      <w:lvlJc w:val="left"/>
      <w:pPr>
        <w:ind w:left="720" w:hanging="360"/>
      </w:pPr>
      <w:rPr>
        <w:rFonts w:ascii="David" w:hAnsi="David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2B24F71"/>
    <w:multiLevelType w:val="hybridMultilevel"/>
    <w:tmpl w:val="E1E6D65A"/>
    <w:lvl w:ilvl="0" w:tplc="04090013">
      <w:start w:val="1"/>
      <w:numFmt w:val="hebrew1"/>
      <w:lvlText w:val="%1."/>
      <w:lvlJc w:val="center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170DFF"/>
    <w:multiLevelType w:val="hybridMultilevel"/>
    <w:tmpl w:val="8196CACC"/>
    <w:lvl w:ilvl="0" w:tplc="D452C3AE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B655642"/>
    <w:multiLevelType w:val="hybridMultilevel"/>
    <w:tmpl w:val="C884F06E"/>
    <w:lvl w:ilvl="0" w:tplc="04090013">
      <w:start w:val="1"/>
      <w:numFmt w:val="hebrew1"/>
      <w:lvlText w:val="%1."/>
      <w:lvlJc w:val="center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>
    <w:nsid w:val="41577681"/>
    <w:multiLevelType w:val="hybridMultilevel"/>
    <w:tmpl w:val="E75C4790"/>
    <w:lvl w:ilvl="0" w:tplc="ADF064B4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B814F09"/>
    <w:multiLevelType w:val="hybridMultilevel"/>
    <w:tmpl w:val="E9DA0EC8"/>
    <w:lvl w:ilvl="0" w:tplc="A4CCA37A">
      <w:start w:val="1"/>
      <w:numFmt w:val="hebrew1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7DE93510"/>
    <w:multiLevelType w:val="hybridMultilevel"/>
    <w:tmpl w:val="EE2A4EBE"/>
    <w:lvl w:ilvl="0" w:tplc="04090013">
      <w:start w:val="1"/>
      <w:numFmt w:val="hebrew1"/>
      <w:lvlText w:val="%1."/>
      <w:lvlJc w:val="center"/>
      <w:pPr>
        <w:ind w:left="644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8"/>
  </w:num>
  <w:num w:numId="5">
    <w:abstractNumId w:val="4"/>
  </w:num>
  <w:num w:numId="6">
    <w:abstractNumId w:val="6"/>
  </w:num>
  <w:num w:numId="7">
    <w:abstractNumId w:val="7"/>
  </w:num>
  <w:num w:numId="8">
    <w:abstractNumId w:val="5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4312F"/>
    <w:rsid w:val="00055B3A"/>
    <w:rsid w:val="002E7883"/>
    <w:rsid w:val="005B55DC"/>
    <w:rsid w:val="007C776D"/>
    <w:rsid w:val="008B04E1"/>
    <w:rsid w:val="008B0C1D"/>
    <w:rsid w:val="00A12705"/>
    <w:rsid w:val="00A3236B"/>
    <w:rsid w:val="00A804CF"/>
    <w:rsid w:val="00B832FD"/>
    <w:rsid w:val="00C126F1"/>
    <w:rsid w:val="00D4312F"/>
    <w:rsid w:val="00D5781D"/>
    <w:rsid w:val="00FD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12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31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431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32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A323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4312F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312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List Paragraph"/>
    <w:basedOn w:val="a"/>
    <w:uiPriority w:val="34"/>
    <w:qFormat/>
    <w:rsid w:val="00D4312F"/>
    <w:pPr>
      <w:ind w:left="720"/>
      <w:contextualSpacing/>
    </w:pPr>
  </w:style>
  <w:style w:type="paragraph" w:styleId="a5">
    <w:name w:val="Balloon Text"/>
    <w:basedOn w:val="a"/>
    <w:link w:val="a6"/>
    <w:uiPriority w:val="99"/>
    <w:semiHidden/>
    <w:unhideWhenUsed/>
    <w:rsid w:val="00A323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טקסט בלונים תו"/>
    <w:basedOn w:val="a0"/>
    <w:link w:val="a5"/>
    <w:uiPriority w:val="99"/>
    <w:semiHidden/>
    <w:rsid w:val="00A32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695</Words>
  <Characters>3476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מנהל</cp:lastModifiedBy>
  <cp:revision>3</cp:revision>
  <dcterms:created xsi:type="dcterms:W3CDTF">2016-03-05T20:25:00Z</dcterms:created>
  <dcterms:modified xsi:type="dcterms:W3CDTF">2016-03-05T20:31:00Z</dcterms:modified>
</cp:coreProperties>
</file>