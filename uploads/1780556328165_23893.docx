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DAE" w:rsidRDefault="00253DAE" w:rsidP="00253DAE">
      <w:pPr>
        <w:rPr>
          <w:rFonts w:ascii="David" w:hAnsi="David" w:cs="David"/>
          <w:sz w:val="24"/>
          <w:szCs w:val="24"/>
        </w:rPr>
      </w:pPr>
      <w:r>
        <w:rPr>
          <w:rFonts w:ascii="David" w:hAnsi="David" w:cs="David"/>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hint="cs"/>
          <w:sz w:val="24"/>
          <w:szCs w:val="24"/>
          <w:rtl/>
        </w:rPr>
        <w:t>2.1.16</w:t>
      </w:r>
    </w:p>
    <w:p w:rsidR="00253DAE" w:rsidRDefault="00253DAE" w:rsidP="00253DAE">
      <w:pPr>
        <w:rPr>
          <w:rFonts w:ascii="David" w:hAnsi="David" w:cs="David"/>
          <w:sz w:val="24"/>
          <w:szCs w:val="24"/>
          <w:rtl/>
        </w:rPr>
      </w:pPr>
    </w:p>
    <w:p w:rsidR="00253DAE" w:rsidRDefault="00253DAE" w:rsidP="00253DAE">
      <w:pPr>
        <w:rPr>
          <w:rFonts w:ascii="David" w:hAnsi="David" w:cs="David"/>
          <w:b/>
          <w:bCs/>
          <w:sz w:val="32"/>
          <w:szCs w:val="32"/>
          <w:u w:val="single"/>
          <w:rtl/>
        </w:rPr>
      </w:pPr>
      <w:r>
        <w:rPr>
          <w:rFonts w:ascii="David" w:hAnsi="David" w:cs="David"/>
          <w:b/>
          <w:bCs/>
          <w:sz w:val="32"/>
          <w:szCs w:val="32"/>
          <w:u w:val="single"/>
          <w:rtl/>
        </w:rPr>
        <w:t>רפלקציה על השיעור ה</w:t>
      </w:r>
      <w:r>
        <w:rPr>
          <w:rFonts w:ascii="David" w:hAnsi="David" w:cs="David" w:hint="cs"/>
          <w:b/>
          <w:bCs/>
          <w:sz w:val="32"/>
          <w:szCs w:val="32"/>
          <w:u w:val="single"/>
          <w:rtl/>
        </w:rPr>
        <w:t>רביעי</w:t>
      </w:r>
      <w:r>
        <w:rPr>
          <w:rFonts w:ascii="David" w:hAnsi="David" w:cs="David"/>
          <w:b/>
          <w:bCs/>
          <w:sz w:val="32"/>
          <w:szCs w:val="32"/>
          <w:u w:val="single"/>
          <w:rtl/>
        </w:rPr>
        <w:t>/הודיה אטיאס</w:t>
      </w:r>
    </w:p>
    <w:p w:rsidR="00EE581B" w:rsidRDefault="00370878" w:rsidP="00B80D5A">
      <w:pPr>
        <w:spacing w:line="360" w:lineRule="auto"/>
        <w:rPr>
          <w:rFonts w:ascii="David" w:hAnsi="David" w:cs="David"/>
          <w:sz w:val="24"/>
          <w:szCs w:val="24"/>
          <w:rtl/>
        </w:rPr>
      </w:pPr>
      <w:r>
        <w:rPr>
          <w:rFonts w:ascii="David" w:hAnsi="David" w:cs="David" w:hint="cs"/>
          <w:sz w:val="24"/>
          <w:szCs w:val="24"/>
          <w:rtl/>
        </w:rPr>
        <w:t>השיעור עסק באליעזר בן יהודה. במהלך התכנון, היה דיאלוג בינינו שעזר לי למקד את השיעור אל מטרת השיעור. כמו כן, למקד את מטרת העל ולהתאימה לשיעור. הדבר תרם לי לחידוד ניסוח המטרות שאצטרך לנסח לעצמי בכל שיעור. בגרסה הראשונה ששלחתי לך, רציתי מאוד לעשות את משחק הרביעיות כי חשבתי שזוהי דרך יצירתית ללמד מילים שאליעזר בן יהודה יצר. אך לבסוף, לאחר שמיקדנו את המטרה, החלטתי לוותר עליה ולעשות משחק קליל(למקרה שיהיה זמן). מיקוד המטרה בא לידי ביטוי בכך שאת משימת הכתיבה שהייתה אמורה להיות בסוף השיעור, הפכ</w:t>
      </w:r>
      <w:r w:rsidR="00B80D5A">
        <w:rPr>
          <w:rFonts w:ascii="David" w:hAnsi="David" w:cs="David" w:hint="cs"/>
          <w:sz w:val="24"/>
          <w:szCs w:val="24"/>
          <w:rtl/>
        </w:rPr>
        <w:t>נו</w:t>
      </w:r>
      <w:r>
        <w:rPr>
          <w:rFonts w:ascii="David" w:hAnsi="David" w:cs="David" w:hint="cs"/>
          <w:sz w:val="24"/>
          <w:szCs w:val="24"/>
          <w:rtl/>
        </w:rPr>
        <w:t xml:space="preserve"> לעיקר השיעור. </w:t>
      </w:r>
      <w:r w:rsidR="00DA58F8">
        <w:rPr>
          <w:rFonts w:ascii="David" w:hAnsi="David" w:cs="David" w:hint="cs"/>
          <w:sz w:val="24"/>
          <w:szCs w:val="24"/>
          <w:rtl/>
        </w:rPr>
        <w:t xml:space="preserve">למרות שבשיעור עצמו הרגשתי שהשינויים הללו קצת הקשו עליי בזרימה עם השיעור כי היה קצת עומס תהליכים, </w:t>
      </w:r>
      <w:r>
        <w:rPr>
          <w:rFonts w:ascii="David" w:hAnsi="David" w:cs="David" w:hint="cs"/>
          <w:sz w:val="24"/>
          <w:szCs w:val="24"/>
          <w:rtl/>
        </w:rPr>
        <w:t xml:space="preserve">אני חושבת שהשיעור הפך להרבה יותר מלמד. עם הרבה יותר תוכן. </w:t>
      </w:r>
      <w:r w:rsidR="00A473A2">
        <w:rPr>
          <w:rFonts w:ascii="David" w:hAnsi="David" w:cs="David" w:hint="cs"/>
          <w:sz w:val="24"/>
          <w:szCs w:val="24"/>
          <w:rtl/>
        </w:rPr>
        <w:t xml:space="preserve">למרות שהתלמידים עובדים על כתיבת טקסטים מכל מיני סוגים וכבר יש להם ידע בכך, השיעור </w:t>
      </w:r>
      <w:r w:rsidR="00B80D5A">
        <w:rPr>
          <w:rFonts w:ascii="David" w:hAnsi="David" w:cs="David" w:hint="cs"/>
          <w:sz w:val="24"/>
          <w:szCs w:val="24"/>
          <w:rtl/>
        </w:rPr>
        <w:t xml:space="preserve">בהחלט </w:t>
      </w:r>
      <w:r w:rsidR="00A473A2">
        <w:rPr>
          <w:rFonts w:ascii="David" w:hAnsi="David" w:cs="David" w:hint="cs"/>
          <w:sz w:val="24"/>
          <w:szCs w:val="24"/>
          <w:rtl/>
        </w:rPr>
        <w:t xml:space="preserve">שיפר את הכתיבה שלהם. על התוצאות שהשגתי אמשיך לפרט בהמשך. </w:t>
      </w:r>
      <w:r>
        <w:rPr>
          <w:rFonts w:ascii="David" w:hAnsi="David" w:cs="David" w:hint="cs"/>
          <w:sz w:val="24"/>
          <w:szCs w:val="24"/>
          <w:rtl/>
        </w:rPr>
        <w:t>אמרת שהבחירה במטרה שפתית היא ניסיון אמיץ ומוצלח, שהרי טרם למדנו על כך. כמו כן, אמרת שהרמה הייתה מאוד גבוהה וכך גם התוצאות. אני גם הרגשתי שהשיעור תרם מאוד לתלמידים. ראיתי שהתלמידים ממש רוצים ללמוד ואף נהנים מכך. אסתי הוסיפה שהיא תיקח רעיונות מהשיעור שלי לשיעור שתלמד אותם על מרטין לותר קינג. שמחתי שמורה שכבר שנים רבות במקצוע, לוקחת רעיונות מהשיעור שלי כסטודנטית.</w:t>
      </w:r>
      <w:r w:rsidR="00652BE9">
        <w:rPr>
          <w:rFonts w:ascii="David" w:hAnsi="David" w:cs="David" w:hint="cs"/>
          <w:sz w:val="24"/>
          <w:szCs w:val="24"/>
          <w:rtl/>
        </w:rPr>
        <w:t xml:space="preserve"> </w:t>
      </w:r>
      <w:r w:rsidR="008E3EE6">
        <w:rPr>
          <w:rFonts w:ascii="David" w:hAnsi="David" w:cs="David" w:hint="cs"/>
          <w:sz w:val="24"/>
          <w:szCs w:val="24"/>
          <w:rtl/>
        </w:rPr>
        <w:t xml:space="preserve">נוסף על כך, במהלך השיעור הערת הערות שעזרו לי והיו רלוונטיות להמשך השיעור, אך בשיעור עצמו הרגשתי שהן קצת מפריעות לי להתרכז בלימוד </w:t>
      </w:r>
      <w:proofErr w:type="spellStart"/>
      <w:r w:rsidR="008E3EE6">
        <w:rPr>
          <w:rFonts w:ascii="David" w:hAnsi="David" w:cs="David" w:hint="cs"/>
          <w:sz w:val="24"/>
          <w:szCs w:val="24"/>
          <w:rtl/>
        </w:rPr>
        <w:t>השיעור.</w:t>
      </w:r>
      <w:ins w:id="0" w:author="מנהל" w:date="2016-01-03T11:11:00Z">
        <w:r w:rsidR="00D53936">
          <w:rPr>
            <w:rFonts w:ascii="David" w:hAnsi="David" w:cs="David" w:hint="cs"/>
            <w:sz w:val="24"/>
            <w:szCs w:val="24"/>
            <w:rtl/>
          </w:rPr>
          <w:t>אשתדל</w:t>
        </w:r>
        <w:proofErr w:type="spellEnd"/>
        <w:r w:rsidR="00D53936">
          <w:rPr>
            <w:rFonts w:ascii="David" w:hAnsi="David" w:cs="David" w:hint="cs"/>
            <w:sz w:val="24"/>
            <w:szCs w:val="24"/>
            <w:rtl/>
          </w:rPr>
          <w:t xml:space="preserve"> לא להעיר...</w:t>
        </w:r>
      </w:ins>
    </w:p>
    <w:p w:rsidR="003F0AE3" w:rsidRDefault="00652BE9" w:rsidP="005B6930">
      <w:pPr>
        <w:spacing w:line="360" w:lineRule="auto"/>
        <w:rPr>
          <w:rFonts w:ascii="David" w:hAnsi="David" w:cs="David"/>
          <w:sz w:val="24"/>
          <w:szCs w:val="24"/>
          <w:rtl/>
        </w:rPr>
      </w:pPr>
      <w:r>
        <w:rPr>
          <w:rFonts w:ascii="David" w:hAnsi="David" w:cs="David" w:hint="cs"/>
          <w:sz w:val="24"/>
          <w:szCs w:val="24"/>
          <w:rtl/>
        </w:rPr>
        <w:t xml:space="preserve">השמעתי לתלמידים את השיר המפורסם על אליעזר בן יהודה. הילדים שרו מיד עם תחילת השיר. בכל פעם שאני מביאה שיר לכיתה, </w:t>
      </w:r>
      <w:r w:rsidRPr="00B80D5A">
        <w:rPr>
          <w:rFonts w:ascii="David" w:hAnsi="David" w:cs="David" w:hint="cs"/>
          <w:b/>
          <w:bCs/>
          <w:sz w:val="24"/>
          <w:szCs w:val="24"/>
          <w:rtl/>
        </w:rPr>
        <w:t>עליי לשיר עם התלמידים</w:t>
      </w:r>
      <w:r>
        <w:rPr>
          <w:rFonts w:ascii="David" w:hAnsi="David" w:cs="David" w:hint="cs"/>
          <w:sz w:val="24"/>
          <w:szCs w:val="24"/>
          <w:rtl/>
        </w:rPr>
        <w:t xml:space="preserve">, דבר שלא עשיתי בשיעור. עצם השירה שלי יחד איתם מעידה קודם כל על הקשר שלי ושל התלמידים, שכשם שהם לומדים מתוך השיר, גם אני לומדת מתוך השיר. כולנו שותפים למהלך הלמידה. נוסף על כך, אליעזר בן יהודה החיה את השפה העברית. השפה היא חלק מהמורשת היהודית. עצם כך שאני מביאה לשיעור שיר על מחיה השפה העברית, ושרה ביחד עם התלמידים, אשיג את מטרתי שהיא טיפוח המורשת היהודית, זיקה למסורת. לאחר השיר, שאלתי את התלמידים מה הרגשתם/חשבתם בעקבות השיר? והתלמידים ענו לי כבר על השאלה הבאה שבאתי לשאול שהיא אילו פרטי מידע על בן יהודה הצלחתם לדלות מתוך השיר? למרות שהתלמידים כבר ענו לי על שאלה זו, שאלתי שוב. שמתי לב שהם כבר ענו לי, אך שאלתי שוב כי בחלק זה העליתי תמונה של בן יהודה ורציתי שנכתוב את התשובות מסביב לתמונתו, לכן חזרתי ושאלתי. גם על מנת לכתוב על הלוח וגם על מנת לחדד את הדברים באופן מסודר. בכל אופן, למדתי ממקרה זה </w:t>
      </w:r>
      <w:r w:rsidRPr="005B6930">
        <w:rPr>
          <w:rFonts w:ascii="David" w:hAnsi="David" w:cs="David" w:hint="cs"/>
          <w:b/>
          <w:bCs/>
          <w:sz w:val="24"/>
          <w:szCs w:val="24"/>
          <w:rtl/>
        </w:rPr>
        <w:t>לא להתקבע</w:t>
      </w:r>
      <w:r>
        <w:rPr>
          <w:rFonts w:ascii="David" w:hAnsi="David" w:cs="David" w:hint="cs"/>
          <w:sz w:val="24"/>
          <w:szCs w:val="24"/>
          <w:rtl/>
        </w:rPr>
        <w:t xml:space="preserve"> ו</w:t>
      </w:r>
      <w:r w:rsidR="005B6930">
        <w:rPr>
          <w:rFonts w:ascii="David" w:hAnsi="David" w:cs="David" w:hint="cs"/>
          <w:sz w:val="24"/>
          <w:szCs w:val="24"/>
          <w:rtl/>
        </w:rPr>
        <w:t xml:space="preserve">לא </w:t>
      </w:r>
      <w:r>
        <w:rPr>
          <w:rFonts w:ascii="David" w:hAnsi="David" w:cs="David" w:hint="cs"/>
          <w:sz w:val="24"/>
          <w:szCs w:val="24"/>
          <w:rtl/>
        </w:rPr>
        <w:t xml:space="preserve">להיצמד בצורה טכנית לשיעור אלא </w:t>
      </w:r>
      <w:r w:rsidRPr="005B6930">
        <w:rPr>
          <w:rFonts w:ascii="David" w:hAnsi="David" w:cs="David" w:hint="cs"/>
          <w:b/>
          <w:bCs/>
          <w:sz w:val="24"/>
          <w:szCs w:val="24"/>
          <w:rtl/>
        </w:rPr>
        <w:t>לזרום עם התלמידים</w:t>
      </w:r>
      <w:r>
        <w:rPr>
          <w:rFonts w:ascii="David" w:hAnsi="David" w:cs="David" w:hint="cs"/>
          <w:sz w:val="24"/>
          <w:szCs w:val="24"/>
          <w:rtl/>
        </w:rPr>
        <w:t xml:space="preserve"> ועם השיעור לכיוון שהוא הולך, כי כידוע הדברים לא קורים בדיוק כמו שכתוב במערך. כאשר כתבתי את תשובות התלמידים מסביב לתמונתו, אחד התלמידים אמר "בן יהודה כתב מילים חדשות" אני ניסיתי לשדרג את הפועל "כתב" ושאלתי את התלמיד איזו מילה אחרת הוא היה כותב במקום מילה זו? והתלמיד מיד ענה "יצר". עמידה על דיוק מחדדת אצל התלמידים את השימוש הנכון בפעלים. </w:t>
      </w:r>
      <w:r w:rsidR="003F0AE3">
        <w:rPr>
          <w:rFonts w:ascii="David" w:hAnsi="David" w:cs="David" w:hint="cs"/>
          <w:sz w:val="24"/>
          <w:szCs w:val="24"/>
          <w:rtl/>
        </w:rPr>
        <w:t xml:space="preserve">תלמיד נוסף הוסיף </w:t>
      </w:r>
      <w:r w:rsidR="003F0AE3">
        <w:rPr>
          <w:rFonts w:ascii="David" w:hAnsi="David" w:cs="David" w:hint="cs"/>
          <w:sz w:val="24"/>
          <w:szCs w:val="24"/>
          <w:rtl/>
        </w:rPr>
        <w:lastRenderedPageBreak/>
        <w:t xml:space="preserve">פרט מידע שתלמיד אחר כבר אמר ואני אמרתי לו "את זה כבר אמרנו, האם יש לך משהו חדש להוסיף?" במקום המילים את זה כבר אמרנו הייתי אומרת "אחד התלמידים ציין את הרעיון הזה, האם יש לך משהו חדש להוסיף?" בצורה זו, אני לא מבטלת את תשובתו של התלמיד ואף מעודדת אותו לחשוב על תשובה חדשה. </w:t>
      </w:r>
      <w:r w:rsidR="005B6930">
        <w:rPr>
          <w:rFonts w:ascii="David" w:hAnsi="David" w:cs="David" w:hint="cs"/>
          <w:sz w:val="24"/>
          <w:szCs w:val="24"/>
          <w:rtl/>
        </w:rPr>
        <w:t>לאחר מכן,</w:t>
      </w:r>
      <w:r w:rsidR="003F0AE3">
        <w:rPr>
          <w:rFonts w:ascii="David" w:hAnsi="David" w:cs="David" w:hint="cs"/>
          <w:sz w:val="24"/>
          <w:szCs w:val="24"/>
          <w:rtl/>
        </w:rPr>
        <w:t xml:space="preserve"> אחת התלמידות הצביעה ואמרה שיש טעות בשיר משום שלבן של אליעזר לא קוראים איתמר אלא בן ציון. שאלתי אותה מאיפה היא יודעת זאת, היא אמרה מהספר "הבכור לבית </w:t>
      </w:r>
      <w:proofErr w:type="spellStart"/>
      <w:r w:rsidR="003F0AE3">
        <w:rPr>
          <w:rFonts w:ascii="David" w:hAnsi="David" w:cs="David" w:hint="cs"/>
          <w:sz w:val="24"/>
          <w:szCs w:val="24"/>
          <w:rtl/>
        </w:rPr>
        <w:t>אב"י</w:t>
      </w:r>
      <w:proofErr w:type="spellEnd"/>
      <w:r w:rsidR="003F0AE3">
        <w:rPr>
          <w:rFonts w:ascii="David" w:hAnsi="David" w:cs="David" w:hint="cs"/>
          <w:sz w:val="24"/>
          <w:szCs w:val="24"/>
          <w:rtl/>
        </w:rPr>
        <w:t xml:space="preserve">". שם אכן מסופר על קורות חייו של איתמר שאכן שינה את שמו. בכל המקורות שקראתי לא נחשפתי לעובדה זו, לכן לא ידעתי. קודם כל, הייתי צריכה לנסות ולהבין יותר האם מתוך קריאה שלה בספר למדה זאת, להבין בעצם לעומק על מה היא מתבססת באמירתה זו. כמו כן, דבר שלא אמרתי לה בתגובה והייתי צריכה לומר הוא "אני אבדוק ואחזור אלייך". אמירה זו מעידה על כך שלמרות שאני בתפקיד המורה שצריכה לדעת הרבה דברים- יש פרטי מידע שאני לא יודעת. ומכיוון שאני לא יודעת, עליי לבדוק ולחזור לתלמידים עם תשובה מהימנה ומבוססת. </w:t>
      </w:r>
      <w:r w:rsidR="003C5C0C">
        <w:rPr>
          <w:rFonts w:ascii="David" w:hAnsi="David" w:cs="David" w:hint="cs"/>
          <w:sz w:val="24"/>
          <w:szCs w:val="24"/>
          <w:rtl/>
        </w:rPr>
        <w:t xml:space="preserve">כך מצד אחד אני מודה בכך שאני לא יודעת ושזה בסדר, ומצד שני אני לא מבטלת את הערתה של התלמידה. על הערה זו </w:t>
      </w:r>
      <w:r w:rsidR="003F0AE3">
        <w:rPr>
          <w:rFonts w:ascii="David" w:hAnsi="David" w:cs="David" w:hint="cs"/>
          <w:sz w:val="24"/>
          <w:szCs w:val="24"/>
          <w:rtl/>
        </w:rPr>
        <w:t xml:space="preserve">יש לומר </w:t>
      </w:r>
      <w:r w:rsidR="003C5C0C">
        <w:rPr>
          <w:rFonts w:ascii="David" w:hAnsi="David" w:cs="David" w:hint="cs"/>
          <w:sz w:val="24"/>
          <w:szCs w:val="24"/>
          <w:rtl/>
        </w:rPr>
        <w:t xml:space="preserve">בכל אופן </w:t>
      </w:r>
      <w:r w:rsidR="003F0AE3">
        <w:rPr>
          <w:rFonts w:ascii="David" w:hAnsi="David" w:cs="David" w:hint="cs"/>
          <w:sz w:val="24"/>
          <w:szCs w:val="24"/>
          <w:rtl/>
        </w:rPr>
        <w:t>"מכל מלמדיי השכלתי".</w:t>
      </w:r>
      <w:r w:rsidR="005B6930">
        <w:rPr>
          <w:rFonts w:ascii="David" w:hAnsi="David" w:cs="David" w:hint="cs"/>
          <w:sz w:val="24"/>
          <w:szCs w:val="24"/>
          <w:rtl/>
        </w:rPr>
        <w:t xml:space="preserve"> אם כן, לאור שני המקרים שלעיל, </w:t>
      </w:r>
      <w:r w:rsidR="005B6930" w:rsidRPr="005B6930">
        <w:rPr>
          <w:rFonts w:ascii="David" w:hAnsi="David" w:cs="David" w:hint="cs"/>
          <w:b/>
          <w:bCs/>
          <w:sz w:val="24"/>
          <w:szCs w:val="24"/>
          <w:rtl/>
        </w:rPr>
        <w:t xml:space="preserve">לא לבטל את תשובות התלמידים, </w:t>
      </w:r>
      <w:r w:rsidR="005B6930">
        <w:rPr>
          <w:rFonts w:ascii="David" w:hAnsi="David" w:cs="David" w:hint="cs"/>
          <w:b/>
          <w:bCs/>
          <w:sz w:val="24"/>
          <w:szCs w:val="24"/>
          <w:rtl/>
        </w:rPr>
        <w:t xml:space="preserve">אלא </w:t>
      </w:r>
      <w:r w:rsidR="005B6930" w:rsidRPr="005B6930">
        <w:rPr>
          <w:rFonts w:ascii="David" w:hAnsi="David" w:cs="David" w:hint="cs"/>
          <w:b/>
          <w:bCs/>
          <w:sz w:val="24"/>
          <w:szCs w:val="24"/>
          <w:rtl/>
        </w:rPr>
        <w:t>להיות רגישה יותר בתגובותיי.</w:t>
      </w:r>
    </w:p>
    <w:p w:rsidR="003C5C0C" w:rsidRDefault="003C5C0C" w:rsidP="003C5C0C">
      <w:pPr>
        <w:spacing w:line="360" w:lineRule="auto"/>
        <w:rPr>
          <w:rFonts w:ascii="David" w:hAnsi="David" w:cs="David"/>
          <w:sz w:val="24"/>
          <w:szCs w:val="24"/>
          <w:rtl/>
        </w:rPr>
      </w:pPr>
      <w:r>
        <w:rPr>
          <w:rFonts w:ascii="David" w:hAnsi="David" w:cs="David" w:hint="cs"/>
          <w:sz w:val="24"/>
          <w:szCs w:val="24"/>
          <w:rtl/>
        </w:rPr>
        <w:t xml:space="preserve">הסברתי לתלמידים שכעת כל אחד יקבל דף מידע על אליעזר בן יהודה. יקרא אותו, יענה על 3 שאלות שיכוונו אותו לקראת כתיבת מדור אישי שיעסוק בהבעת דעה אישית על פועלו של אליעזר בן יהודה. קודם כל, הייתי צריכה </w:t>
      </w:r>
      <w:r w:rsidRPr="005B6930">
        <w:rPr>
          <w:rFonts w:ascii="David" w:hAnsi="David" w:cs="David" w:hint="cs"/>
          <w:b/>
          <w:bCs/>
          <w:sz w:val="24"/>
          <w:szCs w:val="24"/>
          <w:rtl/>
        </w:rPr>
        <w:t>להשתמש במשפט מקשר</w:t>
      </w:r>
      <w:r>
        <w:rPr>
          <w:rFonts w:ascii="David" w:hAnsi="David" w:cs="David" w:hint="cs"/>
          <w:sz w:val="24"/>
          <w:szCs w:val="24"/>
          <w:rtl/>
        </w:rPr>
        <w:t xml:space="preserve"> כמו "לאחר שדלינו פרטי מידע מהשיר, נעבור ללמוד עוד מידע על אודותיו מתוך טקסט". דבר שני, עומס הוראות! צריך </w:t>
      </w:r>
      <w:r w:rsidRPr="005B6930">
        <w:rPr>
          <w:rFonts w:ascii="David" w:hAnsi="David" w:cs="David" w:hint="cs"/>
          <w:b/>
          <w:bCs/>
          <w:sz w:val="24"/>
          <w:szCs w:val="24"/>
          <w:rtl/>
        </w:rPr>
        <w:t>לפרק את ההוראות לחלקים חלקים,</w:t>
      </w:r>
      <w:r>
        <w:rPr>
          <w:rFonts w:ascii="David" w:hAnsi="David" w:cs="David" w:hint="cs"/>
          <w:sz w:val="24"/>
          <w:szCs w:val="24"/>
          <w:rtl/>
        </w:rPr>
        <w:t xml:space="preserve"> על מנת שהתהליכים בשיעור יהיו מאוד ברורים ומסודרים לתלמידים. את המטרה בכתיבת המדור האישי, הייתי צריכה לכתוב במצגת כך שתהיה תמיד מול עיניהם של התלמידים. עוד לפני שעובדים על תהליך הכתיבה, צריך לדעת מה לכתוב. מה שקרה בפועל הוא שבכל חלק מהשיעור חזרתי והדגשתי עד שלבסוף כתבתי על הלוח. עצם כך שהמשימה כתובה באופן ברור לתלמידים, הם יודעים תמיד מה לעשות ומי ששוכח, יש לו לאן לחזור. הלוח מהווה עוגן ואמצעי עזר בשביל התלמיד. </w:t>
      </w:r>
      <w:r w:rsidR="005B6930">
        <w:rPr>
          <w:rFonts w:ascii="David" w:hAnsi="David" w:cs="David" w:hint="cs"/>
          <w:sz w:val="24"/>
          <w:szCs w:val="24"/>
          <w:rtl/>
        </w:rPr>
        <w:t xml:space="preserve">אם כן, </w:t>
      </w:r>
      <w:r w:rsidR="005B6930" w:rsidRPr="005B6930">
        <w:rPr>
          <w:rFonts w:ascii="David" w:hAnsi="David" w:cs="David" w:hint="cs"/>
          <w:b/>
          <w:bCs/>
          <w:sz w:val="24"/>
          <w:szCs w:val="24"/>
          <w:rtl/>
        </w:rPr>
        <w:t>להבהיר את המשימה</w:t>
      </w:r>
      <w:r w:rsidR="005B6930">
        <w:rPr>
          <w:rFonts w:ascii="David" w:hAnsi="David" w:cs="David" w:hint="cs"/>
          <w:b/>
          <w:bCs/>
          <w:sz w:val="24"/>
          <w:szCs w:val="24"/>
          <w:rtl/>
        </w:rPr>
        <w:t xml:space="preserve"> הנדרשת</w:t>
      </w:r>
      <w:r w:rsidR="005B6930" w:rsidRPr="005B6930">
        <w:rPr>
          <w:rFonts w:ascii="David" w:hAnsi="David" w:cs="David" w:hint="cs"/>
          <w:b/>
          <w:bCs/>
          <w:sz w:val="24"/>
          <w:szCs w:val="24"/>
          <w:rtl/>
        </w:rPr>
        <w:t>.</w:t>
      </w:r>
    </w:p>
    <w:p w:rsidR="00A473A2" w:rsidRDefault="00A473A2" w:rsidP="00A473A2">
      <w:pPr>
        <w:spacing w:line="360" w:lineRule="auto"/>
        <w:rPr>
          <w:rFonts w:ascii="David" w:hAnsi="David" w:cs="David"/>
          <w:sz w:val="24"/>
          <w:szCs w:val="24"/>
          <w:rtl/>
        </w:rPr>
      </w:pPr>
      <w:r>
        <w:rPr>
          <w:rFonts w:ascii="David" w:hAnsi="David" w:cs="David" w:hint="cs"/>
          <w:sz w:val="24"/>
          <w:szCs w:val="24"/>
          <w:rtl/>
        </w:rPr>
        <w:t>השיעור הסתיים ורק בשלב זה, התחלקנו לקבוצות לצורך המשימה שהיא כתיבת המדור. אני הייתי עם הקבוצה הקבועה שלי של הפרטני,</w:t>
      </w:r>
      <w:r w:rsidR="005B6930">
        <w:rPr>
          <w:rFonts w:ascii="David" w:hAnsi="David" w:cs="David" w:hint="cs"/>
          <w:sz w:val="24"/>
          <w:szCs w:val="24"/>
          <w:rtl/>
        </w:rPr>
        <w:t xml:space="preserve"> והגר וטל ישבו כל אחת עם קבוצה. </w:t>
      </w:r>
      <w:r>
        <w:rPr>
          <w:rFonts w:ascii="David" w:hAnsi="David" w:cs="David" w:hint="cs"/>
          <w:sz w:val="24"/>
          <w:szCs w:val="24"/>
          <w:rtl/>
        </w:rPr>
        <w:t>השיעור גלש לשיעור כפול. הפעם השנייה שאני חורגת מהזמן המתוכנן בשיעור. עליי להמשיך ו</w:t>
      </w:r>
      <w:r w:rsidRPr="005B6930">
        <w:rPr>
          <w:rFonts w:ascii="David" w:hAnsi="David" w:cs="David" w:hint="cs"/>
          <w:b/>
          <w:bCs/>
          <w:sz w:val="24"/>
          <w:szCs w:val="24"/>
          <w:rtl/>
        </w:rPr>
        <w:t xml:space="preserve">לעבוד על זמנים. </w:t>
      </w:r>
      <w:r>
        <w:rPr>
          <w:rFonts w:ascii="David" w:hAnsi="David" w:cs="David" w:hint="cs"/>
          <w:sz w:val="24"/>
          <w:szCs w:val="24"/>
          <w:rtl/>
        </w:rPr>
        <w:t xml:space="preserve">אם הייתי מעבירה את השיעור מחדש, אולי הייתי מוותרת על השיר ומשמיעה אותו ברקע בזמן העבודה. חשבתי אולי שאפשר לוותר גם על שלוש השאלות המכוונות אבל כשאני חושבת על זה, אני מצליחה לראות את היתרון בהן. בעצם הן שלוש שאלות שמטרתן לסייע לתלמיד בהבנת עיקר הטקסט ותורמת לו בנקודות אפשריות לכתיבת המדור. במהלך העבודה בקבוצות, עברתי קצת בין התלמידים לראות איך הולך להם. היו תלמידים שלא כל כך ידעו איך להתחיל. אמרתי להם שיש להם את השיר לרשותם, את הטקסט </w:t>
      </w:r>
      <w:proofErr w:type="spellStart"/>
      <w:r>
        <w:rPr>
          <w:rFonts w:ascii="David" w:hAnsi="David" w:cs="David" w:hint="cs"/>
          <w:sz w:val="24"/>
          <w:szCs w:val="24"/>
          <w:rtl/>
        </w:rPr>
        <w:t>המידעי</w:t>
      </w:r>
      <w:proofErr w:type="spellEnd"/>
      <w:r>
        <w:rPr>
          <w:rFonts w:ascii="David" w:hAnsi="David" w:cs="David" w:hint="cs"/>
          <w:sz w:val="24"/>
          <w:szCs w:val="24"/>
          <w:rtl/>
        </w:rPr>
        <w:t xml:space="preserve"> , את התשובות לשאלות שכתבו ואת הלוח כמכוון לאופן הכתיבה. לאחר שראו שיש להם ארבע אמצעי עזר, ישר הם ידעו מה לכתוב. אני חושבת שעצם כך שישבתי עם הקבוצה שלי, נתן להן הרגשה שעכשיו הן איתי ושאני פנויה לעזור להן. ערכנו דיון קצר על אפשרויות לדרך שבה יתחילו את הכתיבה וכל אחת נתנה רעיון </w:t>
      </w:r>
      <w:r>
        <w:rPr>
          <w:rFonts w:ascii="David" w:hAnsi="David" w:cs="David" w:hint="cs"/>
          <w:sz w:val="24"/>
          <w:szCs w:val="24"/>
          <w:rtl/>
        </w:rPr>
        <w:lastRenderedPageBreak/>
        <w:t>אחר. אם כן, היו כאלה שלמרות שישבו בקבוצה, כתבו לבד בסופו של דבר, אך הדיון שנערך בקבוצה לקראת הכתיבה האישית עזרה מאוד.</w:t>
      </w:r>
      <w:r w:rsidRPr="00A473A2">
        <w:rPr>
          <w:rFonts w:ascii="David" w:hAnsi="David" w:cs="David" w:hint="cs"/>
          <w:sz w:val="24"/>
          <w:szCs w:val="24"/>
          <w:rtl/>
        </w:rPr>
        <w:t xml:space="preserve"> </w:t>
      </w:r>
      <w:r>
        <w:rPr>
          <w:rFonts w:ascii="David" w:hAnsi="David" w:cs="David" w:hint="cs"/>
          <w:sz w:val="24"/>
          <w:szCs w:val="24"/>
          <w:rtl/>
        </w:rPr>
        <w:t>עבודה בקבוצות מאוד מפרה.</w:t>
      </w:r>
    </w:p>
    <w:p w:rsidR="00A473A2" w:rsidRPr="00370878" w:rsidRDefault="00A473A2" w:rsidP="005B6930">
      <w:pPr>
        <w:spacing w:line="360" w:lineRule="auto"/>
        <w:rPr>
          <w:rFonts w:ascii="David" w:hAnsi="David" w:cs="David"/>
          <w:sz w:val="24"/>
          <w:szCs w:val="24"/>
          <w:rtl/>
        </w:rPr>
      </w:pPr>
      <w:r>
        <w:rPr>
          <w:rFonts w:ascii="David" w:hAnsi="David" w:cs="David" w:hint="cs"/>
          <w:sz w:val="24"/>
          <w:szCs w:val="24"/>
          <w:rtl/>
        </w:rPr>
        <w:t xml:space="preserve">לבסוף, </w:t>
      </w:r>
      <w:r w:rsidR="008E3EE6">
        <w:rPr>
          <w:rFonts w:ascii="David" w:hAnsi="David" w:cs="David" w:hint="cs"/>
          <w:sz w:val="24"/>
          <w:szCs w:val="24"/>
          <w:rtl/>
        </w:rPr>
        <w:t xml:space="preserve">אמרתי לתלמידים שרק 2 תלמידים </w:t>
      </w:r>
      <w:r>
        <w:rPr>
          <w:rFonts w:ascii="David" w:hAnsi="David" w:cs="David" w:hint="cs"/>
          <w:sz w:val="24"/>
          <w:szCs w:val="24"/>
          <w:rtl/>
        </w:rPr>
        <w:t xml:space="preserve">יציגו את </w:t>
      </w:r>
      <w:r w:rsidR="008E3EE6">
        <w:rPr>
          <w:rFonts w:ascii="David" w:hAnsi="David" w:cs="David" w:hint="cs"/>
          <w:sz w:val="24"/>
          <w:szCs w:val="24"/>
          <w:rtl/>
        </w:rPr>
        <w:t>כתיבתם, הם מאוד נעצבו משום שכולם ממש רצו להקריא את התוצר שעבדו עליו בשקידה. לבסוף כולם קראו. לאחר כל קריאה, אסתי הציעה שתלמיד אחר יביע דעתו על המדור, יבחן אותו על פי המכוון שהיה על הלוח</w:t>
      </w:r>
      <w:r w:rsidR="008E3EE6" w:rsidRPr="008E3EE6">
        <w:rPr>
          <w:rFonts w:ascii="David" w:hAnsi="David" w:cs="David" w:hint="cs"/>
          <w:sz w:val="24"/>
          <w:szCs w:val="24"/>
          <w:rtl/>
        </w:rPr>
        <w:t xml:space="preserve"> </w:t>
      </w:r>
      <w:r w:rsidR="008E3EE6">
        <w:rPr>
          <w:rFonts w:ascii="David" w:hAnsi="David" w:cs="David" w:hint="cs"/>
          <w:sz w:val="24"/>
          <w:szCs w:val="24"/>
          <w:rtl/>
        </w:rPr>
        <w:t>וייתן נקודות לשיפור</w:t>
      </w:r>
      <w:r w:rsidR="008E3EE6" w:rsidRPr="008E3EE6">
        <w:rPr>
          <w:rFonts w:ascii="David" w:hAnsi="David" w:cs="David" w:hint="cs"/>
          <w:sz w:val="24"/>
          <w:szCs w:val="24"/>
          <w:rtl/>
        </w:rPr>
        <w:t xml:space="preserve"> </w:t>
      </w:r>
      <w:r w:rsidR="008E3EE6">
        <w:rPr>
          <w:rFonts w:ascii="David" w:hAnsi="David" w:cs="David" w:hint="cs"/>
          <w:sz w:val="24"/>
          <w:szCs w:val="24"/>
          <w:rtl/>
        </w:rPr>
        <w:t>ולשימור. אני חושבת שצורת הדיון הזו היא דרך מעולה לייעול תוצרים.</w:t>
      </w:r>
      <w:r w:rsidR="00B80D5A">
        <w:rPr>
          <w:rFonts w:ascii="David" w:hAnsi="David" w:cs="David" w:hint="cs"/>
          <w:sz w:val="24"/>
          <w:szCs w:val="24"/>
          <w:rtl/>
        </w:rPr>
        <w:t xml:space="preserve"> אני חושבת שהשיעור לגמרי ייעל את כתיבתם של התלמידים מבחינת כל התהליכים שהיו בשיעור. עצם כך שעמדנו על הכתיבה</w:t>
      </w:r>
      <w:r w:rsidR="005B6930">
        <w:rPr>
          <w:rFonts w:ascii="David" w:hAnsi="David" w:cs="David" w:hint="cs"/>
          <w:sz w:val="24"/>
          <w:szCs w:val="24"/>
          <w:rtl/>
        </w:rPr>
        <w:t xml:space="preserve"> משני היבטים: תוכן ואופן הכתיבה,</w:t>
      </w:r>
      <w:r w:rsidR="00B80D5A">
        <w:rPr>
          <w:rFonts w:ascii="David" w:hAnsi="David" w:cs="David" w:hint="cs"/>
          <w:sz w:val="24"/>
          <w:szCs w:val="24"/>
          <w:rtl/>
        </w:rPr>
        <w:t xml:space="preserve"> שהם הדברים הקריטיים בכתיבה</w:t>
      </w:r>
      <w:r w:rsidR="005B6930">
        <w:rPr>
          <w:rFonts w:ascii="David" w:hAnsi="David" w:cs="David" w:hint="cs"/>
          <w:sz w:val="24"/>
          <w:szCs w:val="24"/>
          <w:rtl/>
        </w:rPr>
        <w:t>-</w:t>
      </w:r>
      <w:r w:rsidR="00B80D5A">
        <w:rPr>
          <w:rFonts w:ascii="David" w:hAnsi="David" w:cs="David" w:hint="cs"/>
          <w:sz w:val="24"/>
          <w:szCs w:val="24"/>
          <w:rtl/>
        </w:rPr>
        <w:t xml:space="preserve"> לדעת על מה אני כותבת ואיך אני כותבת. בסיכום השיעור, אחד התלמידים א</w:t>
      </w:r>
      <w:r w:rsidR="005B6930">
        <w:rPr>
          <w:rFonts w:ascii="David" w:hAnsi="David" w:cs="David" w:hint="cs"/>
          <w:sz w:val="24"/>
          <w:szCs w:val="24"/>
          <w:rtl/>
        </w:rPr>
        <w:t>מר שכתיבת המדור הייתה ל</w:t>
      </w:r>
      <w:bookmarkStart w:id="1" w:name="_GoBack"/>
      <w:r w:rsidR="005B6930">
        <w:rPr>
          <w:rFonts w:ascii="David" w:hAnsi="David" w:cs="David" w:hint="cs"/>
          <w:sz w:val="24"/>
          <w:szCs w:val="24"/>
          <w:rtl/>
        </w:rPr>
        <w:t>ו</w:t>
      </w:r>
      <w:bookmarkEnd w:id="1"/>
      <w:r w:rsidR="005B6930">
        <w:rPr>
          <w:rFonts w:ascii="David" w:hAnsi="David" w:cs="David" w:hint="cs"/>
          <w:sz w:val="24"/>
          <w:szCs w:val="24"/>
          <w:rtl/>
        </w:rPr>
        <w:t xml:space="preserve"> קשה. אחת התלמידות, </w:t>
      </w:r>
      <w:r w:rsidR="00B80D5A">
        <w:rPr>
          <w:rFonts w:ascii="David" w:hAnsi="David" w:cs="David" w:hint="cs"/>
          <w:sz w:val="24"/>
          <w:szCs w:val="24"/>
          <w:rtl/>
        </w:rPr>
        <w:t>אמרה שהיא תמיד רצתה להיות עיתונאית ולכן מאוד נהנתה. תלמיד אחר אמר שכל הזמן הם מחדדים את עניין הכתיבה בתוכנית "אופק" בה הוא נמצא, אך ההתנסות בלהיות כתב צעיר הייתה שונה ומאתגרת בשבילו.</w:t>
      </w:r>
      <w:r w:rsidR="005B6930">
        <w:rPr>
          <w:rFonts w:ascii="David" w:hAnsi="David" w:cs="David" w:hint="cs"/>
          <w:sz w:val="24"/>
          <w:szCs w:val="24"/>
          <w:rtl/>
        </w:rPr>
        <w:t xml:space="preserve"> בעצם המשוב של התלמידים בסיום השיעור גרם לי להבין שכיתה באשר היא כיתה, </w:t>
      </w:r>
      <w:r w:rsidR="005B6930" w:rsidRPr="005B6930">
        <w:rPr>
          <w:rFonts w:ascii="David" w:hAnsi="David" w:cs="David" w:hint="cs"/>
          <w:b/>
          <w:bCs/>
          <w:sz w:val="24"/>
          <w:szCs w:val="24"/>
          <w:rtl/>
        </w:rPr>
        <w:t>היא הטרוגנית ומגוונת</w:t>
      </w:r>
      <w:r w:rsidR="005B6930">
        <w:rPr>
          <w:rFonts w:ascii="David" w:hAnsi="David" w:cs="David" w:hint="cs"/>
          <w:sz w:val="24"/>
          <w:szCs w:val="24"/>
          <w:rtl/>
        </w:rPr>
        <w:t xml:space="preserve"> ברמת הלמידה והיכולות של התלמיד. יש תלמיד שיהיה לו קל יותר ותלמיד שיתקשה יותר. תלמיד שיתחבר למשימה אחת ותלמיד שיתחבר למשימה אחרת. עליי להביא את כל אלו לתשומת ליבי בהכנת השיעור כך שאוכל לענות על צרכיהם של כלל התלמידים.</w:t>
      </w:r>
    </w:p>
    <w:sectPr w:rsidR="00A473A2" w:rsidRPr="00370878"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altName w:val="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DAE"/>
    <w:rsid w:val="00253DAE"/>
    <w:rsid w:val="00370878"/>
    <w:rsid w:val="003C5C0C"/>
    <w:rsid w:val="003F0AE3"/>
    <w:rsid w:val="005B6930"/>
    <w:rsid w:val="00652BE9"/>
    <w:rsid w:val="008E3EE6"/>
    <w:rsid w:val="00A473A2"/>
    <w:rsid w:val="00B80D5A"/>
    <w:rsid w:val="00C126F1"/>
    <w:rsid w:val="00D53936"/>
    <w:rsid w:val="00DA58F8"/>
    <w:rsid w:val="00EE58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3DAE"/>
    <w:pPr>
      <w:bidi/>
      <w:spacing w:line="256"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3DAE"/>
    <w:pPr>
      <w:bidi/>
      <w:spacing w:line="256"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70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1144</Words>
  <Characters>5723</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2016-01-03T09:16:00Z</dcterms:created>
  <dcterms:modified xsi:type="dcterms:W3CDTF">2016-01-03T09:16:00Z</dcterms:modified>
</cp:coreProperties>
</file>