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0F76" w:rsidRPr="00EF0F76" w:rsidRDefault="00EF0F76" w:rsidP="00EF0F76">
      <w:pPr>
        <w:rPr>
          <w:rFonts w:ascii="David" w:hAnsi="David" w:cs="David"/>
          <w:sz w:val="24"/>
          <w:szCs w:val="24"/>
          <w:rtl/>
        </w:rPr>
      </w:pPr>
      <w:r w:rsidRPr="00EF0F76">
        <w:rPr>
          <w:rFonts w:ascii="David" w:hAnsi="David" w:cs="David" w:hint="cs"/>
          <w:sz w:val="24"/>
          <w:szCs w:val="24"/>
          <w:rtl/>
        </w:rPr>
        <w:t>בס"ד</w:t>
      </w:r>
    </w:p>
    <w:p w:rsidR="00EF0F76" w:rsidRPr="00EF0F76" w:rsidRDefault="00EF0F76" w:rsidP="00EF0F76">
      <w:pPr>
        <w:jc w:val="center"/>
        <w:rPr>
          <w:rFonts w:ascii="David" w:hAnsi="David" w:cs="David"/>
          <w:b/>
          <w:bCs/>
          <w:sz w:val="40"/>
          <w:szCs w:val="40"/>
          <w:rtl/>
        </w:rPr>
      </w:pPr>
      <w:r w:rsidRPr="00EF0F76">
        <w:rPr>
          <w:rFonts w:ascii="David" w:hAnsi="David" w:cs="David"/>
          <w:b/>
          <w:bCs/>
          <w:sz w:val="40"/>
          <w:szCs w:val="40"/>
          <w:rtl/>
        </w:rPr>
        <w:t xml:space="preserve">מערך שיעור מספר </w:t>
      </w:r>
      <w:r>
        <w:rPr>
          <w:rFonts w:ascii="David" w:hAnsi="David" w:cs="David" w:hint="cs"/>
          <w:b/>
          <w:bCs/>
          <w:sz w:val="40"/>
          <w:szCs w:val="40"/>
          <w:rtl/>
        </w:rPr>
        <w:t>4</w:t>
      </w:r>
    </w:p>
    <w:p w:rsidR="00EF0F76" w:rsidRPr="00EF0F76" w:rsidRDefault="00EF0F76" w:rsidP="00EF0F76">
      <w:pPr>
        <w:jc w:val="center"/>
        <w:rPr>
          <w:rFonts w:ascii="David" w:hAnsi="David" w:cs="David"/>
          <w:b/>
          <w:bCs/>
          <w:sz w:val="40"/>
          <w:szCs w:val="40"/>
          <w:rtl/>
        </w:rPr>
      </w:pPr>
      <w:r w:rsidRPr="00EF0F76">
        <w:rPr>
          <w:rFonts w:ascii="David" w:hAnsi="David" w:cs="David"/>
          <w:b/>
          <w:bCs/>
          <w:sz w:val="40"/>
          <w:szCs w:val="40"/>
          <w:rtl/>
        </w:rPr>
        <w:t>נושא:</w:t>
      </w:r>
      <w:r w:rsidR="00C21ECD">
        <w:rPr>
          <w:rFonts w:ascii="David" w:hAnsi="David" w:cs="David" w:hint="cs"/>
          <w:b/>
          <w:bCs/>
          <w:sz w:val="40"/>
          <w:szCs w:val="40"/>
          <w:rtl/>
        </w:rPr>
        <w:t xml:space="preserve"> אליעזר בן יהודה</w:t>
      </w:r>
      <w:r w:rsidRPr="00EF0F76">
        <w:rPr>
          <w:rFonts w:ascii="David" w:hAnsi="David" w:cs="David"/>
          <w:b/>
          <w:bCs/>
          <w:sz w:val="40"/>
          <w:szCs w:val="40"/>
          <w:rtl/>
        </w:rPr>
        <w:t xml:space="preserve"> </w:t>
      </w:r>
      <w:r w:rsidRPr="00EF0F76">
        <w:rPr>
          <w:rFonts w:ascii="David" w:hAnsi="David" w:cs="David" w:hint="cs"/>
          <w:b/>
          <w:bCs/>
          <w:sz w:val="40"/>
          <w:szCs w:val="40"/>
          <w:rtl/>
        </w:rPr>
        <w:t xml:space="preserve">     </w:t>
      </w:r>
      <w:r w:rsidRPr="00EF0F76">
        <w:rPr>
          <w:rFonts w:ascii="David" w:hAnsi="David" w:cs="David"/>
          <w:b/>
          <w:bCs/>
          <w:sz w:val="40"/>
          <w:szCs w:val="40"/>
          <w:rtl/>
        </w:rPr>
        <w:t>כיתה: ה'</w:t>
      </w:r>
      <w:r w:rsidRPr="00EF0F76">
        <w:rPr>
          <w:rFonts w:ascii="David" w:hAnsi="David" w:cs="David" w:hint="cs"/>
          <w:b/>
          <w:bCs/>
          <w:sz w:val="40"/>
          <w:szCs w:val="40"/>
          <w:rtl/>
        </w:rPr>
        <w:t xml:space="preserve">     </w:t>
      </w:r>
      <w:r w:rsidRPr="00EF0F76">
        <w:rPr>
          <w:rFonts w:ascii="David" w:hAnsi="David" w:cs="David"/>
          <w:b/>
          <w:bCs/>
          <w:sz w:val="40"/>
          <w:szCs w:val="40"/>
          <w:rtl/>
        </w:rPr>
        <w:t>תאריך:</w:t>
      </w:r>
      <w:r>
        <w:rPr>
          <w:rFonts w:ascii="David" w:hAnsi="David" w:cs="David" w:hint="cs"/>
          <w:b/>
          <w:bCs/>
          <w:sz w:val="40"/>
          <w:szCs w:val="40"/>
          <w:rtl/>
        </w:rPr>
        <w:t>23</w:t>
      </w:r>
      <w:r w:rsidRPr="00EF0F76">
        <w:rPr>
          <w:rFonts w:ascii="David" w:hAnsi="David" w:cs="David"/>
          <w:b/>
          <w:bCs/>
          <w:sz w:val="40"/>
          <w:szCs w:val="40"/>
          <w:rtl/>
        </w:rPr>
        <w:t>.</w:t>
      </w:r>
      <w:r>
        <w:rPr>
          <w:rFonts w:ascii="David" w:hAnsi="David" w:cs="David" w:hint="cs"/>
          <w:b/>
          <w:bCs/>
          <w:sz w:val="40"/>
          <w:szCs w:val="40"/>
          <w:rtl/>
        </w:rPr>
        <w:t>12</w:t>
      </w:r>
      <w:r w:rsidRPr="00EF0F76">
        <w:rPr>
          <w:rFonts w:ascii="David" w:hAnsi="David" w:cs="David"/>
          <w:b/>
          <w:bCs/>
          <w:sz w:val="40"/>
          <w:szCs w:val="40"/>
          <w:rtl/>
        </w:rPr>
        <w:t>.15</w:t>
      </w:r>
    </w:p>
    <w:p w:rsidR="00C21ECD" w:rsidRDefault="00EF0F76" w:rsidP="00FC4454">
      <w:pPr>
        <w:jc w:val="center"/>
        <w:rPr>
          <w:ins w:id="0" w:author="מנהל" w:date="2015-12-26T20:42:00Z"/>
          <w:rFonts w:ascii="David" w:hAnsi="David" w:cs="David" w:hint="cs"/>
          <w:b/>
          <w:bCs/>
          <w:sz w:val="36"/>
          <w:szCs w:val="36"/>
          <w:rtl/>
        </w:rPr>
      </w:pPr>
      <w:r w:rsidRPr="00EF0F76">
        <w:rPr>
          <w:rFonts w:ascii="David" w:hAnsi="David" w:cs="David"/>
          <w:b/>
          <w:bCs/>
          <w:sz w:val="36"/>
          <w:szCs w:val="36"/>
          <w:rtl/>
        </w:rPr>
        <w:t xml:space="preserve">מטרת </w:t>
      </w:r>
      <w:r w:rsidR="00C21ECD">
        <w:rPr>
          <w:rFonts w:ascii="David" w:hAnsi="David" w:cs="David" w:hint="cs"/>
          <w:b/>
          <w:bCs/>
          <w:sz w:val="36"/>
          <w:szCs w:val="36"/>
          <w:rtl/>
        </w:rPr>
        <w:t>על:</w:t>
      </w:r>
      <w:r w:rsidR="00D02C97">
        <w:rPr>
          <w:rFonts w:ascii="David" w:hAnsi="David" w:cs="David" w:hint="cs"/>
          <w:b/>
          <w:bCs/>
          <w:sz w:val="36"/>
          <w:szCs w:val="36"/>
          <w:rtl/>
        </w:rPr>
        <w:t xml:space="preserve"> קידום מיומנויות הבעה בכתב</w:t>
      </w:r>
      <w:del w:id="1" w:author="מנהל" w:date="2015-12-26T20:24:00Z">
        <w:r w:rsidR="00D02C97" w:rsidDel="00FA2755">
          <w:rPr>
            <w:rFonts w:ascii="David" w:hAnsi="David" w:cs="David" w:hint="cs"/>
            <w:b/>
            <w:bCs/>
            <w:sz w:val="36"/>
            <w:szCs w:val="36"/>
            <w:rtl/>
          </w:rPr>
          <w:delText>.</w:delText>
        </w:r>
      </w:del>
      <w:ins w:id="2" w:author="מנהל" w:date="2015-12-26T20:24:00Z">
        <w:r w:rsidR="00FA2755">
          <w:rPr>
            <w:rFonts w:ascii="David" w:hAnsi="David" w:cs="David" w:hint="cs"/>
            <w:b/>
            <w:bCs/>
            <w:sz w:val="36"/>
            <w:szCs w:val="36"/>
            <w:rtl/>
          </w:rPr>
          <w:t xml:space="preserve"> אין לשים נקודה בכותרת או בצירוף מילים שאינו משפט</w:t>
        </w:r>
      </w:ins>
      <w:ins w:id="3" w:author="מנהל" w:date="2015-12-26T20:39:00Z">
        <w:r w:rsidR="00FC4454">
          <w:rPr>
            <w:rFonts w:ascii="David" w:hAnsi="David" w:cs="David" w:hint="cs"/>
            <w:b/>
            <w:bCs/>
            <w:sz w:val="36"/>
            <w:szCs w:val="36"/>
            <w:rtl/>
          </w:rPr>
          <w:t xml:space="preserve"> . בררי לעצמך מדוע חשוב לקדם לתלמידים בכיתה ה' מיומנויות הבעה בכתב? הוסיפי למטרת העל</w:t>
        </w:r>
      </w:ins>
    </w:p>
    <w:p w:rsidR="00FC4454" w:rsidRDefault="00FC4454" w:rsidP="00FC4454">
      <w:pPr>
        <w:jc w:val="center"/>
        <w:rPr>
          <w:rFonts w:ascii="David" w:hAnsi="David" w:cs="David"/>
          <w:b/>
          <w:bCs/>
          <w:sz w:val="36"/>
          <w:szCs w:val="36"/>
          <w:rtl/>
        </w:rPr>
      </w:pPr>
      <w:ins w:id="4" w:author="מנהל" w:date="2015-12-26T20:42:00Z">
        <w:r>
          <w:rPr>
            <w:rFonts w:ascii="David" w:hAnsi="David" w:cs="David" w:hint="cs"/>
            <w:b/>
            <w:bCs/>
            <w:sz w:val="36"/>
            <w:szCs w:val="36"/>
            <w:rtl/>
          </w:rPr>
          <w:t>אני מאוד שמחה שבחרת במטרה שפתית.</w:t>
        </w:r>
      </w:ins>
    </w:p>
    <w:p w:rsidR="00EF0F76" w:rsidRPr="00EF0F76" w:rsidRDefault="00C21ECD" w:rsidP="00A463E1">
      <w:pPr>
        <w:jc w:val="center"/>
        <w:rPr>
          <w:rFonts w:ascii="David" w:hAnsi="David" w:cs="David"/>
          <w:b/>
          <w:bCs/>
          <w:sz w:val="36"/>
          <w:szCs w:val="36"/>
          <w:rtl/>
        </w:rPr>
      </w:pPr>
      <w:r>
        <w:rPr>
          <w:rFonts w:ascii="David" w:hAnsi="David" w:cs="David" w:hint="cs"/>
          <w:b/>
          <w:bCs/>
          <w:sz w:val="36"/>
          <w:szCs w:val="36"/>
          <w:rtl/>
        </w:rPr>
        <w:t xml:space="preserve">מטרת </w:t>
      </w:r>
      <w:r w:rsidR="00EF0F76" w:rsidRPr="00EF0F76">
        <w:rPr>
          <w:rFonts w:ascii="David" w:hAnsi="David" w:cs="David"/>
          <w:b/>
          <w:bCs/>
          <w:sz w:val="36"/>
          <w:szCs w:val="36"/>
          <w:rtl/>
        </w:rPr>
        <w:t>השיעור:</w:t>
      </w:r>
      <w:r w:rsidR="0089077B">
        <w:rPr>
          <w:rFonts w:ascii="David" w:hAnsi="David" w:cs="David" w:hint="cs"/>
          <w:b/>
          <w:bCs/>
          <w:sz w:val="36"/>
          <w:szCs w:val="36"/>
          <w:rtl/>
        </w:rPr>
        <w:t xml:space="preserve"> התלמיד י</w:t>
      </w:r>
      <w:r w:rsidR="00D02C97">
        <w:rPr>
          <w:rFonts w:ascii="David" w:hAnsi="David" w:cs="David" w:hint="cs"/>
          <w:b/>
          <w:bCs/>
          <w:sz w:val="36"/>
          <w:szCs w:val="36"/>
          <w:rtl/>
        </w:rPr>
        <w:t>נתח מילים</w:t>
      </w:r>
      <w:ins w:id="5" w:author="מנהל" w:date="2015-12-26T20:45:00Z">
        <w:r w:rsidR="00A463E1">
          <w:rPr>
            <w:rFonts w:ascii="David" w:hAnsi="David" w:cs="David" w:hint="cs"/>
            <w:b/>
            <w:bCs/>
            <w:sz w:val="36"/>
            <w:szCs w:val="36"/>
            <w:rtl/>
          </w:rPr>
          <w:t xml:space="preserve"> ( המשחק חווייתי אך לא נערכת סביבו הקנייה לניתוח מילים ולכן הוא אינו עונה על המטרה במדוי</w:t>
        </w:r>
        <w:bookmarkStart w:id="6" w:name="_GoBack"/>
        <w:bookmarkEnd w:id="6"/>
        <w:r w:rsidR="00A463E1">
          <w:rPr>
            <w:rFonts w:ascii="David" w:hAnsi="David" w:cs="David" w:hint="cs"/>
            <w:b/>
            <w:bCs/>
            <w:sz w:val="36"/>
            <w:szCs w:val="36"/>
            <w:rtl/>
          </w:rPr>
          <w:t>ק</w:t>
        </w:r>
      </w:ins>
      <w:ins w:id="7" w:author="מנהל" w:date="2015-12-26T20:46:00Z">
        <w:r w:rsidR="00A463E1">
          <w:rPr>
            <w:rFonts w:ascii="David" w:hAnsi="David" w:cs="David" w:hint="cs"/>
            <w:b/>
            <w:bCs/>
            <w:sz w:val="36"/>
            <w:szCs w:val="36"/>
            <w:rtl/>
          </w:rPr>
          <w:t xml:space="preserve">) </w:t>
        </w:r>
      </w:ins>
      <w:r w:rsidR="00D02C97">
        <w:rPr>
          <w:rFonts w:ascii="David" w:hAnsi="David" w:cs="David" w:hint="cs"/>
          <w:b/>
          <w:bCs/>
          <w:sz w:val="36"/>
          <w:szCs w:val="36"/>
          <w:rtl/>
        </w:rPr>
        <w:t xml:space="preserve"> שחודשו וידע להשתמש בהם בכתיבתו.</w:t>
      </w:r>
      <w:ins w:id="8" w:author="מנהל" w:date="2015-12-26T20:36:00Z">
        <w:r w:rsidR="00FC4454">
          <w:rPr>
            <w:rFonts w:ascii="David" w:hAnsi="David" w:cs="David" w:hint="cs"/>
            <w:b/>
            <w:bCs/>
            <w:sz w:val="36"/>
            <w:szCs w:val="36"/>
            <w:rtl/>
          </w:rPr>
          <w:t xml:space="preserve"> </w:t>
        </w:r>
      </w:ins>
      <w:ins w:id="9" w:author="מנהל" w:date="2015-12-26T20:37:00Z">
        <w:r w:rsidR="00FC4454">
          <w:rPr>
            <w:rFonts w:ascii="David" w:hAnsi="David" w:cs="David" w:hint="cs"/>
            <w:b/>
            <w:bCs/>
            <w:sz w:val="36"/>
            <w:szCs w:val="36"/>
            <w:rtl/>
          </w:rPr>
          <w:t xml:space="preserve"> </w:t>
        </w:r>
      </w:ins>
      <w:ins w:id="10" w:author="מנהל" w:date="2015-12-26T20:39:00Z">
        <w:r w:rsidR="00FC4454">
          <w:rPr>
            <w:rFonts w:ascii="David" w:hAnsi="David" w:cs="David" w:hint="cs"/>
            <w:b/>
            <w:bCs/>
            <w:sz w:val="36"/>
            <w:szCs w:val="36"/>
            <w:rtl/>
          </w:rPr>
          <w:t xml:space="preserve">הודיה, המשחק נחמד מאוד אך </w:t>
        </w:r>
      </w:ins>
      <w:ins w:id="11" w:author="מנהל" w:date="2015-12-26T20:38:00Z">
        <w:r w:rsidR="00FC4454">
          <w:rPr>
            <w:rFonts w:ascii="David" w:hAnsi="David" w:cs="David" w:hint="cs"/>
            <w:b/>
            <w:bCs/>
            <w:sz w:val="36"/>
            <w:szCs w:val="36"/>
            <w:rtl/>
          </w:rPr>
          <w:t xml:space="preserve">לדעתי </w:t>
        </w:r>
      </w:ins>
      <w:ins w:id="12" w:author="מנהל" w:date="2015-12-26T20:36:00Z">
        <w:r w:rsidR="00FC4454">
          <w:rPr>
            <w:rFonts w:ascii="David" w:hAnsi="David" w:cs="David" w:hint="cs"/>
            <w:b/>
            <w:bCs/>
            <w:sz w:val="36"/>
            <w:szCs w:val="36"/>
            <w:rtl/>
          </w:rPr>
          <w:t xml:space="preserve">הפעילות המרכזית </w:t>
        </w:r>
      </w:ins>
      <w:ins w:id="13" w:author="מנהל" w:date="2015-12-26T20:38:00Z">
        <w:r w:rsidR="00FC4454">
          <w:rPr>
            <w:rFonts w:ascii="David" w:hAnsi="David" w:cs="David" w:hint="cs"/>
            <w:b/>
            <w:bCs/>
            <w:sz w:val="36"/>
            <w:szCs w:val="36"/>
            <w:rtl/>
          </w:rPr>
          <w:t xml:space="preserve"> בשיעור צריכה להיות סביב </w:t>
        </w:r>
      </w:ins>
      <w:ins w:id="14" w:author="מנהל" w:date="2015-12-26T20:36:00Z">
        <w:r w:rsidR="00FC4454">
          <w:rPr>
            <w:rFonts w:ascii="David" w:hAnsi="David" w:cs="David" w:hint="cs"/>
            <w:b/>
            <w:bCs/>
            <w:sz w:val="36"/>
            <w:szCs w:val="36"/>
            <w:rtl/>
          </w:rPr>
          <w:t xml:space="preserve">קידום הכתיבה. </w:t>
        </w:r>
      </w:ins>
      <w:ins w:id="15" w:author="מנהל" w:date="2015-12-26T20:37:00Z">
        <w:r w:rsidR="00FC4454">
          <w:rPr>
            <w:rFonts w:ascii="David" w:hAnsi="David" w:cs="David" w:hint="cs"/>
            <w:b/>
            <w:bCs/>
            <w:sz w:val="36"/>
            <w:szCs w:val="36"/>
            <w:rtl/>
          </w:rPr>
          <w:t xml:space="preserve">ראי התייחסותי בהמשך ומקדי את המטרה סביב מיומנות הכתיבה </w:t>
        </w:r>
      </w:ins>
      <w:ins w:id="16" w:author="מנהל" w:date="2015-12-26T20:36:00Z">
        <w:r w:rsidR="00FC4454">
          <w:rPr>
            <w:rFonts w:ascii="David" w:hAnsi="David" w:cs="David" w:hint="cs"/>
            <w:b/>
            <w:bCs/>
            <w:sz w:val="36"/>
            <w:szCs w:val="36"/>
            <w:rtl/>
          </w:rPr>
          <w:t xml:space="preserve"> </w:t>
        </w:r>
      </w:ins>
    </w:p>
    <w:p w:rsidR="00EF0F76" w:rsidRPr="00EF0F76" w:rsidRDefault="00EF0F76" w:rsidP="00EF0F76">
      <w:pPr>
        <w:jc w:val="center"/>
        <w:rPr>
          <w:rFonts w:ascii="David" w:hAnsi="David" w:cs="David"/>
          <w:b/>
          <w:bCs/>
          <w:sz w:val="36"/>
          <w:szCs w:val="36"/>
          <w:rtl/>
        </w:rPr>
      </w:pPr>
    </w:p>
    <w:tbl>
      <w:tblPr>
        <w:tblStyle w:val="a3"/>
        <w:bidiVisual/>
        <w:tblW w:w="0" w:type="auto"/>
        <w:tblInd w:w="-91" w:type="dxa"/>
        <w:tblLook w:val="04A0" w:firstRow="1" w:lastRow="0" w:firstColumn="1" w:lastColumn="0" w:noHBand="0" w:noVBand="1"/>
      </w:tblPr>
      <w:tblGrid>
        <w:gridCol w:w="879"/>
        <w:gridCol w:w="4684"/>
        <w:gridCol w:w="3050"/>
      </w:tblGrid>
      <w:tr w:rsidR="00C142AD" w:rsidRPr="00EF0F76" w:rsidTr="00014E53">
        <w:tc>
          <w:tcPr>
            <w:tcW w:w="992" w:type="dxa"/>
          </w:tcPr>
          <w:p w:rsidR="00EF0F76" w:rsidRPr="00EF0F76" w:rsidRDefault="00EF0F76" w:rsidP="00EF0F76">
            <w:pPr>
              <w:rPr>
                <w:rFonts w:ascii="David" w:hAnsi="David" w:cs="David"/>
                <w:sz w:val="24"/>
                <w:szCs w:val="24"/>
                <w:rtl/>
              </w:rPr>
            </w:pPr>
            <w:r w:rsidRPr="00EF0F76">
              <w:rPr>
                <w:rFonts w:ascii="David" w:hAnsi="David" w:cs="David" w:hint="cs"/>
                <w:sz w:val="24"/>
                <w:szCs w:val="24"/>
                <w:rtl/>
              </w:rPr>
              <w:t>זמן</w:t>
            </w:r>
          </w:p>
        </w:tc>
        <w:tc>
          <w:tcPr>
            <w:tcW w:w="3827" w:type="dxa"/>
          </w:tcPr>
          <w:p w:rsidR="00EF0F76" w:rsidRPr="00EF0F76" w:rsidRDefault="00EF0F76" w:rsidP="00EF0F76">
            <w:pPr>
              <w:rPr>
                <w:rFonts w:ascii="David" w:hAnsi="David" w:cs="David"/>
                <w:sz w:val="24"/>
                <w:szCs w:val="24"/>
                <w:rtl/>
              </w:rPr>
            </w:pPr>
            <w:r w:rsidRPr="00EF0F76">
              <w:rPr>
                <w:rFonts w:ascii="David" w:hAnsi="David" w:cs="David" w:hint="cs"/>
                <w:sz w:val="24"/>
                <w:szCs w:val="24"/>
                <w:rtl/>
              </w:rPr>
              <w:t>פעולות הוראה</w:t>
            </w:r>
          </w:p>
        </w:tc>
        <w:tc>
          <w:tcPr>
            <w:tcW w:w="3686" w:type="dxa"/>
          </w:tcPr>
          <w:p w:rsidR="00EF0F76" w:rsidRPr="00EF0F76" w:rsidRDefault="00EF0F76" w:rsidP="00EF0F76">
            <w:pPr>
              <w:rPr>
                <w:rFonts w:ascii="David" w:hAnsi="David" w:cs="David"/>
                <w:sz w:val="24"/>
                <w:szCs w:val="24"/>
                <w:rtl/>
              </w:rPr>
            </w:pPr>
            <w:r w:rsidRPr="00EF0F76">
              <w:rPr>
                <w:rFonts w:ascii="David" w:hAnsi="David" w:cs="David" w:hint="cs"/>
                <w:sz w:val="24"/>
                <w:szCs w:val="24"/>
                <w:rtl/>
              </w:rPr>
              <w:t>שיקול דעת</w:t>
            </w:r>
          </w:p>
        </w:tc>
      </w:tr>
      <w:tr w:rsidR="00C142AD" w:rsidRPr="00EF0F76" w:rsidTr="0061276E">
        <w:trPr>
          <w:trHeight w:val="2258"/>
        </w:trPr>
        <w:tc>
          <w:tcPr>
            <w:tcW w:w="992" w:type="dxa"/>
          </w:tcPr>
          <w:p w:rsidR="00EF0F76" w:rsidRPr="00EF0F76" w:rsidRDefault="000A1A45" w:rsidP="00EF0F76">
            <w:pPr>
              <w:rPr>
                <w:rFonts w:ascii="David" w:hAnsi="David" w:cs="David"/>
                <w:sz w:val="24"/>
                <w:szCs w:val="24"/>
                <w:rtl/>
              </w:rPr>
            </w:pPr>
            <w:r>
              <w:rPr>
                <w:rFonts w:ascii="David" w:hAnsi="David" w:cs="David" w:hint="cs"/>
                <w:sz w:val="24"/>
                <w:szCs w:val="24"/>
                <w:rtl/>
              </w:rPr>
              <w:t>10</w:t>
            </w:r>
            <w:r w:rsidR="00EF0F76" w:rsidRPr="00EF0F76">
              <w:rPr>
                <w:rFonts w:ascii="David" w:hAnsi="David" w:cs="David" w:hint="cs"/>
                <w:sz w:val="24"/>
                <w:szCs w:val="24"/>
                <w:rtl/>
              </w:rPr>
              <w:t xml:space="preserve"> דקות</w:t>
            </w: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Default="00EF0F76" w:rsidP="00EF0F76">
            <w:pPr>
              <w:rPr>
                <w:rFonts w:ascii="David" w:hAnsi="David" w:cs="David"/>
                <w:sz w:val="24"/>
                <w:szCs w:val="24"/>
                <w:rtl/>
              </w:rPr>
            </w:pPr>
          </w:p>
          <w:p w:rsidR="00A64A59" w:rsidRDefault="00A64A59" w:rsidP="00EF0F76">
            <w:pPr>
              <w:rPr>
                <w:rFonts w:ascii="David" w:hAnsi="David" w:cs="David"/>
                <w:sz w:val="24"/>
                <w:szCs w:val="24"/>
                <w:rtl/>
              </w:rPr>
            </w:pPr>
          </w:p>
          <w:p w:rsidR="00A64A59" w:rsidRDefault="00A64A59" w:rsidP="00EF0F76">
            <w:pPr>
              <w:rPr>
                <w:rFonts w:ascii="David" w:hAnsi="David" w:cs="David"/>
                <w:sz w:val="24"/>
                <w:szCs w:val="24"/>
                <w:rtl/>
              </w:rPr>
            </w:pPr>
          </w:p>
          <w:p w:rsidR="00A64A59" w:rsidRDefault="00A64A59" w:rsidP="00EF0F76">
            <w:pPr>
              <w:rPr>
                <w:rFonts w:ascii="David" w:hAnsi="David" w:cs="David"/>
                <w:sz w:val="24"/>
                <w:szCs w:val="24"/>
                <w:rtl/>
              </w:rPr>
            </w:pPr>
          </w:p>
          <w:p w:rsidR="00A64A59" w:rsidRPr="00EF0F76" w:rsidRDefault="00A64A59" w:rsidP="00EF0F76">
            <w:pPr>
              <w:rPr>
                <w:rFonts w:ascii="David" w:hAnsi="David" w:cs="David"/>
                <w:sz w:val="24"/>
                <w:szCs w:val="24"/>
                <w:rtl/>
              </w:rPr>
            </w:pPr>
          </w:p>
          <w:p w:rsidR="00EF0F76" w:rsidRDefault="00EF0F76" w:rsidP="00EF0F76">
            <w:pPr>
              <w:rPr>
                <w:rFonts w:ascii="David" w:hAnsi="David" w:cs="David"/>
                <w:sz w:val="24"/>
                <w:szCs w:val="24"/>
                <w:rtl/>
              </w:rPr>
            </w:pPr>
          </w:p>
          <w:p w:rsidR="00A50B59" w:rsidRDefault="00A50B59"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C21ECD" w:rsidRPr="00EF0F76" w:rsidRDefault="00C21ECD"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0A1A45" w:rsidP="00DF6508">
            <w:pPr>
              <w:rPr>
                <w:rFonts w:ascii="David" w:hAnsi="David" w:cs="David"/>
                <w:sz w:val="24"/>
                <w:szCs w:val="24"/>
                <w:rtl/>
              </w:rPr>
            </w:pPr>
            <w:r>
              <w:rPr>
                <w:rFonts w:ascii="David" w:hAnsi="David" w:cs="David" w:hint="cs"/>
                <w:sz w:val="24"/>
                <w:szCs w:val="24"/>
                <w:rtl/>
              </w:rPr>
              <w:t>20</w:t>
            </w:r>
            <w:r w:rsidR="00EF0F76" w:rsidRPr="00EF0F76">
              <w:rPr>
                <w:rFonts w:ascii="David" w:hAnsi="David" w:cs="David" w:hint="cs"/>
                <w:sz w:val="24"/>
                <w:szCs w:val="24"/>
                <w:rtl/>
              </w:rPr>
              <w:t xml:space="preserve"> דקות</w:t>
            </w: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122861" w:rsidRDefault="00122861" w:rsidP="00EF0F76">
            <w:pPr>
              <w:rPr>
                <w:rFonts w:ascii="David" w:hAnsi="David" w:cs="David"/>
                <w:sz w:val="24"/>
                <w:szCs w:val="24"/>
                <w:rtl/>
              </w:rPr>
            </w:pPr>
          </w:p>
          <w:p w:rsidR="00C142AD" w:rsidRDefault="00C142AD" w:rsidP="00EF0F76">
            <w:pPr>
              <w:rPr>
                <w:rFonts w:ascii="David" w:hAnsi="David" w:cs="David"/>
                <w:sz w:val="24"/>
                <w:szCs w:val="24"/>
                <w:rtl/>
              </w:rPr>
            </w:pPr>
          </w:p>
          <w:p w:rsidR="00C142AD" w:rsidRDefault="00C142AD" w:rsidP="00EF0F76">
            <w:pPr>
              <w:rPr>
                <w:rFonts w:ascii="David" w:hAnsi="David" w:cs="David"/>
                <w:sz w:val="24"/>
                <w:szCs w:val="24"/>
                <w:rtl/>
              </w:rPr>
            </w:pPr>
          </w:p>
          <w:p w:rsidR="00C142AD" w:rsidRDefault="00C142AD" w:rsidP="00EF0F76">
            <w:pPr>
              <w:rPr>
                <w:rFonts w:ascii="David" w:hAnsi="David" w:cs="David"/>
                <w:sz w:val="24"/>
                <w:szCs w:val="24"/>
                <w:rtl/>
              </w:rPr>
            </w:pPr>
          </w:p>
          <w:p w:rsidR="00C142AD" w:rsidRDefault="00C142AD" w:rsidP="00EF0F76">
            <w:pPr>
              <w:rPr>
                <w:rFonts w:ascii="David" w:hAnsi="David" w:cs="David"/>
                <w:sz w:val="24"/>
                <w:szCs w:val="24"/>
                <w:rtl/>
              </w:rPr>
            </w:pPr>
          </w:p>
          <w:p w:rsidR="00C142AD" w:rsidRDefault="00C142AD" w:rsidP="00EF0F76">
            <w:pPr>
              <w:rPr>
                <w:rFonts w:ascii="David" w:hAnsi="David" w:cs="David"/>
                <w:sz w:val="24"/>
                <w:szCs w:val="24"/>
                <w:rtl/>
              </w:rPr>
            </w:pPr>
          </w:p>
          <w:p w:rsidR="00122861" w:rsidRPr="00EF0F76" w:rsidRDefault="00122861" w:rsidP="00EF0F76">
            <w:pPr>
              <w:rPr>
                <w:rFonts w:ascii="David" w:hAnsi="David" w:cs="David"/>
                <w:sz w:val="24"/>
                <w:szCs w:val="24"/>
                <w:rtl/>
              </w:rPr>
            </w:pPr>
            <w:r>
              <w:rPr>
                <w:rFonts w:ascii="David" w:hAnsi="David" w:cs="David" w:hint="cs"/>
                <w:sz w:val="24"/>
                <w:szCs w:val="24"/>
                <w:rtl/>
              </w:rPr>
              <w:t>10 דקות</w:t>
            </w:r>
          </w:p>
        </w:tc>
        <w:tc>
          <w:tcPr>
            <w:tcW w:w="3827" w:type="dxa"/>
          </w:tcPr>
          <w:p w:rsidR="00EF0F76" w:rsidRPr="00EF0F76" w:rsidRDefault="00EF0F76" w:rsidP="00EF0F76">
            <w:pPr>
              <w:rPr>
                <w:rFonts w:ascii="David" w:hAnsi="David" w:cs="David"/>
                <w:sz w:val="24"/>
                <w:szCs w:val="24"/>
                <w:u w:val="single"/>
                <w:rtl/>
              </w:rPr>
            </w:pPr>
            <w:r w:rsidRPr="00EF0F76">
              <w:rPr>
                <w:rFonts w:ascii="David" w:hAnsi="David" w:cs="David" w:hint="cs"/>
                <w:sz w:val="24"/>
                <w:szCs w:val="24"/>
                <w:u w:val="single"/>
                <w:rtl/>
              </w:rPr>
              <w:lastRenderedPageBreak/>
              <w:t>1.פתיחה</w:t>
            </w:r>
            <w:r w:rsidR="000A1A45">
              <w:rPr>
                <w:rFonts w:ascii="David" w:hAnsi="David" w:cs="David" w:hint="cs"/>
                <w:sz w:val="24"/>
                <w:szCs w:val="24"/>
                <w:u w:val="single"/>
                <w:rtl/>
              </w:rPr>
              <w:t xml:space="preserve"> ודיון קצר</w:t>
            </w:r>
          </w:p>
          <w:p w:rsidR="00EF0F76" w:rsidRPr="00EF0F76" w:rsidRDefault="00EF0F76" w:rsidP="00EF0F76">
            <w:pPr>
              <w:rPr>
                <w:rFonts w:ascii="David" w:hAnsi="David" w:cs="David"/>
                <w:sz w:val="24"/>
                <w:szCs w:val="24"/>
                <w:u w:val="single"/>
                <w:rtl/>
              </w:rPr>
            </w:pPr>
          </w:p>
          <w:p w:rsidR="00EF0F76" w:rsidRPr="00FA2755" w:rsidRDefault="00EF0F76" w:rsidP="00FA2755">
            <w:pPr>
              <w:pStyle w:val="a4"/>
              <w:numPr>
                <w:ilvl w:val="0"/>
                <w:numId w:val="21"/>
              </w:numPr>
              <w:rPr>
                <w:ins w:id="17" w:author="מנהל" w:date="2015-12-26T20:25:00Z"/>
                <w:rFonts w:ascii="David" w:hAnsi="David" w:cs="David" w:hint="cs"/>
                <w:sz w:val="24"/>
                <w:szCs w:val="24"/>
                <w:rtl/>
                <w:rPrChange w:id="18" w:author="מנהל" w:date="2015-12-26T20:25:00Z">
                  <w:rPr>
                    <w:ins w:id="19" w:author="מנהל" w:date="2015-12-26T20:25:00Z"/>
                    <w:rFonts w:hint="cs"/>
                    <w:rtl/>
                  </w:rPr>
                </w:rPrChange>
              </w:rPr>
              <w:pPrChange w:id="20" w:author="מנהל" w:date="2015-12-26T20:25:00Z">
                <w:pPr/>
              </w:pPrChange>
            </w:pPr>
            <w:del w:id="21" w:author="מנהל" w:date="2015-12-26T20:25:00Z">
              <w:r w:rsidRPr="00FA2755" w:rsidDel="00FA2755">
                <w:rPr>
                  <w:rFonts w:ascii="David" w:hAnsi="David" w:cs="David" w:hint="cs"/>
                  <w:sz w:val="24"/>
                  <w:szCs w:val="24"/>
                  <w:rtl/>
                  <w:rPrChange w:id="22" w:author="מנהל" w:date="2015-12-26T20:25:00Z">
                    <w:rPr>
                      <w:rFonts w:hint="cs"/>
                      <w:rtl/>
                    </w:rPr>
                  </w:rPrChange>
                </w:rPr>
                <w:delText>א.</w:delText>
              </w:r>
              <w:r w:rsidR="000A1A45" w:rsidRPr="00FA2755" w:rsidDel="00FA2755">
                <w:rPr>
                  <w:rFonts w:ascii="David" w:hAnsi="David" w:cs="David" w:hint="cs"/>
                  <w:sz w:val="24"/>
                  <w:szCs w:val="24"/>
                  <w:rtl/>
                  <w:rPrChange w:id="23" w:author="מנהל" w:date="2015-12-26T20:25:00Z">
                    <w:rPr>
                      <w:rFonts w:hint="cs"/>
                      <w:rtl/>
                    </w:rPr>
                  </w:rPrChange>
                </w:rPr>
                <w:delText xml:space="preserve"> </w:delText>
              </w:r>
            </w:del>
            <w:r w:rsidRPr="00FA2755">
              <w:rPr>
                <w:rFonts w:ascii="David" w:hAnsi="David" w:cs="David" w:hint="cs"/>
                <w:sz w:val="24"/>
                <w:szCs w:val="24"/>
                <w:rtl/>
                <w:rPrChange w:id="24" w:author="מנהל" w:date="2015-12-26T20:25:00Z">
                  <w:rPr>
                    <w:rFonts w:hint="cs"/>
                    <w:rtl/>
                  </w:rPr>
                </w:rPrChange>
              </w:rPr>
              <w:t>כניסה לכיתה והתארגנות של הילדים לשיעור.</w:t>
            </w:r>
          </w:p>
          <w:p w:rsidR="00FA2755" w:rsidRPr="00FA2755" w:rsidRDefault="00FA2755" w:rsidP="00FA2755">
            <w:pPr>
              <w:rPr>
                <w:rFonts w:ascii="David" w:hAnsi="David" w:cs="David"/>
                <w:sz w:val="24"/>
                <w:szCs w:val="24"/>
                <w:rtl/>
                <w:rPrChange w:id="25" w:author="מנהל" w:date="2015-12-26T20:25:00Z">
                  <w:rPr>
                    <w:rtl/>
                  </w:rPr>
                </w:rPrChange>
              </w:rPr>
            </w:pPr>
            <w:ins w:id="26" w:author="מנהל" w:date="2015-12-26T20:25:00Z">
              <w:r>
                <w:rPr>
                  <w:rFonts w:ascii="David" w:hAnsi="David" w:cs="David" w:hint="cs"/>
                  <w:sz w:val="24"/>
                  <w:szCs w:val="24"/>
                  <w:rtl/>
                </w:rPr>
                <w:t xml:space="preserve">דרושים דברי קישור- מה נלמד היום, מהו הנושא, ההקשר... </w:t>
              </w:r>
            </w:ins>
          </w:p>
          <w:p w:rsidR="00EF0F76" w:rsidRPr="00EF0F76" w:rsidRDefault="00EF0F76" w:rsidP="00EF0F76">
            <w:pPr>
              <w:rPr>
                <w:rFonts w:ascii="David" w:hAnsi="David" w:cs="David"/>
                <w:sz w:val="24"/>
                <w:szCs w:val="24"/>
                <w:rtl/>
              </w:rPr>
            </w:pPr>
          </w:p>
          <w:p w:rsidR="00A50B59" w:rsidRDefault="00EF0F76" w:rsidP="00FA2755">
            <w:pPr>
              <w:rPr>
                <w:rFonts w:ascii="David" w:hAnsi="David" w:cs="David"/>
                <w:sz w:val="24"/>
                <w:szCs w:val="24"/>
                <w:rtl/>
              </w:rPr>
            </w:pPr>
            <w:r>
              <w:rPr>
                <w:rFonts w:ascii="David" w:hAnsi="David" w:cs="David" w:hint="cs"/>
                <w:sz w:val="24"/>
                <w:szCs w:val="24"/>
                <w:rtl/>
              </w:rPr>
              <w:t xml:space="preserve">ב. </w:t>
            </w:r>
            <w:ins w:id="27" w:author="מנהל" w:date="2015-12-26T20:26:00Z">
              <w:r w:rsidR="00FA2755">
                <w:rPr>
                  <w:rFonts w:ascii="David" w:hAnsi="David" w:cs="David" w:hint="cs"/>
                  <w:sz w:val="24"/>
                  <w:szCs w:val="24"/>
                  <w:rtl/>
                </w:rPr>
                <w:t xml:space="preserve">כווני את  התלמידים להקשיב למילות השיר ולנסות לדלות מידע על הדמות שעליה מספרים בשיר </w:t>
              </w:r>
            </w:ins>
            <w:r>
              <w:rPr>
                <w:rFonts w:ascii="David" w:hAnsi="David" w:cs="David" w:hint="cs"/>
                <w:sz w:val="24"/>
                <w:szCs w:val="24"/>
                <w:rtl/>
              </w:rPr>
              <w:t xml:space="preserve">תחילה אשמיע את השיר על אליעזר בן יהודה בביצועה של חווה אלברשטיין. </w:t>
            </w:r>
            <w:r w:rsidR="000A1A45">
              <w:rPr>
                <w:rFonts w:ascii="David" w:hAnsi="David" w:cs="David" w:hint="cs"/>
                <w:sz w:val="24"/>
                <w:szCs w:val="24"/>
                <w:rtl/>
              </w:rPr>
              <w:t xml:space="preserve">את השיר אשמיע באמצעות סרטון </w:t>
            </w:r>
            <w:proofErr w:type="spellStart"/>
            <w:r w:rsidR="000A1A45">
              <w:rPr>
                <w:rFonts w:ascii="David" w:hAnsi="David" w:cs="David" w:hint="cs"/>
                <w:sz w:val="24"/>
                <w:szCs w:val="24"/>
                <w:rtl/>
              </w:rPr>
              <w:t>ביוטיוב</w:t>
            </w:r>
            <w:proofErr w:type="spellEnd"/>
            <w:r w:rsidR="000A1A45">
              <w:rPr>
                <w:rFonts w:ascii="David" w:hAnsi="David" w:cs="David" w:hint="cs"/>
                <w:sz w:val="24"/>
                <w:szCs w:val="24"/>
                <w:rtl/>
              </w:rPr>
              <w:t xml:space="preserve"> שמלווה בתמונות.</w:t>
            </w:r>
            <w:r w:rsidR="00A64A59">
              <w:rPr>
                <w:rFonts w:ascii="David" w:hAnsi="David" w:cs="David" w:hint="cs"/>
                <w:sz w:val="24"/>
                <w:szCs w:val="24"/>
                <w:rtl/>
              </w:rPr>
              <w:t xml:space="preserve"> אחלק לתלמידים את מילות השיר, שנמצאות </w:t>
            </w:r>
            <w:r w:rsidR="00A64A59" w:rsidRPr="0061276E">
              <w:rPr>
                <w:rFonts w:ascii="David" w:hAnsi="David" w:cs="David" w:hint="cs"/>
                <w:b/>
                <w:bCs/>
                <w:sz w:val="24"/>
                <w:szCs w:val="24"/>
                <w:rtl/>
              </w:rPr>
              <w:t>בנספח 1.</w:t>
            </w:r>
            <w:r w:rsidR="00A64A59">
              <w:rPr>
                <w:rFonts w:ascii="David" w:hAnsi="David" w:cs="David" w:hint="cs"/>
                <w:sz w:val="24"/>
                <w:szCs w:val="24"/>
                <w:rtl/>
              </w:rPr>
              <w:t xml:space="preserve"> לאחר ההאזנה, אשאל את התלמידים</w:t>
            </w:r>
            <w:r w:rsidR="00A50B59">
              <w:rPr>
                <w:rFonts w:ascii="David" w:hAnsi="David" w:cs="David" w:hint="cs"/>
                <w:sz w:val="24"/>
                <w:szCs w:val="24"/>
                <w:rtl/>
              </w:rPr>
              <w:t>:</w:t>
            </w:r>
          </w:p>
          <w:p w:rsidR="00A50B59" w:rsidRDefault="00A50B59" w:rsidP="000A1A45">
            <w:pPr>
              <w:rPr>
                <w:rFonts w:ascii="David" w:hAnsi="David" w:cs="David"/>
                <w:sz w:val="24"/>
                <w:szCs w:val="24"/>
                <w:rtl/>
              </w:rPr>
            </w:pPr>
            <w:r>
              <w:rPr>
                <w:rFonts w:ascii="David" w:hAnsi="David" w:cs="David" w:hint="cs"/>
                <w:sz w:val="24"/>
                <w:szCs w:val="24"/>
                <w:rtl/>
              </w:rPr>
              <w:t>-</w:t>
            </w:r>
            <w:r w:rsidR="00A64A59">
              <w:rPr>
                <w:rFonts w:ascii="David" w:hAnsi="David" w:cs="David" w:hint="cs"/>
                <w:sz w:val="24"/>
                <w:szCs w:val="24"/>
                <w:rtl/>
              </w:rPr>
              <w:t xml:space="preserve"> האם הכירו את השיר?</w:t>
            </w:r>
          </w:p>
          <w:p w:rsidR="00A50B59" w:rsidRDefault="00A50B59" w:rsidP="000A1A45">
            <w:pPr>
              <w:rPr>
                <w:rFonts w:ascii="David" w:hAnsi="David" w:cs="David"/>
                <w:sz w:val="24"/>
                <w:szCs w:val="24"/>
                <w:rtl/>
              </w:rPr>
            </w:pPr>
            <w:r>
              <w:rPr>
                <w:rFonts w:ascii="David" w:hAnsi="David" w:cs="David" w:hint="cs"/>
                <w:sz w:val="24"/>
                <w:szCs w:val="24"/>
                <w:rtl/>
              </w:rPr>
              <w:t>-</w:t>
            </w:r>
            <w:r w:rsidR="00A64A59">
              <w:rPr>
                <w:rFonts w:ascii="David" w:hAnsi="David" w:cs="David" w:hint="cs"/>
                <w:sz w:val="24"/>
                <w:szCs w:val="24"/>
                <w:rtl/>
              </w:rPr>
              <w:t xml:space="preserve"> מה הרגישו בעקבות ההאזנה לו? </w:t>
            </w:r>
          </w:p>
          <w:p w:rsidR="00A50B59" w:rsidRDefault="00A50B59" w:rsidP="000A1A45">
            <w:pPr>
              <w:rPr>
                <w:ins w:id="28" w:author="מנהל" w:date="2015-12-26T20:27:00Z"/>
                <w:rFonts w:ascii="David" w:hAnsi="David" w:cs="David" w:hint="cs"/>
                <w:sz w:val="24"/>
                <w:szCs w:val="24"/>
                <w:rtl/>
              </w:rPr>
            </w:pPr>
            <w:r>
              <w:rPr>
                <w:rFonts w:ascii="David" w:hAnsi="David" w:cs="David" w:hint="cs"/>
                <w:sz w:val="24"/>
                <w:szCs w:val="24"/>
                <w:rtl/>
              </w:rPr>
              <w:t>-</w:t>
            </w:r>
            <w:r w:rsidR="00A64A59">
              <w:rPr>
                <w:rFonts w:ascii="David" w:hAnsi="David" w:cs="David" w:hint="cs"/>
                <w:sz w:val="24"/>
                <w:szCs w:val="24"/>
                <w:rtl/>
              </w:rPr>
              <w:t>אילו תחושות ומחשבות עלו בראשם תוך כדי</w:t>
            </w:r>
            <w:r>
              <w:rPr>
                <w:rFonts w:ascii="David" w:hAnsi="David" w:cs="David" w:hint="cs"/>
                <w:sz w:val="24"/>
                <w:szCs w:val="24"/>
                <w:rtl/>
              </w:rPr>
              <w:t xml:space="preserve"> השיר</w:t>
            </w:r>
            <w:r w:rsidR="00A64A59">
              <w:rPr>
                <w:rFonts w:ascii="David" w:hAnsi="David" w:cs="David" w:hint="cs"/>
                <w:sz w:val="24"/>
                <w:szCs w:val="24"/>
                <w:rtl/>
              </w:rPr>
              <w:t>?</w:t>
            </w:r>
            <w:r w:rsidR="000A1A45">
              <w:rPr>
                <w:rFonts w:ascii="David" w:hAnsi="David" w:cs="David" w:hint="cs"/>
                <w:sz w:val="24"/>
                <w:szCs w:val="24"/>
                <w:rtl/>
              </w:rPr>
              <w:t xml:space="preserve"> </w:t>
            </w:r>
          </w:p>
          <w:p w:rsidR="00FA2755" w:rsidRDefault="00FA2755" w:rsidP="000A1A45">
            <w:pPr>
              <w:rPr>
                <w:rFonts w:ascii="David" w:hAnsi="David" w:cs="David"/>
                <w:sz w:val="24"/>
                <w:szCs w:val="24"/>
                <w:rtl/>
              </w:rPr>
            </w:pPr>
            <w:ins w:id="29" w:author="מנהל" w:date="2015-12-26T20:27:00Z">
              <w:r>
                <w:rPr>
                  <w:rFonts w:ascii="David" w:hAnsi="David" w:cs="David" w:hint="cs"/>
                  <w:sz w:val="24"/>
                  <w:szCs w:val="24"/>
                  <w:rtl/>
                </w:rPr>
                <w:t xml:space="preserve">איזה מידע הצליחו לדלות מתוך השיר על בן יהודה? </w:t>
              </w:r>
            </w:ins>
          </w:p>
          <w:p w:rsidR="00FA2755" w:rsidRDefault="000A1A45" w:rsidP="00FA2755">
            <w:pPr>
              <w:rPr>
                <w:ins w:id="30" w:author="מנהל" w:date="2015-12-26T20:31:00Z"/>
                <w:rFonts w:cs="David" w:hint="cs"/>
                <w:sz w:val="24"/>
                <w:szCs w:val="24"/>
                <w:rtl/>
              </w:rPr>
            </w:pPr>
            <w:r>
              <w:rPr>
                <w:rFonts w:ascii="David" w:hAnsi="David" w:cs="David" w:hint="cs"/>
                <w:sz w:val="24"/>
                <w:szCs w:val="24"/>
                <w:rtl/>
              </w:rPr>
              <w:t>לאחר מכן א</w:t>
            </w:r>
            <w:r w:rsidR="00EF0F76">
              <w:rPr>
                <w:rFonts w:ascii="David" w:hAnsi="David" w:cs="David" w:hint="cs"/>
                <w:sz w:val="24"/>
                <w:szCs w:val="24"/>
                <w:rtl/>
              </w:rPr>
              <w:t>קרין במצגת על הלוח</w:t>
            </w:r>
            <w:r>
              <w:rPr>
                <w:rFonts w:ascii="David" w:hAnsi="David" w:cs="David" w:hint="cs"/>
                <w:sz w:val="24"/>
                <w:szCs w:val="24"/>
                <w:rtl/>
              </w:rPr>
              <w:t xml:space="preserve"> תמונה של אליעזר בן יהודה. </w:t>
            </w:r>
            <w:r w:rsidR="00EF0F76">
              <w:rPr>
                <w:rFonts w:cs="David" w:hint="cs"/>
                <w:sz w:val="24"/>
                <w:szCs w:val="24"/>
                <w:rtl/>
              </w:rPr>
              <w:t xml:space="preserve">התלמידים למדו עליו בשנה שעברה יחידת לימוד שלמה </w:t>
            </w:r>
            <w:r>
              <w:rPr>
                <w:rFonts w:cs="David" w:hint="cs"/>
                <w:sz w:val="24"/>
                <w:szCs w:val="24"/>
                <w:rtl/>
              </w:rPr>
              <w:t xml:space="preserve">על אודותיו, לכן אמור להיות </w:t>
            </w:r>
            <w:r w:rsidR="00EF0F76">
              <w:rPr>
                <w:rFonts w:cs="David" w:hint="cs"/>
                <w:sz w:val="24"/>
                <w:szCs w:val="24"/>
                <w:rtl/>
              </w:rPr>
              <w:t xml:space="preserve">להם ידע קודם על דמותו. אשאל </w:t>
            </w:r>
            <w:r>
              <w:rPr>
                <w:rFonts w:cs="David" w:hint="cs"/>
                <w:sz w:val="24"/>
                <w:szCs w:val="24"/>
                <w:rtl/>
              </w:rPr>
              <w:t xml:space="preserve">את התלמידים </w:t>
            </w:r>
            <w:r w:rsidR="00EF0F76">
              <w:rPr>
                <w:rFonts w:cs="David" w:hint="cs"/>
                <w:sz w:val="24"/>
                <w:szCs w:val="24"/>
                <w:rtl/>
              </w:rPr>
              <w:t>מה הם יודעים/זוכרים עליו? אכתוב את התשובות מסביב לתמונתו.</w:t>
            </w:r>
            <w:r w:rsidR="00A50B59">
              <w:rPr>
                <w:rFonts w:cs="David" w:hint="cs"/>
                <w:sz w:val="24"/>
                <w:szCs w:val="24"/>
                <w:rtl/>
              </w:rPr>
              <w:t xml:space="preserve"> </w:t>
            </w:r>
            <w:r w:rsidR="00A50B59" w:rsidRPr="00FA2755">
              <w:rPr>
                <w:rFonts w:cs="David" w:hint="cs"/>
                <w:sz w:val="24"/>
                <w:szCs w:val="24"/>
                <w:highlight w:val="yellow"/>
                <w:rtl/>
                <w:rPrChange w:id="31" w:author="מנהל" w:date="2015-12-26T20:29:00Z">
                  <w:rPr>
                    <w:rFonts w:cs="David" w:hint="cs"/>
                    <w:sz w:val="24"/>
                    <w:szCs w:val="24"/>
                    <w:rtl/>
                  </w:rPr>
                </w:rPrChange>
              </w:rPr>
              <w:t>אספר בקצרה על אליעזר בן יהודה ואגיד שהוא נולד ברוסיה וחי לפני כמאה ש</w:t>
            </w:r>
            <w:r w:rsidR="0061276E" w:rsidRPr="00FA2755">
              <w:rPr>
                <w:rFonts w:cs="David" w:hint="cs"/>
                <w:sz w:val="24"/>
                <w:szCs w:val="24"/>
                <w:highlight w:val="yellow"/>
                <w:rtl/>
                <w:rPrChange w:id="32" w:author="מנהל" w:date="2015-12-26T20:29:00Z">
                  <w:rPr>
                    <w:rFonts w:cs="David" w:hint="cs"/>
                    <w:sz w:val="24"/>
                    <w:szCs w:val="24"/>
                    <w:rtl/>
                  </w:rPr>
                </w:rPrChange>
              </w:rPr>
              <w:t>נים. היה סופר עברי ו</w:t>
            </w:r>
            <w:r w:rsidR="00A50B59" w:rsidRPr="00FA2755">
              <w:rPr>
                <w:rFonts w:cs="David" w:hint="cs"/>
                <w:sz w:val="24"/>
                <w:szCs w:val="24"/>
                <w:highlight w:val="yellow"/>
                <w:rtl/>
                <w:rPrChange w:id="33" w:author="מנהל" w:date="2015-12-26T20:29:00Z">
                  <w:rPr>
                    <w:rFonts w:cs="David" w:hint="cs"/>
                    <w:sz w:val="24"/>
                    <w:szCs w:val="24"/>
                    <w:rtl/>
                  </w:rPr>
                </w:rPrChange>
              </w:rPr>
              <w:t xml:space="preserve">עיתונאי. במשך חייו, </w:t>
            </w:r>
            <w:r w:rsidR="00A50B59" w:rsidRPr="00FA2755">
              <w:rPr>
                <w:rFonts w:cs="David"/>
                <w:sz w:val="24"/>
                <w:szCs w:val="24"/>
                <w:highlight w:val="yellow"/>
                <w:rtl/>
                <w:rPrChange w:id="34" w:author="מנהל" w:date="2015-12-26T20:29:00Z">
                  <w:rPr>
                    <w:rFonts w:cs="David"/>
                    <w:sz w:val="24"/>
                    <w:szCs w:val="24"/>
                    <w:rtl/>
                  </w:rPr>
                </w:rPrChange>
              </w:rPr>
              <w:t>מטרתו הי</w:t>
            </w:r>
            <w:r w:rsidR="00A50B59" w:rsidRPr="00FA2755">
              <w:rPr>
                <w:rFonts w:cs="David" w:hint="cs"/>
                <w:sz w:val="24"/>
                <w:szCs w:val="24"/>
                <w:highlight w:val="yellow"/>
                <w:rtl/>
                <w:rPrChange w:id="35" w:author="מנהל" w:date="2015-12-26T20:29:00Z">
                  <w:rPr>
                    <w:rFonts w:cs="David" w:hint="cs"/>
                    <w:sz w:val="24"/>
                    <w:szCs w:val="24"/>
                    <w:rtl/>
                  </w:rPr>
                </w:rPrChange>
              </w:rPr>
              <w:t>י</w:t>
            </w:r>
            <w:r w:rsidR="00A50B59" w:rsidRPr="00FA2755">
              <w:rPr>
                <w:rFonts w:cs="David"/>
                <w:sz w:val="24"/>
                <w:szCs w:val="24"/>
                <w:highlight w:val="yellow"/>
                <w:rtl/>
                <w:rPrChange w:id="36" w:author="מנהל" w:date="2015-12-26T20:29:00Z">
                  <w:rPr>
                    <w:rFonts w:cs="David"/>
                    <w:sz w:val="24"/>
                    <w:szCs w:val="24"/>
                    <w:rtl/>
                  </w:rPr>
                </w:rPrChange>
              </w:rPr>
              <w:t xml:space="preserve">תה לנסות להחיות את הלשון העברית כשפת דיבור לאחר </w:t>
            </w:r>
            <w:r w:rsidR="00A50B59" w:rsidRPr="00FA2755">
              <w:rPr>
                <w:rFonts w:cs="David"/>
                <w:sz w:val="24"/>
                <w:szCs w:val="24"/>
                <w:highlight w:val="yellow"/>
                <w:rtl/>
                <w:rPrChange w:id="37" w:author="מנהל" w:date="2015-12-26T20:29:00Z">
                  <w:rPr>
                    <w:rFonts w:cs="David"/>
                    <w:sz w:val="24"/>
                    <w:szCs w:val="24"/>
                    <w:rtl/>
                  </w:rPr>
                </w:rPrChange>
              </w:rPr>
              <w:lastRenderedPageBreak/>
              <w:t>שבמשך דורות הייתה שמורה בכתב ושימשה בעיקר לתפילה וללימוד תורה (אך לא בשפת היום יום).</w:t>
            </w:r>
            <w:r w:rsidR="00A50B59" w:rsidRPr="00FA2755">
              <w:rPr>
                <w:rFonts w:cs="David" w:hint="cs"/>
                <w:sz w:val="24"/>
                <w:szCs w:val="24"/>
                <w:highlight w:val="yellow"/>
                <w:rtl/>
                <w:rPrChange w:id="38" w:author="מנהל" w:date="2015-12-26T20:29:00Z">
                  <w:rPr>
                    <w:rFonts w:cs="David" w:hint="cs"/>
                    <w:sz w:val="24"/>
                    <w:szCs w:val="24"/>
                    <w:rtl/>
                  </w:rPr>
                </w:rPrChange>
              </w:rPr>
              <w:t xml:space="preserve"> הוא נתקל בקשיים לא</w:t>
            </w:r>
            <w:r w:rsidR="0061276E" w:rsidRPr="00FA2755">
              <w:rPr>
                <w:rFonts w:cs="David" w:hint="cs"/>
                <w:sz w:val="24"/>
                <w:szCs w:val="24"/>
                <w:highlight w:val="yellow"/>
                <w:rtl/>
                <w:rPrChange w:id="39" w:author="מנהל" w:date="2015-12-26T20:29:00Z">
                  <w:rPr>
                    <w:rFonts w:cs="David" w:hint="cs"/>
                    <w:sz w:val="24"/>
                    <w:szCs w:val="24"/>
                    <w:rtl/>
                  </w:rPr>
                </w:rPrChange>
              </w:rPr>
              <w:t xml:space="preserve"> מעטים, המון אנשים התנגדו לשימוש יומיומי</w:t>
            </w:r>
            <w:r w:rsidR="00A50B59" w:rsidRPr="00FA2755">
              <w:rPr>
                <w:rFonts w:cs="David" w:hint="cs"/>
                <w:sz w:val="24"/>
                <w:szCs w:val="24"/>
                <w:highlight w:val="yellow"/>
                <w:rtl/>
                <w:rPrChange w:id="40" w:author="מנהל" w:date="2015-12-26T20:29:00Z">
                  <w:rPr>
                    <w:rFonts w:cs="David" w:hint="cs"/>
                    <w:sz w:val="24"/>
                    <w:szCs w:val="24"/>
                    <w:rtl/>
                  </w:rPr>
                </w:rPrChange>
              </w:rPr>
              <w:t xml:space="preserve"> </w:t>
            </w:r>
            <w:r w:rsidR="0061276E" w:rsidRPr="00FA2755">
              <w:rPr>
                <w:rFonts w:cs="David" w:hint="cs"/>
                <w:sz w:val="24"/>
                <w:szCs w:val="24"/>
                <w:highlight w:val="yellow"/>
                <w:rtl/>
                <w:rPrChange w:id="41" w:author="מנהל" w:date="2015-12-26T20:29:00Z">
                  <w:rPr>
                    <w:rFonts w:cs="David" w:hint="cs"/>
                    <w:sz w:val="24"/>
                    <w:szCs w:val="24"/>
                    <w:rtl/>
                  </w:rPr>
                </w:rPrChange>
              </w:rPr>
              <w:t>בשפה העברית</w:t>
            </w:r>
            <w:r w:rsidR="00A50B59" w:rsidRPr="00FA2755">
              <w:rPr>
                <w:rFonts w:cs="David" w:hint="cs"/>
                <w:sz w:val="24"/>
                <w:szCs w:val="24"/>
                <w:highlight w:val="yellow"/>
                <w:rtl/>
                <w:rPrChange w:id="42" w:author="מנהל" w:date="2015-12-26T20:29:00Z">
                  <w:rPr>
                    <w:rFonts w:cs="David" w:hint="cs"/>
                    <w:sz w:val="24"/>
                    <w:szCs w:val="24"/>
                    <w:rtl/>
                  </w:rPr>
                </w:rPrChange>
              </w:rPr>
              <w:t xml:space="preserve">. בהמשך, בן יהודה ייסד את </w:t>
            </w:r>
            <w:r w:rsidR="0061276E" w:rsidRPr="00FA2755">
              <w:rPr>
                <w:rFonts w:cs="David" w:hint="cs"/>
                <w:sz w:val="24"/>
                <w:szCs w:val="24"/>
                <w:highlight w:val="yellow"/>
                <w:rtl/>
                <w:rPrChange w:id="43" w:author="מנהל" w:date="2015-12-26T20:29:00Z">
                  <w:rPr>
                    <w:rFonts w:cs="David" w:hint="cs"/>
                    <w:sz w:val="24"/>
                    <w:szCs w:val="24"/>
                    <w:rtl/>
                  </w:rPr>
                </w:rPrChange>
              </w:rPr>
              <w:t>"</w:t>
            </w:r>
            <w:r w:rsidR="00A50B59" w:rsidRPr="00FA2755">
              <w:rPr>
                <w:rFonts w:cs="David" w:hint="cs"/>
                <w:sz w:val="24"/>
                <w:szCs w:val="24"/>
                <w:highlight w:val="yellow"/>
                <w:rtl/>
                <w:rPrChange w:id="44" w:author="מנהל" w:date="2015-12-26T20:29:00Z">
                  <w:rPr>
                    <w:rFonts w:cs="David" w:hint="cs"/>
                    <w:sz w:val="24"/>
                    <w:szCs w:val="24"/>
                    <w:rtl/>
                  </w:rPr>
                </w:rPrChange>
              </w:rPr>
              <w:t>ועד הלשון העברית</w:t>
            </w:r>
            <w:r w:rsidR="0061276E" w:rsidRPr="00FA2755">
              <w:rPr>
                <w:rFonts w:cs="David" w:hint="cs"/>
                <w:sz w:val="24"/>
                <w:szCs w:val="24"/>
                <w:highlight w:val="yellow"/>
                <w:rtl/>
                <w:rPrChange w:id="45" w:author="מנהל" w:date="2015-12-26T20:29:00Z">
                  <w:rPr>
                    <w:rFonts w:cs="David" w:hint="cs"/>
                    <w:sz w:val="24"/>
                    <w:szCs w:val="24"/>
                    <w:rtl/>
                  </w:rPr>
                </w:rPrChange>
              </w:rPr>
              <w:t>"</w:t>
            </w:r>
            <w:r w:rsidR="00A50B59" w:rsidRPr="00FA2755">
              <w:rPr>
                <w:rFonts w:cs="David" w:hint="cs"/>
                <w:sz w:val="24"/>
                <w:szCs w:val="24"/>
                <w:highlight w:val="yellow"/>
                <w:rtl/>
                <w:rPrChange w:id="46" w:author="מנהל" w:date="2015-12-26T20:29:00Z">
                  <w:rPr>
                    <w:rFonts w:cs="David" w:hint="cs"/>
                    <w:sz w:val="24"/>
                    <w:szCs w:val="24"/>
                    <w:rtl/>
                  </w:rPr>
                </w:rPrChange>
              </w:rPr>
              <w:t xml:space="preserve"> שהוא כיום </w:t>
            </w:r>
            <w:r w:rsidR="0061276E" w:rsidRPr="00FA2755">
              <w:rPr>
                <w:rFonts w:cs="David" w:hint="cs"/>
                <w:sz w:val="24"/>
                <w:szCs w:val="24"/>
                <w:highlight w:val="yellow"/>
                <w:rtl/>
                <w:rPrChange w:id="47" w:author="מנהל" w:date="2015-12-26T20:29:00Z">
                  <w:rPr>
                    <w:rFonts w:cs="David" w:hint="cs"/>
                    <w:sz w:val="24"/>
                    <w:szCs w:val="24"/>
                    <w:rtl/>
                  </w:rPr>
                </w:rPrChange>
              </w:rPr>
              <w:t>"</w:t>
            </w:r>
            <w:r w:rsidR="00A50B59" w:rsidRPr="00FA2755">
              <w:rPr>
                <w:rFonts w:cs="David" w:hint="cs"/>
                <w:sz w:val="24"/>
                <w:szCs w:val="24"/>
                <w:highlight w:val="yellow"/>
                <w:rtl/>
                <w:rPrChange w:id="48" w:author="מנהל" w:date="2015-12-26T20:29:00Z">
                  <w:rPr>
                    <w:rFonts w:cs="David" w:hint="cs"/>
                    <w:sz w:val="24"/>
                    <w:szCs w:val="24"/>
                    <w:rtl/>
                  </w:rPr>
                </w:rPrChange>
              </w:rPr>
              <w:t>האקדמיה ללשון העברית</w:t>
            </w:r>
            <w:r w:rsidR="0061276E" w:rsidRPr="00FA2755">
              <w:rPr>
                <w:rFonts w:cs="David" w:hint="cs"/>
                <w:sz w:val="24"/>
                <w:szCs w:val="24"/>
                <w:highlight w:val="yellow"/>
                <w:rtl/>
                <w:rPrChange w:id="49" w:author="מנהל" w:date="2015-12-26T20:29:00Z">
                  <w:rPr>
                    <w:rFonts w:cs="David" w:hint="cs"/>
                    <w:sz w:val="24"/>
                    <w:szCs w:val="24"/>
                    <w:rtl/>
                  </w:rPr>
                </w:rPrChange>
              </w:rPr>
              <w:t>"</w:t>
            </w:r>
            <w:r w:rsidR="00A50B59" w:rsidRPr="00FA2755">
              <w:rPr>
                <w:rFonts w:cs="David" w:hint="cs"/>
                <w:sz w:val="24"/>
                <w:szCs w:val="24"/>
                <w:highlight w:val="yellow"/>
                <w:rtl/>
                <w:rPrChange w:id="50" w:author="מנהל" w:date="2015-12-26T20:29:00Z">
                  <w:rPr>
                    <w:rFonts w:cs="David" w:hint="cs"/>
                    <w:sz w:val="24"/>
                    <w:szCs w:val="24"/>
                    <w:rtl/>
                  </w:rPr>
                </w:rPrChange>
              </w:rPr>
              <w:t>.</w:t>
            </w:r>
            <w:r w:rsidR="0061276E" w:rsidRPr="00FA2755">
              <w:rPr>
                <w:rFonts w:cs="David" w:hint="cs"/>
                <w:sz w:val="24"/>
                <w:szCs w:val="24"/>
                <w:highlight w:val="yellow"/>
                <w:rtl/>
                <w:rPrChange w:id="51" w:author="מנהל" w:date="2015-12-26T20:29:00Z">
                  <w:rPr>
                    <w:rFonts w:cs="David" w:hint="cs"/>
                    <w:sz w:val="24"/>
                    <w:szCs w:val="24"/>
                    <w:rtl/>
                  </w:rPr>
                </w:rPrChange>
              </w:rPr>
              <w:t xml:space="preserve"> כמו כן, </w:t>
            </w:r>
            <w:r w:rsidR="0061276E" w:rsidRPr="00FA2755">
              <w:rPr>
                <w:rFonts w:cs="David"/>
                <w:sz w:val="24"/>
                <w:szCs w:val="24"/>
                <w:highlight w:val="yellow"/>
                <w:rtl/>
                <w:rPrChange w:id="52" w:author="מנהל" w:date="2015-12-26T20:29:00Z">
                  <w:rPr>
                    <w:rFonts w:cs="David"/>
                    <w:sz w:val="24"/>
                    <w:szCs w:val="24"/>
                    <w:rtl/>
                  </w:rPr>
                </w:rPrChange>
              </w:rPr>
              <w:t>חיבר</w:t>
            </w:r>
            <w:r w:rsidR="0061276E" w:rsidRPr="00FA2755">
              <w:rPr>
                <w:rFonts w:cs="David" w:hint="cs"/>
                <w:sz w:val="24"/>
                <w:szCs w:val="24"/>
                <w:highlight w:val="yellow"/>
                <w:rtl/>
                <w:rPrChange w:id="53" w:author="מנהל" w:date="2015-12-26T20:29:00Z">
                  <w:rPr>
                    <w:rFonts w:cs="David" w:hint="cs"/>
                    <w:sz w:val="24"/>
                    <w:szCs w:val="24"/>
                    <w:rtl/>
                  </w:rPr>
                </w:rPrChange>
              </w:rPr>
              <w:t xml:space="preserve"> את</w:t>
            </w:r>
            <w:r w:rsidR="0061276E" w:rsidRPr="00FA2755">
              <w:rPr>
                <w:rFonts w:cs="David"/>
                <w:sz w:val="24"/>
                <w:szCs w:val="24"/>
                <w:highlight w:val="yellow"/>
                <w:rtl/>
                <w:rPrChange w:id="54" w:author="מנהל" w:date="2015-12-26T20:29:00Z">
                  <w:rPr>
                    <w:rFonts w:cs="David"/>
                    <w:sz w:val="24"/>
                    <w:szCs w:val="24"/>
                    <w:rtl/>
                  </w:rPr>
                </w:rPrChange>
              </w:rPr>
              <w:t xml:space="preserve"> "מילון הלשון העברית הישנה והחדשה."</w:t>
            </w:r>
          </w:p>
          <w:p w:rsidR="00FA2755" w:rsidRDefault="00FA2755" w:rsidP="00FA2755">
            <w:pPr>
              <w:rPr>
                <w:ins w:id="55" w:author="מנהל" w:date="2015-12-26T20:31:00Z"/>
                <w:rFonts w:cs="David" w:hint="cs"/>
                <w:sz w:val="24"/>
                <w:szCs w:val="24"/>
                <w:rtl/>
              </w:rPr>
            </w:pPr>
            <w:ins w:id="56" w:author="מנהל" w:date="2015-12-26T20:29:00Z">
              <w:r>
                <w:rPr>
                  <w:rFonts w:cs="David" w:hint="cs"/>
                  <w:sz w:val="24"/>
                  <w:szCs w:val="24"/>
                  <w:rtl/>
                </w:rPr>
                <w:t xml:space="preserve"> </w:t>
              </w:r>
            </w:ins>
            <w:ins w:id="57" w:author="מנהל" w:date="2015-12-26T20:31:00Z">
              <w:r>
                <w:rPr>
                  <w:rFonts w:cs="David" w:hint="cs"/>
                  <w:sz w:val="24"/>
                  <w:szCs w:val="24"/>
                  <w:rtl/>
                </w:rPr>
                <w:t xml:space="preserve"> הודיה יקרה,</w:t>
              </w:r>
            </w:ins>
          </w:p>
          <w:p w:rsidR="0061276E" w:rsidRPr="00FC4454" w:rsidRDefault="00FA2755" w:rsidP="00FA2755">
            <w:pPr>
              <w:rPr>
                <w:ins w:id="58" w:author="מנהל" w:date="2015-12-26T20:30:00Z"/>
                <w:rFonts w:cs="David" w:hint="cs"/>
                <w:b/>
                <w:bCs/>
                <w:sz w:val="24"/>
                <w:szCs w:val="24"/>
                <w:rtl/>
                <w:rPrChange w:id="59" w:author="מנהל" w:date="2015-12-26T20:40:00Z">
                  <w:rPr>
                    <w:ins w:id="60" w:author="מנהל" w:date="2015-12-26T20:30:00Z"/>
                    <w:rFonts w:cs="David" w:hint="cs"/>
                    <w:sz w:val="24"/>
                    <w:szCs w:val="24"/>
                    <w:rtl/>
                  </w:rPr>
                </w:rPrChange>
              </w:rPr>
            </w:pPr>
            <w:ins w:id="61" w:author="מנהל" w:date="2015-12-26T20:29:00Z">
              <w:r>
                <w:rPr>
                  <w:rFonts w:cs="David" w:hint="cs"/>
                  <w:sz w:val="24"/>
                  <w:szCs w:val="24"/>
                  <w:rtl/>
                </w:rPr>
                <w:t xml:space="preserve">את כל המידע </w:t>
              </w:r>
            </w:ins>
            <w:ins w:id="62" w:author="מנהל" w:date="2015-12-26T20:31:00Z">
              <w:r>
                <w:rPr>
                  <w:rFonts w:cs="David" w:hint="cs"/>
                  <w:sz w:val="24"/>
                  <w:szCs w:val="24"/>
                  <w:rtl/>
                </w:rPr>
                <w:t xml:space="preserve">המסומן בצהוב </w:t>
              </w:r>
            </w:ins>
            <w:ins w:id="63" w:author="מנהל" w:date="2015-12-26T20:29:00Z">
              <w:r>
                <w:rPr>
                  <w:rFonts w:cs="David" w:hint="cs"/>
                  <w:sz w:val="24"/>
                  <w:szCs w:val="24"/>
                  <w:rtl/>
                </w:rPr>
                <w:t>כדאי לתת לתלמיד</w:t>
              </w:r>
            </w:ins>
            <w:ins w:id="64" w:author="מנהל" w:date="2015-12-26T20:31:00Z">
              <w:r>
                <w:rPr>
                  <w:rFonts w:cs="David" w:hint="cs"/>
                  <w:sz w:val="24"/>
                  <w:szCs w:val="24"/>
                  <w:rtl/>
                </w:rPr>
                <w:t>י</w:t>
              </w:r>
            </w:ins>
            <w:ins w:id="65" w:author="מנהל" w:date="2015-12-26T20:29:00Z">
              <w:r>
                <w:rPr>
                  <w:rFonts w:cs="David" w:hint="cs"/>
                  <w:sz w:val="24"/>
                  <w:szCs w:val="24"/>
                  <w:rtl/>
                </w:rPr>
                <w:t>ם לקרוא באמצעות טקסט</w:t>
              </w:r>
            </w:ins>
            <w:ins w:id="66" w:author="מנהל" w:date="2015-12-26T20:30:00Z">
              <w:r>
                <w:rPr>
                  <w:rFonts w:cs="David" w:hint="cs"/>
                  <w:sz w:val="24"/>
                  <w:szCs w:val="24"/>
                  <w:rtl/>
                </w:rPr>
                <w:t xml:space="preserve">. תלמידים בכיתה ה' נדרשים להתמודד עם טקסט בכוחות עצמם ויודעים להפיק ממנו מידע . </w:t>
              </w:r>
              <w:r w:rsidRPr="00FC4454">
                <w:rPr>
                  <w:rFonts w:cs="David" w:hint="cs"/>
                  <w:b/>
                  <w:bCs/>
                  <w:sz w:val="24"/>
                  <w:szCs w:val="24"/>
                  <w:rtl/>
                  <w:rPrChange w:id="67" w:author="מנהל" w:date="2015-12-26T20:40:00Z">
                    <w:rPr>
                      <w:rFonts w:cs="David" w:hint="cs"/>
                      <w:sz w:val="24"/>
                      <w:szCs w:val="24"/>
                      <w:rtl/>
                    </w:rPr>
                  </w:rPrChange>
                </w:rPr>
                <w:t>העבירי את האחריות ללמידה אל התלמידים.</w:t>
              </w:r>
            </w:ins>
          </w:p>
          <w:p w:rsidR="00FA2755" w:rsidRDefault="00FA2755" w:rsidP="00FA2755">
            <w:pPr>
              <w:rPr>
                <w:ins w:id="68" w:author="מנהל" w:date="2015-12-26T20:30:00Z"/>
                <w:rFonts w:cs="David" w:hint="cs"/>
                <w:sz w:val="24"/>
                <w:szCs w:val="24"/>
                <w:rtl/>
              </w:rPr>
            </w:pPr>
            <w:ins w:id="69" w:author="מנהל" w:date="2015-12-26T20:30:00Z">
              <w:r>
                <w:rPr>
                  <w:rFonts w:cs="David" w:hint="cs"/>
                  <w:sz w:val="24"/>
                  <w:szCs w:val="24"/>
                  <w:rtl/>
                </w:rPr>
                <w:t xml:space="preserve">מצאי טקסט המספר על חייו פועלו ועל מתנגדיו </w:t>
              </w:r>
            </w:ins>
          </w:p>
          <w:p w:rsidR="00FA2755" w:rsidRDefault="00FA2755" w:rsidP="00FA2755">
            <w:pPr>
              <w:rPr>
                <w:ins w:id="70" w:author="מנהל" w:date="2015-12-26T20:30:00Z"/>
                <w:rFonts w:cs="David" w:hint="cs"/>
                <w:sz w:val="24"/>
                <w:szCs w:val="24"/>
                <w:rtl/>
              </w:rPr>
            </w:pPr>
            <w:ins w:id="71" w:author="מנהל" w:date="2015-12-26T20:30:00Z">
              <w:r>
                <w:rPr>
                  <w:rFonts w:cs="David" w:hint="cs"/>
                  <w:sz w:val="24"/>
                  <w:szCs w:val="24"/>
                  <w:rtl/>
                </w:rPr>
                <w:t>להלן קישור לאתר שיכול לסייע</w:t>
              </w:r>
            </w:ins>
          </w:p>
          <w:p w:rsidR="00FA2755" w:rsidRPr="00FA2755" w:rsidRDefault="00FA2755" w:rsidP="00FA2755">
            <w:pPr>
              <w:rPr>
                <w:rFonts w:cs="David"/>
                <w:sz w:val="24"/>
                <w:szCs w:val="24"/>
                <w:rtl/>
              </w:rPr>
            </w:pPr>
            <w:ins w:id="72" w:author="מנהל" w:date="2015-12-26T20:31:00Z">
              <w:r w:rsidRPr="00FA2755">
                <w:rPr>
                  <w:rFonts w:cs="David"/>
                  <w:sz w:val="24"/>
                  <w:szCs w:val="24"/>
                </w:rPr>
                <w:t>http://lib.cet.ac.il/pages/item.asp?item=4443</w:t>
              </w:r>
            </w:ins>
          </w:p>
          <w:p w:rsidR="00EF0F76" w:rsidRDefault="00EF0F76" w:rsidP="00EF0F76">
            <w:pPr>
              <w:rPr>
                <w:ins w:id="73" w:author="מנהל" w:date="2015-12-26T20:31:00Z"/>
                <w:rFonts w:cs="David" w:hint="cs"/>
                <w:sz w:val="24"/>
                <w:szCs w:val="24"/>
                <w:rtl/>
              </w:rPr>
            </w:pPr>
          </w:p>
          <w:p w:rsidR="00FA2755" w:rsidRDefault="00FA2755" w:rsidP="00FA2755">
            <w:pPr>
              <w:rPr>
                <w:ins w:id="74" w:author="מנהל" w:date="2015-12-26T20:33:00Z"/>
                <w:rFonts w:cs="David" w:hint="cs"/>
                <w:sz w:val="24"/>
                <w:szCs w:val="24"/>
                <w:rtl/>
              </w:rPr>
            </w:pPr>
            <w:ins w:id="75" w:author="מנהל" w:date="2015-12-26T20:31:00Z">
              <w:r>
                <w:rPr>
                  <w:rFonts w:cs="David" w:hint="cs"/>
                  <w:sz w:val="24"/>
                  <w:szCs w:val="24"/>
                  <w:rtl/>
                </w:rPr>
                <w:t>חלקי להם את הטקסט</w:t>
              </w:r>
            </w:ins>
            <w:ins w:id="76" w:author="מנהל" w:date="2015-12-26T20:32:00Z">
              <w:r>
                <w:rPr>
                  <w:rFonts w:cs="David" w:hint="cs"/>
                  <w:sz w:val="24"/>
                  <w:szCs w:val="24"/>
                  <w:rtl/>
                </w:rPr>
                <w:t xml:space="preserve"> וספרי להם שלאחר שיקרא את המידע הם יהפכו לעיתונאים צעירים הכותבים בעיתון היום ומביעים דעתם על פועלו של בן יהודה ועל</w:t>
              </w:r>
            </w:ins>
            <w:ins w:id="77" w:author="מנהל" w:date="2015-12-26T20:41:00Z">
              <w:r w:rsidR="00FC4454">
                <w:rPr>
                  <w:rFonts w:cs="David" w:hint="cs"/>
                  <w:sz w:val="24"/>
                  <w:szCs w:val="24"/>
                  <w:rtl/>
                </w:rPr>
                <w:t xml:space="preserve"> מצב </w:t>
              </w:r>
            </w:ins>
            <w:ins w:id="78" w:author="מנהל" w:date="2015-12-26T20:32:00Z">
              <w:r>
                <w:rPr>
                  <w:rFonts w:cs="David" w:hint="cs"/>
                  <w:sz w:val="24"/>
                  <w:szCs w:val="24"/>
                  <w:rtl/>
                </w:rPr>
                <w:t xml:space="preserve"> השפה העברית</w:t>
              </w:r>
            </w:ins>
            <w:ins w:id="79" w:author="מנהל" w:date="2015-12-26T20:41:00Z">
              <w:r w:rsidR="00FC4454">
                <w:rPr>
                  <w:rFonts w:cs="David" w:hint="cs"/>
                  <w:sz w:val="24"/>
                  <w:szCs w:val="24"/>
                  <w:rtl/>
                </w:rPr>
                <w:t xml:space="preserve"> כיום</w:t>
              </w:r>
            </w:ins>
            <w:ins w:id="80" w:author="מנהל" w:date="2015-12-26T20:32:00Z">
              <w:r>
                <w:rPr>
                  <w:rFonts w:cs="David" w:hint="cs"/>
                  <w:sz w:val="24"/>
                  <w:szCs w:val="24"/>
                  <w:rtl/>
                </w:rPr>
                <w:t>.</w:t>
              </w:r>
            </w:ins>
            <w:ins w:id="81" w:author="מנהל" w:date="2015-12-26T20:33:00Z">
              <w:r>
                <w:rPr>
                  <w:rFonts w:cs="David" w:hint="cs"/>
                  <w:sz w:val="24"/>
                  <w:szCs w:val="24"/>
                  <w:rtl/>
                </w:rPr>
                <w:t xml:space="preserve"> </w:t>
              </w:r>
            </w:ins>
            <w:ins w:id="82" w:author="מנהל" w:date="2015-12-26T20:31:00Z">
              <w:r>
                <w:rPr>
                  <w:rFonts w:cs="David" w:hint="cs"/>
                  <w:sz w:val="24"/>
                  <w:szCs w:val="24"/>
                  <w:rtl/>
                </w:rPr>
                <w:t>הקריני על הלוח שלוש שאלות מהותיות</w:t>
              </w:r>
            </w:ins>
            <w:ins w:id="83" w:author="מנהל" w:date="2015-12-26T20:32:00Z">
              <w:r>
                <w:rPr>
                  <w:rFonts w:cs="David" w:hint="cs"/>
                  <w:sz w:val="24"/>
                  <w:szCs w:val="24"/>
                  <w:rtl/>
                </w:rPr>
                <w:t xml:space="preserve"> כהכנה לכתיבה שתידרשי מהם בהמשך השיעור:</w:t>
              </w:r>
            </w:ins>
          </w:p>
          <w:p w:rsidR="00FA2755" w:rsidRDefault="00FA2755" w:rsidP="00FA2755">
            <w:pPr>
              <w:rPr>
                <w:ins w:id="84" w:author="מנהל" w:date="2015-12-26T20:33:00Z"/>
                <w:rFonts w:cs="David" w:hint="cs"/>
                <w:sz w:val="24"/>
                <w:szCs w:val="24"/>
                <w:rtl/>
              </w:rPr>
            </w:pPr>
          </w:p>
          <w:p w:rsidR="00FA2755" w:rsidRDefault="00FA2755" w:rsidP="00FA2755">
            <w:pPr>
              <w:rPr>
                <w:ins w:id="85" w:author="מנהל" w:date="2015-12-26T20:33:00Z"/>
                <w:rFonts w:cs="David" w:hint="cs"/>
                <w:sz w:val="24"/>
                <w:szCs w:val="24"/>
                <w:rtl/>
              </w:rPr>
            </w:pPr>
            <w:ins w:id="86" w:author="מנהל" w:date="2015-12-26T20:33:00Z">
              <w:r>
                <w:rPr>
                  <w:rFonts w:cs="David" w:hint="cs"/>
                  <w:sz w:val="24"/>
                  <w:szCs w:val="24"/>
                  <w:rtl/>
                </w:rPr>
                <w:t>מה עשה אליעזר בן יהודה לשפה העברית?</w:t>
              </w:r>
            </w:ins>
          </w:p>
          <w:p w:rsidR="00FA2755" w:rsidRDefault="00FA2755" w:rsidP="00FA2755">
            <w:pPr>
              <w:rPr>
                <w:ins w:id="87" w:author="מנהל" w:date="2015-12-26T20:33:00Z"/>
                <w:rFonts w:cs="David" w:hint="cs"/>
                <w:sz w:val="24"/>
                <w:szCs w:val="24"/>
                <w:rtl/>
              </w:rPr>
            </w:pPr>
            <w:ins w:id="88" w:author="מנהל" w:date="2015-12-26T20:33:00Z">
              <w:r>
                <w:rPr>
                  <w:rFonts w:cs="David" w:hint="cs"/>
                  <w:sz w:val="24"/>
                  <w:szCs w:val="24"/>
                  <w:rtl/>
                </w:rPr>
                <w:t>מדוע היו כאלה שהתנגדו לפועלו של בן יהודה?</w:t>
              </w:r>
            </w:ins>
          </w:p>
          <w:p w:rsidR="00FA2755" w:rsidRDefault="00FA2755" w:rsidP="00FA2755">
            <w:pPr>
              <w:rPr>
                <w:ins w:id="89" w:author="מנהל" w:date="2015-12-26T20:32:00Z"/>
                <w:rFonts w:cs="David" w:hint="cs"/>
                <w:sz w:val="24"/>
                <w:szCs w:val="24"/>
                <w:rtl/>
              </w:rPr>
            </w:pPr>
            <w:ins w:id="90" w:author="מנהל" w:date="2015-12-26T20:33:00Z">
              <w:r>
                <w:rPr>
                  <w:rFonts w:cs="David" w:hint="cs"/>
                  <w:sz w:val="24"/>
                  <w:szCs w:val="24"/>
                  <w:rtl/>
                </w:rPr>
                <w:t>מה דעתכם על פועלו של בן יהודה? כתבו ונמקו</w:t>
              </w:r>
            </w:ins>
          </w:p>
          <w:p w:rsidR="00FA2755" w:rsidRDefault="00FA2755" w:rsidP="00FA2755">
            <w:pPr>
              <w:rPr>
                <w:ins w:id="91" w:author="מנהל" w:date="2015-12-26T20:41:00Z"/>
                <w:rFonts w:cs="David" w:hint="cs"/>
                <w:sz w:val="24"/>
                <w:szCs w:val="24"/>
                <w:rtl/>
              </w:rPr>
            </w:pPr>
          </w:p>
          <w:p w:rsidR="00FC4454" w:rsidRDefault="00FC4454" w:rsidP="00FC4454">
            <w:pPr>
              <w:rPr>
                <w:ins w:id="92" w:author="מנהל" w:date="2015-12-26T20:41:00Z"/>
                <w:rFonts w:cs="David" w:hint="cs"/>
                <w:sz w:val="24"/>
                <w:szCs w:val="24"/>
                <w:rtl/>
              </w:rPr>
            </w:pPr>
            <w:ins w:id="93" w:author="מנהל" w:date="2015-12-26T20:41:00Z">
              <w:r>
                <w:rPr>
                  <w:rFonts w:cs="David" w:hint="cs"/>
                  <w:sz w:val="24"/>
                  <w:szCs w:val="24"/>
                  <w:rtl/>
                </w:rPr>
                <w:t>לאחר שהתלמידים יענו על השאלות האלו כדאי לתכנן מעט את הכתיבה עם התלמידים</w:t>
              </w:r>
            </w:ins>
          </w:p>
          <w:p w:rsidR="00FC4454" w:rsidRDefault="00FC4454" w:rsidP="00FC4454">
            <w:pPr>
              <w:rPr>
                <w:ins w:id="94" w:author="מנהל" w:date="2015-12-26T20:41:00Z"/>
                <w:rFonts w:cs="David" w:hint="cs"/>
                <w:sz w:val="24"/>
                <w:szCs w:val="24"/>
                <w:rtl/>
              </w:rPr>
            </w:pPr>
            <w:ins w:id="95" w:author="מנהל" w:date="2015-12-26T20:41:00Z">
              <w:r>
                <w:rPr>
                  <w:rFonts w:cs="David" w:hint="cs"/>
                  <w:sz w:val="24"/>
                  <w:szCs w:val="24"/>
                  <w:rtl/>
                </w:rPr>
                <w:t>כיצד נכתוב את הטקסט?</w:t>
              </w:r>
            </w:ins>
            <w:ins w:id="96" w:author="מנהל" w:date="2015-12-26T20:42:00Z">
              <w:r>
                <w:rPr>
                  <w:rFonts w:cs="David" w:hint="cs"/>
                  <w:sz w:val="24"/>
                  <w:szCs w:val="24"/>
                  <w:rtl/>
                </w:rPr>
                <w:t xml:space="preserve"> (חשבי על תשובות מצופות</w:t>
              </w:r>
            </w:ins>
            <w:ins w:id="97" w:author="מנהל" w:date="2015-12-26T20:43:00Z">
              <w:r>
                <w:rPr>
                  <w:rFonts w:cs="David" w:hint="cs"/>
                  <w:sz w:val="24"/>
                  <w:szCs w:val="24"/>
                  <w:rtl/>
                </w:rPr>
                <w:t>)</w:t>
              </w:r>
            </w:ins>
          </w:p>
          <w:p w:rsidR="00FC4454" w:rsidRDefault="00FC4454" w:rsidP="00FC4454">
            <w:pPr>
              <w:rPr>
                <w:ins w:id="98" w:author="מנהל" w:date="2015-12-26T20:42:00Z"/>
                <w:rFonts w:cs="David" w:hint="cs"/>
                <w:sz w:val="24"/>
                <w:szCs w:val="24"/>
                <w:rtl/>
              </w:rPr>
            </w:pPr>
            <w:ins w:id="99" w:author="מנהל" w:date="2015-12-26T20:41:00Z">
              <w:r>
                <w:rPr>
                  <w:rFonts w:cs="David" w:hint="cs"/>
                  <w:sz w:val="24"/>
                  <w:szCs w:val="24"/>
                  <w:rtl/>
                </w:rPr>
                <w:t>איזה מידע חשוב נדאג שיהיה כתוב בטקסט</w:t>
              </w:r>
            </w:ins>
            <w:ins w:id="100" w:author="מנהל" w:date="2015-12-26T20:42:00Z">
              <w:r>
                <w:rPr>
                  <w:rFonts w:cs="David" w:hint="cs"/>
                  <w:sz w:val="24"/>
                  <w:szCs w:val="24"/>
                  <w:rtl/>
                </w:rPr>
                <w:t xml:space="preserve">? </w:t>
              </w:r>
            </w:ins>
          </w:p>
          <w:p w:rsidR="00FC4454" w:rsidRDefault="00FC4454" w:rsidP="00FC4454">
            <w:pPr>
              <w:rPr>
                <w:ins w:id="101" w:author="מנהל" w:date="2015-12-26T20:42:00Z"/>
                <w:rFonts w:cs="David" w:hint="cs"/>
                <w:sz w:val="24"/>
                <w:szCs w:val="24"/>
                <w:rtl/>
              </w:rPr>
            </w:pPr>
            <w:ins w:id="102" w:author="מנהל" w:date="2015-12-26T20:42:00Z">
              <w:r>
                <w:rPr>
                  <w:rFonts w:cs="David" w:hint="cs"/>
                  <w:sz w:val="24"/>
                  <w:szCs w:val="24"/>
                  <w:rtl/>
                </w:rPr>
                <w:t>על מה נקפיד</w:t>
              </w:r>
              <w:r>
                <w:rPr>
                  <w:rFonts w:cs="David" w:hint="cs"/>
                  <w:sz w:val="24"/>
                  <w:szCs w:val="24"/>
                  <w:rtl/>
                </w:rPr>
                <w:t xml:space="preserve"> בעת הכתיבה</w:t>
              </w:r>
              <w:r>
                <w:rPr>
                  <w:rFonts w:cs="David" w:hint="cs"/>
                  <w:sz w:val="24"/>
                  <w:szCs w:val="24"/>
                  <w:rtl/>
                </w:rPr>
                <w:t>?</w:t>
              </w:r>
            </w:ins>
          </w:p>
          <w:p w:rsidR="00FC4454" w:rsidRDefault="00FC4454" w:rsidP="00FC4454">
            <w:pPr>
              <w:rPr>
                <w:ins w:id="103" w:author="מנהל" w:date="2015-12-26T20:42:00Z"/>
                <w:rFonts w:cs="David" w:hint="cs"/>
                <w:sz w:val="24"/>
                <w:szCs w:val="24"/>
                <w:rtl/>
              </w:rPr>
            </w:pPr>
          </w:p>
          <w:p w:rsidR="00FC4454" w:rsidRPr="00EF0F76" w:rsidRDefault="00FC4454" w:rsidP="00FC4454">
            <w:pPr>
              <w:rPr>
                <w:rFonts w:cs="David"/>
                <w:sz w:val="24"/>
                <w:szCs w:val="24"/>
                <w:rtl/>
              </w:rPr>
            </w:pPr>
            <w:ins w:id="104" w:author="מנהל" w:date="2015-12-26T20:43:00Z">
              <w:r>
                <w:rPr>
                  <w:rFonts w:cs="David" w:hint="cs"/>
                  <w:sz w:val="24"/>
                  <w:szCs w:val="24"/>
                  <w:rtl/>
                </w:rPr>
                <w:t xml:space="preserve">ואז </w:t>
              </w:r>
            </w:ins>
            <w:ins w:id="105" w:author="מנהל" w:date="2015-12-26T20:41:00Z">
              <w:r>
                <w:rPr>
                  <w:rFonts w:cs="David" w:hint="cs"/>
                  <w:sz w:val="24"/>
                  <w:szCs w:val="24"/>
                  <w:rtl/>
                </w:rPr>
                <w:t xml:space="preserve">יעברו </w:t>
              </w:r>
            </w:ins>
            <w:ins w:id="106" w:author="מנהל" w:date="2015-12-26T20:43:00Z">
              <w:r>
                <w:rPr>
                  <w:rFonts w:cs="David" w:hint="cs"/>
                  <w:sz w:val="24"/>
                  <w:szCs w:val="24"/>
                  <w:rtl/>
                </w:rPr>
                <w:t xml:space="preserve"> התלמידים </w:t>
              </w:r>
            </w:ins>
            <w:ins w:id="107" w:author="מנהל" w:date="2015-12-26T20:41:00Z">
              <w:r>
                <w:rPr>
                  <w:rFonts w:cs="David" w:hint="cs"/>
                  <w:sz w:val="24"/>
                  <w:szCs w:val="24"/>
                  <w:rtl/>
                </w:rPr>
                <w:t>למלאכת הכתיבה</w:t>
              </w:r>
            </w:ins>
          </w:p>
          <w:p w:rsidR="00EF0F76" w:rsidRPr="00EF0F76" w:rsidRDefault="00EF0F76" w:rsidP="00EF0F76">
            <w:pPr>
              <w:rPr>
                <w:rFonts w:ascii="David" w:hAnsi="David" w:cs="David"/>
                <w:sz w:val="24"/>
                <w:szCs w:val="24"/>
                <w:rtl/>
              </w:rPr>
            </w:pPr>
          </w:p>
          <w:p w:rsidR="00EF0F76" w:rsidRPr="00EF0F76" w:rsidRDefault="000A1A45" w:rsidP="00FC4454">
            <w:pPr>
              <w:rPr>
                <w:rFonts w:ascii="David" w:hAnsi="David" w:cs="David"/>
                <w:sz w:val="24"/>
                <w:szCs w:val="24"/>
                <w:u w:val="single"/>
                <w:rtl/>
              </w:rPr>
            </w:pPr>
            <w:r>
              <w:rPr>
                <w:rFonts w:ascii="David" w:hAnsi="David" w:cs="David" w:hint="cs"/>
                <w:sz w:val="24"/>
                <w:szCs w:val="24"/>
                <w:u w:val="single"/>
                <w:rtl/>
              </w:rPr>
              <w:t>2.פעילות</w:t>
            </w:r>
            <w:ins w:id="108" w:author="מנהל" w:date="2015-12-26T20:34:00Z">
              <w:r w:rsidR="00FA2755">
                <w:rPr>
                  <w:rFonts w:ascii="David" w:hAnsi="David" w:cs="David" w:hint="cs"/>
                  <w:sz w:val="24"/>
                  <w:szCs w:val="24"/>
                  <w:u w:val="single"/>
                  <w:rtl/>
                </w:rPr>
                <w:t xml:space="preserve"> הייתי משאירה את הפעילות הזאת לסוף וממשיכה לפעילות הכתיבה </w:t>
              </w:r>
            </w:ins>
            <w:ins w:id="109" w:author="מנהל" w:date="2015-12-26T20:43:00Z">
              <w:r w:rsidR="00FC4454">
                <w:rPr>
                  <w:rFonts w:ascii="David" w:hAnsi="David" w:cs="David" w:hint="cs"/>
                  <w:sz w:val="24"/>
                  <w:szCs w:val="24"/>
                  <w:u w:val="single"/>
                  <w:rtl/>
                </w:rPr>
                <w:t xml:space="preserve"> או שתתני לחלק מהתלמידים בכיתה את המשחק ולחלק את משימת הכתיבה- שקלי והתייעצי עם אסתי</w:t>
              </w:r>
            </w:ins>
          </w:p>
          <w:p w:rsidR="00C21ECD" w:rsidRDefault="00DF6508" w:rsidP="00FC4454">
            <w:pPr>
              <w:rPr>
                <w:rFonts w:ascii="David" w:hAnsi="David" w:cs="David"/>
                <w:sz w:val="24"/>
                <w:szCs w:val="24"/>
                <w:rtl/>
              </w:rPr>
            </w:pPr>
            <w:r>
              <w:rPr>
                <w:rFonts w:ascii="David" w:hAnsi="David" w:cs="David" w:hint="cs"/>
                <w:sz w:val="24"/>
                <w:szCs w:val="24"/>
                <w:rtl/>
              </w:rPr>
              <w:t>אסביר לילדים  שנתחלק לארבע קבוצות ונשחק משחק רביעיות.</w:t>
            </w:r>
            <w:r w:rsidR="00996207">
              <w:rPr>
                <w:rFonts w:ascii="David" w:hAnsi="David" w:cs="David" w:hint="cs"/>
                <w:sz w:val="24"/>
                <w:szCs w:val="24"/>
                <w:rtl/>
              </w:rPr>
              <w:t xml:space="preserve"> המשחק כולל מילים שאליעזר בן יהודה יצר. כל רביעייה תכלול מילה, פירוש, שורש ותמונה.</w:t>
            </w:r>
            <w:r>
              <w:rPr>
                <w:rFonts w:ascii="David" w:hAnsi="David" w:cs="David" w:hint="cs"/>
                <w:sz w:val="24"/>
                <w:szCs w:val="24"/>
                <w:rtl/>
              </w:rPr>
              <w:t xml:space="preserve"> </w:t>
            </w:r>
            <w:r w:rsidR="00C142AD">
              <w:rPr>
                <w:rFonts w:ascii="David" w:hAnsi="David" w:cs="David" w:hint="cs"/>
                <w:sz w:val="24"/>
                <w:szCs w:val="24"/>
                <w:rtl/>
              </w:rPr>
              <w:t xml:space="preserve">אסביר לילדים כיצד משחקים. </w:t>
            </w:r>
            <w:r>
              <w:rPr>
                <w:rFonts w:ascii="David" w:hAnsi="David" w:cs="David" w:hint="cs"/>
                <w:sz w:val="24"/>
                <w:szCs w:val="24"/>
                <w:rtl/>
              </w:rPr>
              <w:t xml:space="preserve">ההוראות והמשחק נמצאים </w:t>
            </w:r>
            <w:r w:rsidRPr="0061276E">
              <w:rPr>
                <w:rFonts w:ascii="David" w:hAnsi="David" w:cs="David" w:hint="cs"/>
                <w:b/>
                <w:bCs/>
                <w:sz w:val="24"/>
                <w:szCs w:val="24"/>
                <w:rtl/>
              </w:rPr>
              <w:t xml:space="preserve">בנספח </w:t>
            </w:r>
            <w:r w:rsidR="00A64A59" w:rsidRPr="0061276E">
              <w:rPr>
                <w:rFonts w:ascii="David" w:hAnsi="David" w:cs="David" w:hint="cs"/>
                <w:b/>
                <w:bCs/>
                <w:sz w:val="24"/>
                <w:szCs w:val="24"/>
                <w:rtl/>
              </w:rPr>
              <w:t>2</w:t>
            </w:r>
            <w:r>
              <w:rPr>
                <w:rFonts w:ascii="David" w:hAnsi="David" w:cs="David" w:hint="cs"/>
                <w:sz w:val="24"/>
                <w:szCs w:val="24"/>
                <w:rtl/>
              </w:rPr>
              <w:t>.</w:t>
            </w:r>
            <w:ins w:id="110" w:author="מנהל" w:date="2015-12-26T20:43:00Z">
              <w:r w:rsidR="00FC4454">
                <w:rPr>
                  <w:rFonts w:ascii="David" w:hAnsi="David" w:cs="David" w:hint="cs"/>
                  <w:sz w:val="24"/>
                  <w:szCs w:val="24"/>
                  <w:rtl/>
                </w:rPr>
                <w:t xml:space="preserve"> משחק נחמד מאוד ערוך באופ</w:t>
              </w:r>
            </w:ins>
            <w:ins w:id="111" w:author="מנהל" w:date="2015-12-26T20:44:00Z">
              <w:r w:rsidR="00FC4454">
                <w:rPr>
                  <w:rFonts w:ascii="David" w:hAnsi="David" w:cs="David" w:hint="cs"/>
                  <w:sz w:val="24"/>
                  <w:szCs w:val="24"/>
                  <w:rtl/>
                </w:rPr>
                <w:t xml:space="preserve">ן אסתטי </w:t>
              </w:r>
            </w:ins>
          </w:p>
          <w:p w:rsidR="00C142AD" w:rsidRDefault="00C142AD" w:rsidP="00C142AD">
            <w:pPr>
              <w:rPr>
                <w:rFonts w:ascii="David" w:hAnsi="David" w:cs="David"/>
                <w:sz w:val="24"/>
                <w:szCs w:val="24"/>
                <w:rtl/>
              </w:rPr>
            </w:pPr>
          </w:p>
          <w:p w:rsidR="00C142AD" w:rsidRDefault="00C142AD" w:rsidP="00C142AD">
            <w:pPr>
              <w:rPr>
                <w:rFonts w:ascii="David" w:hAnsi="David" w:cs="David"/>
                <w:sz w:val="24"/>
                <w:szCs w:val="24"/>
                <w:rtl/>
              </w:rPr>
            </w:pPr>
          </w:p>
          <w:p w:rsidR="00C142AD" w:rsidRDefault="00C142AD" w:rsidP="00C142AD">
            <w:pPr>
              <w:rPr>
                <w:rFonts w:ascii="David" w:hAnsi="David" w:cs="David"/>
                <w:sz w:val="24"/>
                <w:szCs w:val="24"/>
                <w:rtl/>
              </w:rPr>
            </w:pPr>
          </w:p>
          <w:p w:rsidR="00D02C97" w:rsidRDefault="00D02C97" w:rsidP="00C142AD">
            <w:pPr>
              <w:rPr>
                <w:rFonts w:ascii="David" w:hAnsi="David" w:cs="David"/>
                <w:sz w:val="24"/>
                <w:szCs w:val="24"/>
                <w:rtl/>
              </w:rPr>
            </w:pPr>
          </w:p>
          <w:p w:rsidR="00C142AD" w:rsidRPr="00EF0F76" w:rsidRDefault="00C142AD" w:rsidP="00C142AD">
            <w:pPr>
              <w:rPr>
                <w:rFonts w:ascii="David" w:hAnsi="David" w:cs="David"/>
                <w:sz w:val="24"/>
                <w:szCs w:val="24"/>
                <w:rtl/>
              </w:rPr>
            </w:pPr>
          </w:p>
          <w:p w:rsidR="00EF0F76" w:rsidRDefault="00A64A59" w:rsidP="00EF0F76">
            <w:pPr>
              <w:rPr>
                <w:rFonts w:ascii="David" w:hAnsi="David" w:cs="David"/>
                <w:sz w:val="24"/>
                <w:szCs w:val="24"/>
                <w:u w:val="single"/>
                <w:rtl/>
              </w:rPr>
            </w:pPr>
            <w:r w:rsidRPr="0061276E">
              <w:rPr>
                <w:rFonts w:ascii="David" w:hAnsi="David" w:cs="David" w:hint="cs"/>
                <w:sz w:val="24"/>
                <w:szCs w:val="24"/>
                <w:u w:val="single"/>
                <w:rtl/>
              </w:rPr>
              <w:t>3.פעילות כתיבה</w:t>
            </w:r>
          </w:p>
          <w:p w:rsidR="0061276E" w:rsidRPr="0061276E" w:rsidRDefault="0061276E" w:rsidP="00EF0F76">
            <w:pPr>
              <w:rPr>
                <w:rFonts w:ascii="David" w:hAnsi="David" w:cs="David"/>
                <w:sz w:val="24"/>
                <w:szCs w:val="24"/>
                <w:u w:val="single"/>
                <w:rtl/>
              </w:rPr>
            </w:pPr>
          </w:p>
          <w:p w:rsidR="00A64A59" w:rsidRPr="008228FF" w:rsidRDefault="00A64A59" w:rsidP="00FC4454">
            <w:pPr>
              <w:rPr>
                <w:rtl/>
              </w:rPr>
            </w:pPr>
            <w:r>
              <w:rPr>
                <w:rFonts w:ascii="David" w:hAnsi="David" w:cs="David" w:hint="cs"/>
                <w:sz w:val="24"/>
                <w:szCs w:val="24"/>
                <w:rtl/>
              </w:rPr>
              <w:t>כל ילד יהפוך לכתב מדור בעיתון "הצבי", שזהו העיתון הראשון שהוציא לאור בן יהודה.</w:t>
            </w:r>
            <w:ins w:id="112" w:author="מנהל" w:date="2015-12-26T20:34:00Z">
              <w:r w:rsidR="00FC4454">
                <w:rPr>
                  <w:rFonts w:ascii="David" w:hAnsi="David" w:cs="David" w:hint="cs"/>
                  <w:sz w:val="24"/>
                  <w:szCs w:val="24"/>
                  <w:rtl/>
                </w:rPr>
                <w:t xml:space="preserve"> העיתון כבר לא קיים היום. כדאי לכוון את התלמידים </w:t>
              </w:r>
              <w:r w:rsidR="00FC4454">
                <w:rPr>
                  <w:rFonts w:ascii="David" w:hAnsi="David" w:cs="David" w:hint="cs"/>
                  <w:sz w:val="24"/>
                  <w:szCs w:val="24"/>
                  <w:rtl/>
                </w:rPr>
                <w:lastRenderedPageBreak/>
                <w:t>למטלה אות</w:t>
              </w:r>
            </w:ins>
            <w:ins w:id="113" w:author="מנהל" w:date="2015-12-26T20:35:00Z">
              <w:r w:rsidR="00FC4454">
                <w:rPr>
                  <w:rFonts w:ascii="David" w:hAnsi="David" w:cs="David" w:hint="cs"/>
                  <w:sz w:val="24"/>
                  <w:szCs w:val="24"/>
                  <w:rtl/>
                </w:rPr>
                <w:t xml:space="preserve">נטית וקרובה למציאות. ראי הצעתי מעלה </w:t>
              </w:r>
            </w:ins>
            <w:r>
              <w:rPr>
                <w:rFonts w:ascii="David" w:hAnsi="David" w:cs="David" w:hint="cs"/>
                <w:sz w:val="24"/>
                <w:szCs w:val="24"/>
                <w:rtl/>
              </w:rPr>
              <w:t xml:space="preserve">  </w:t>
            </w:r>
            <w:r w:rsidRPr="00A64A59">
              <w:rPr>
                <w:rFonts w:ascii="David" w:hAnsi="David" w:cs="David"/>
                <w:sz w:val="24"/>
                <w:szCs w:val="24"/>
                <w:rtl/>
              </w:rPr>
              <w:t xml:space="preserve">במדור יצטרך הילד לכתוב כתבה על מצב העברית כיום, </w:t>
            </w:r>
            <w:r w:rsidRPr="00FC4454">
              <w:rPr>
                <w:rFonts w:ascii="David" w:hAnsi="David" w:cs="David"/>
                <w:sz w:val="24"/>
                <w:szCs w:val="24"/>
                <w:highlight w:val="yellow"/>
                <w:rtl/>
                <w:rPrChange w:id="114" w:author="מנהל" w:date="2015-12-26T20:44:00Z">
                  <w:rPr>
                    <w:rFonts w:ascii="David" w:hAnsi="David" w:cs="David"/>
                    <w:sz w:val="24"/>
                    <w:szCs w:val="24"/>
                    <w:rtl/>
                  </w:rPr>
                </w:rPrChange>
              </w:rPr>
              <w:t xml:space="preserve">בעזרת כמה שיותר מילים שחידש אליעזר בן יהודה </w:t>
            </w:r>
            <w:r w:rsidR="0061276E" w:rsidRPr="00FC4454">
              <w:rPr>
                <w:rFonts w:ascii="David" w:hAnsi="David" w:cs="David"/>
                <w:sz w:val="24"/>
                <w:szCs w:val="24"/>
                <w:highlight w:val="yellow"/>
                <w:rtl/>
                <w:rPrChange w:id="115" w:author="מנהל" w:date="2015-12-26T20:44:00Z">
                  <w:rPr>
                    <w:rFonts w:ascii="David" w:hAnsi="David" w:cs="David"/>
                    <w:sz w:val="24"/>
                    <w:szCs w:val="24"/>
                    <w:rtl/>
                  </w:rPr>
                </w:rPrChange>
              </w:rPr>
              <w:t xml:space="preserve">ושמוצעות בתחתית הדף במחסן </w:t>
            </w:r>
            <w:proofErr w:type="spellStart"/>
            <w:r w:rsidR="0061276E" w:rsidRPr="00FC4454">
              <w:rPr>
                <w:rFonts w:ascii="David" w:hAnsi="David" w:cs="David"/>
                <w:sz w:val="24"/>
                <w:szCs w:val="24"/>
                <w:highlight w:val="yellow"/>
                <w:rtl/>
                <w:rPrChange w:id="116" w:author="מנהל" w:date="2015-12-26T20:44:00Z">
                  <w:rPr>
                    <w:rFonts w:ascii="David" w:hAnsi="David" w:cs="David"/>
                    <w:sz w:val="24"/>
                    <w:szCs w:val="24"/>
                    <w:rtl/>
                  </w:rPr>
                </w:rPrChange>
              </w:rPr>
              <w:t>מילים</w:t>
            </w:r>
            <w:r w:rsidR="0061276E" w:rsidRPr="00FC4454">
              <w:rPr>
                <w:rFonts w:ascii="David" w:hAnsi="David" w:cs="David" w:hint="cs"/>
                <w:sz w:val="24"/>
                <w:szCs w:val="24"/>
                <w:highlight w:val="yellow"/>
                <w:rtl/>
                <w:rPrChange w:id="117" w:author="מנהל" w:date="2015-12-26T20:44:00Z">
                  <w:rPr>
                    <w:rFonts w:ascii="David" w:hAnsi="David" w:cs="David" w:hint="cs"/>
                    <w:sz w:val="24"/>
                    <w:szCs w:val="24"/>
                    <w:rtl/>
                  </w:rPr>
                </w:rPrChange>
              </w:rPr>
              <w:t>.</w:t>
            </w:r>
            <w:ins w:id="118" w:author="מנהל" w:date="2015-12-26T20:44:00Z">
              <w:r w:rsidR="00FC4454">
                <w:rPr>
                  <w:rFonts w:ascii="David" w:hAnsi="David" w:cs="David" w:hint="cs"/>
                  <w:sz w:val="24"/>
                  <w:szCs w:val="24"/>
                  <w:rtl/>
                </w:rPr>
                <w:t>לא</w:t>
              </w:r>
              <w:proofErr w:type="spellEnd"/>
              <w:r w:rsidR="00FC4454">
                <w:rPr>
                  <w:rFonts w:ascii="David" w:hAnsi="David" w:cs="David" w:hint="cs"/>
                  <w:sz w:val="24"/>
                  <w:szCs w:val="24"/>
                  <w:rtl/>
                </w:rPr>
                <w:t xml:space="preserve"> הייתי מגבילה אותם להשתמש רק במילים הללו מה שחשוב הוא שהם יכתבו טקסט המביע רעיון שלם באופן תקין וברור לקורא.</w:t>
              </w:r>
            </w:ins>
            <w:r w:rsidR="0061276E">
              <w:rPr>
                <w:rFonts w:ascii="David" w:hAnsi="David" w:cs="David" w:hint="cs"/>
                <w:sz w:val="24"/>
                <w:szCs w:val="24"/>
                <w:rtl/>
              </w:rPr>
              <w:t xml:space="preserve"> </w:t>
            </w:r>
            <w:r w:rsidR="0061276E" w:rsidRPr="0061276E">
              <w:rPr>
                <w:rFonts w:ascii="David" w:hAnsi="David" w:cs="David" w:hint="cs"/>
                <w:b/>
                <w:bCs/>
                <w:sz w:val="24"/>
                <w:szCs w:val="24"/>
                <w:rtl/>
              </w:rPr>
              <w:t>נספח 3</w:t>
            </w:r>
            <w:r w:rsidR="0061276E">
              <w:rPr>
                <w:rFonts w:ascii="David" w:hAnsi="David" w:cs="David" w:hint="cs"/>
                <w:sz w:val="24"/>
                <w:szCs w:val="24"/>
                <w:rtl/>
              </w:rPr>
              <w:t>.</w:t>
            </w:r>
          </w:p>
        </w:tc>
        <w:tc>
          <w:tcPr>
            <w:tcW w:w="3686" w:type="dxa"/>
          </w:tcPr>
          <w:p w:rsidR="0061276E" w:rsidRDefault="00996207" w:rsidP="0061276E">
            <w:pPr>
              <w:rPr>
                <w:rFonts w:ascii="David" w:hAnsi="David" w:cs="David"/>
                <w:sz w:val="24"/>
                <w:szCs w:val="24"/>
                <w:rtl/>
              </w:rPr>
            </w:pPr>
            <w:r>
              <w:rPr>
                <w:rFonts w:ascii="David" w:hAnsi="David" w:cs="David" w:hint="cs"/>
                <w:sz w:val="24"/>
                <w:szCs w:val="24"/>
                <w:rtl/>
              </w:rPr>
              <w:lastRenderedPageBreak/>
              <w:t>1.</w:t>
            </w:r>
          </w:p>
          <w:p w:rsidR="0061276E" w:rsidRDefault="0061276E" w:rsidP="0061276E">
            <w:pPr>
              <w:rPr>
                <w:rFonts w:ascii="David" w:hAnsi="David" w:cs="David"/>
                <w:sz w:val="24"/>
                <w:szCs w:val="24"/>
                <w:rtl/>
              </w:rPr>
            </w:pPr>
          </w:p>
          <w:p w:rsidR="00EF0F76" w:rsidRPr="00EF0F76" w:rsidRDefault="00EF0F76" w:rsidP="0061276E">
            <w:pPr>
              <w:rPr>
                <w:rFonts w:ascii="David" w:hAnsi="David" w:cs="David"/>
                <w:sz w:val="24"/>
                <w:szCs w:val="24"/>
                <w:rtl/>
              </w:rPr>
            </w:pPr>
            <w:proofErr w:type="spellStart"/>
            <w:r w:rsidRPr="00EF0F76">
              <w:rPr>
                <w:rFonts w:ascii="David" w:hAnsi="David" w:cs="David" w:hint="cs"/>
                <w:sz w:val="24"/>
                <w:szCs w:val="24"/>
                <w:rtl/>
              </w:rPr>
              <w:t>א.לכנס</w:t>
            </w:r>
            <w:proofErr w:type="spellEnd"/>
            <w:r w:rsidRPr="00EF0F76">
              <w:rPr>
                <w:rFonts w:ascii="David" w:hAnsi="David" w:cs="David" w:hint="cs"/>
                <w:sz w:val="24"/>
                <w:szCs w:val="24"/>
                <w:rtl/>
              </w:rPr>
              <w:t xml:space="preserve"> ולאסוף את התלמידים באופן מסודר לקראת תחילת השיעור.</w:t>
            </w:r>
            <w:ins w:id="119" w:author="מנהל" w:date="2015-12-26T20:25:00Z">
              <w:r w:rsidR="00FA2755">
                <w:rPr>
                  <w:rFonts w:ascii="David" w:hAnsi="David" w:cs="David" w:hint="cs"/>
                  <w:sz w:val="24"/>
                  <w:szCs w:val="24"/>
                  <w:rtl/>
                </w:rPr>
                <w:t xml:space="preserve"> מדוע זה חשוב? </w:t>
              </w:r>
            </w:ins>
          </w:p>
          <w:p w:rsidR="00EF0F76" w:rsidRPr="00EF0F76" w:rsidRDefault="00EF0F76" w:rsidP="00EF0F76">
            <w:pPr>
              <w:rPr>
                <w:rFonts w:ascii="David" w:hAnsi="David" w:cs="David"/>
                <w:sz w:val="24"/>
                <w:szCs w:val="24"/>
                <w:rtl/>
              </w:rPr>
            </w:pPr>
          </w:p>
          <w:p w:rsidR="000A1A45" w:rsidRDefault="00EF0F76" w:rsidP="000A1A45">
            <w:pPr>
              <w:rPr>
                <w:rFonts w:ascii="David" w:hAnsi="David" w:cs="David"/>
                <w:sz w:val="24"/>
                <w:szCs w:val="24"/>
                <w:rtl/>
              </w:rPr>
            </w:pPr>
            <w:r w:rsidRPr="00EF0F76">
              <w:rPr>
                <w:rFonts w:ascii="David" w:hAnsi="David" w:cs="David" w:hint="cs"/>
                <w:sz w:val="24"/>
                <w:szCs w:val="24"/>
                <w:rtl/>
              </w:rPr>
              <w:t>ב. פ</w:t>
            </w:r>
            <w:r w:rsidR="000A1A45">
              <w:rPr>
                <w:rFonts w:ascii="David" w:hAnsi="David" w:cs="David" w:hint="cs"/>
                <w:sz w:val="24"/>
                <w:szCs w:val="24"/>
                <w:rtl/>
              </w:rPr>
              <w:t>תיחת השיעור באמצעות שיר מהווה דרך</w:t>
            </w:r>
            <w:r w:rsidRPr="00EF0F76">
              <w:rPr>
                <w:rFonts w:ascii="David" w:hAnsi="David" w:cs="David" w:hint="cs"/>
                <w:sz w:val="24"/>
                <w:szCs w:val="24"/>
                <w:rtl/>
              </w:rPr>
              <w:t xml:space="preserve"> חווייתית</w:t>
            </w:r>
            <w:r w:rsidR="00A50B59">
              <w:rPr>
                <w:rFonts w:ascii="David" w:hAnsi="David" w:cs="David" w:hint="cs"/>
                <w:sz w:val="24"/>
                <w:szCs w:val="24"/>
                <w:rtl/>
              </w:rPr>
              <w:t xml:space="preserve"> לתחילת </w:t>
            </w:r>
            <w:r w:rsidR="000A1A45">
              <w:rPr>
                <w:rFonts w:ascii="David" w:hAnsi="David" w:cs="David" w:hint="cs"/>
                <w:sz w:val="24"/>
                <w:szCs w:val="24"/>
                <w:rtl/>
              </w:rPr>
              <w:t>לימוד נושא</w:t>
            </w:r>
            <w:r w:rsidRPr="00EF0F76">
              <w:rPr>
                <w:rFonts w:ascii="David" w:hAnsi="David" w:cs="David" w:hint="cs"/>
                <w:sz w:val="24"/>
                <w:szCs w:val="24"/>
                <w:rtl/>
              </w:rPr>
              <w:t>.</w:t>
            </w:r>
          </w:p>
          <w:p w:rsidR="00A64A59" w:rsidRDefault="00A64A59" w:rsidP="00DF6508">
            <w:pPr>
              <w:rPr>
                <w:rFonts w:ascii="David" w:hAnsi="David" w:cs="David"/>
                <w:sz w:val="24"/>
                <w:szCs w:val="24"/>
                <w:rtl/>
              </w:rPr>
            </w:pPr>
            <w:r>
              <w:rPr>
                <w:rFonts w:ascii="David" w:hAnsi="David" w:cs="David" w:hint="cs"/>
                <w:sz w:val="24"/>
                <w:szCs w:val="24"/>
                <w:rtl/>
              </w:rPr>
              <w:t xml:space="preserve">השיקול שמאחורי חלוקת מילות השיר הוא שילדים שפחות מתחברים ללימוד השמיעתי, יתחברו ללימוד המילולי. </w:t>
            </w:r>
            <w:r w:rsidR="00A50B59">
              <w:rPr>
                <w:rFonts w:ascii="David" w:hAnsi="David" w:cs="David" w:hint="cs"/>
                <w:sz w:val="24"/>
                <w:szCs w:val="24"/>
                <w:rtl/>
              </w:rPr>
              <w:t xml:space="preserve">כמו כן, </w:t>
            </w:r>
            <w:r>
              <w:rPr>
                <w:rFonts w:ascii="David" w:hAnsi="David" w:cs="David" w:hint="cs"/>
                <w:sz w:val="24"/>
                <w:szCs w:val="24"/>
                <w:rtl/>
              </w:rPr>
              <w:t>כאשר המילים נמצאות מול עיניו של כל תלמיד, הוא מתחבר יותר למילים ומבין מילים שאולי לא הבין לגמרי בשמיעה.</w:t>
            </w:r>
            <w:ins w:id="120" w:author="מנהל" w:date="2015-12-26T20:26:00Z">
              <w:r w:rsidR="00FA2755">
                <w:rPr>
                  <w:rFonts w:ascii="David" w:hAnsi="David" w:cs="David" w:hint="cs"/>
                  <w:sz w:val="24"/>
                  <w:szCs w:val="24"/>
                  <w:rtl/>
                </w:rPr>
                <w:t xml:space="preserve"> יפה</w:t>
              </w:r>
            </w:ins>
          </w:p>
          <w:p w:rsidR="00EF0F76" w:rsidRPr="00EF0F76" w:rsidRDefault="000A1A45" w:rsidP="00DF6508">
            <w:pPr>
              <w:rPr>
                <w:rFonts w:ascii="David" w:hAnsi="David" w:cs="David"/>
                <w:sz w:val="24"/>
                <w:szCs w:val="24"/>
                <w:rtl/>
              </w:rPr>
            </w:pPr>
            <w:r>
              <w:rPr>
                <w:rFonts w:ascii="David" w:hAnsi="David" w:cs="David" w:hint="cs"/>
                <w:sz w:val="24"/>
                <w:szCs w:val="24"/>
                <w:rtl/>
              </w:rPr>
              <w:t>נוסף על כך, הצגה ויזואלית של תמונתו של אליעזר בן יהודה וכתיבת כל המידע הידוע לנו עליו מסביב לתמונתו, תורמות להשלמת הפרטים עליו ויוצרת מכלול רחב יותר באשר לדמותו.</w:t>
            </w: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Default="00EF0F76" w:rsidP="00EF0F76">
            <w:pPr>
              <w:rPr>
                <w:rFonts w:ascii="David" w:hAnsi="David" w:cs="David"/>
                <w:sz w:val="24"/>
                <w:szCs w:val="24"/>
                <w:rtl/>
              </w:rPr>
            </w:pPr>
          </w:p>
          <w:p w:rsidR="00C21ECD" w:rsidRPr="00EF0F76" w:rsidRDefault="00C21ECD" w:rsidP="00EF0F76">
            <w:pPr>
              <w:rPr>
                <w:rFonts w:ascii="David" w:hAnsi="David" w:cs="David"/>
                <w:sz w:val="24"/>
                <w:szCs w:val="24"/>
                <w:rtl/>
              </w:rPr>
            </w:pPr>
          </w:p>
          <w:p w:rsidR="00996207" w:rsidRDefault="00996207"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61276E" w:rsidRDefault="0061276E" w:rsidP="00EF0F76">
            <w:pPr>
              <w:rPr>
                <w:rFonts w:ascii="David" w:hAnsi="David" w:cs="David"/>
                <w:sz w:val="24"/>
                <w:szCs w:val="24"/>
                <w:rtl/>
              </w:rPr>
            </w:pPr>
          </w:p>
          <w:p w:rsidR="00122861" w:rsidRDefault="00996207" w:rsidP="00C142AD">
            <w:pPr>
              <w:rPr>
                <w:rFonts w:ascii="David" w:hAnsi="David" w:cs="David"/>
                <w:sz w:val="24"/>
                <w:szCs w:val="24"/>
                <w:rtl/>
              </w:rPr>
            </w:pPr>
            <w:r>
              <w:rPr>
                <w:rFonts w:ascii="David" w:hAnsi="David" w:cs="David" w:hint="cs"/>
                <w:sz w:val="24"/>
                <w:szCs w:val="24"/>
                <w:rtl/>
              </w:rPr>
              <w:t xml:space="preserve">2.המטרה היא שהילדים יחשפו למילים השונות שאליעזר בן יהודה </w:t>
            </w:r>
            <w:r w:rsidR="00A64A59">
              <w:rPr>
                <w:rFonts w:ascii="David" w:hAnsi="David" w:cs="David" w:hint="cs"/>
                <w:sz w:val="24"/>
                <w:szCs w:val="24"/>
                <w:rtl/>
              </w:rPr>
              <w:t xml:space="preserve">חידש. </w:t>
            </w:r>
            <w:r w:rsidR="0061276E">
              <w:rPr>
                <w:rFonts w:ascii="David" w:hAnsi="David" w:cs="David" w:hint="cs"/>
                <w:sz w:val="24"/>
                <w:szCs w:val="24"/>
                <w:rtl/>
              </w:rPr>
              <w:t>ארבעת הקריטריונים</w:t>
            </w:r>
            <w:r w:rsidR="00A64A59">
              <w:rPr>
                <w:rFonts w:ascii="David" w:hAnsi="David" w:cs="David" w:hint="cs"/>
                <w:sz w:val="24"/>
                <w:szCs w:val="24"/>
                <w:rtl/>
              </w:rPr>
              <w:t>(מילה, פירוש, שורש ותמונה) שבאים לידי ביטוי במשחק, מעשירים את הידע של התלמידים על המילים.</w:t>
            </w:r>
            <w:r w:rsidR="00C142AD">
              <w:rPr>
                <w:rFonts w:ascii="David" w:hAnsi="David" w:cs="David" w:hint="cs"/>
                <w:sz w:val="24"/>
                <w:szCs w:val="24"/>
                <w:rtl/>
              </w:rPr>
              <w:t xml:space="preserve">                      כמו כן, לטובת הילדים שלא יזכרו איך משחקים, הכנתי דף הוראות המגיע עם ערכת המשחק, כדי שההוראות יהיו מול עיניהם של התלמידים וכך יזכרו כיצד יש לשחק.</w:t>
            </w:r>
          </w:p>
          <w:p w:rsidR="0061276E" w:rsidRDefault="0061276E" w:rsidP="00EF0F76">
            <w:pPr>
              <w:rPr>
                <w:rFonts w:ascii="David" w:hAnsi="David" w:cs="David"/>
                <w:sz w:val="24"/>
                <w:szCs w:val="24"/>
                <w:rtl/>
              </w:rPr>
            </w:pPr>
          </w:p>
          <w:p w:rsidR="00C142AD" w:rsidRDefault="00C142AD" w:rsidP="00EF0F76">
            <w:pPr>
              <w:rPr>
                <w:rFonts w:ascii="David" w:hAnsi="David" w:cs="David"/>
                <w:sz w:val="24"/>
                <w:szCs w:val="24"/>
                <w:rtl/>
              </w:rPr>
            </w:pPr>
          </w:p>
          <w:p w:rsidR="0061276E" w:rsidRDefault="0061276E" w:rsidP="00EF0F76">
            <w:pPr>
              <w:rPr>
                <w:rFonts w:ascii="David" w:hAnsi="David" w:cs="David"/>
                <w:sz w:val="24"/>
                <w:szCs w:val="24"/>
                <w:rtl/>
              </w:rPr>
            </w:pPr>
          </w:p>
          <w:p w:rsidR="00EF0F76" w:rsidRPr="00EF0F76" w:rsidRDefault="0061276E" w:rsidP="00122861">
            <w:pPr>
              <w:rPr>
                <w:rFonts w:ascii="David" w:hAnsi="David" w:cs="David"/>
                <w:sz w:val="24"/>
                <w:szCs w:val="24"/>
                <w:rtl/>
              </w:rPr>
            </w:pPr>
            <w:r>
              <w:rPr>
                <w:rFonts w:ascii="David" w:hAnsi="David" w:cs="David" w:hint="cs"/>
                <w:sz w:val="24"/>
                <w:szCs w:val="24"/>
                <w:rtl/>
              </w:rPr>
              <w:t xml:space="preserve">3. </w:t>
            </w:r>
            <w:r w:rsidR="00122861">
              <w:rPr>
                <w:rFonts w:ascii="David" w:hAnsi="David" w:cs="David" w:hint="cs"/>
                <w:sz w:val="24"/>
                <w:szCs w:val="24"/>
                <w:rtl/>
              </w:rPr>
              <w:t>תרגול הבעת עמדה בנוסח דיווח עיתוני, מחזק את יכולות הכתיבה של התלמידים ומסייע להבעת רעיונות בכתב. כמו כן, חיזוק אוצר המילים ושימוש נרחב בו.</w:t>
            </w: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p w:rsidR="00EF0F76" w:rsidRPr="00EF0F76" w:rsidRDefault="00EF0F76" w:rsidP="00EF0F76">
            <w:pPr>
              <w:rPr>
                <w:rFonts w:ascii="David" w:hAnsi="David" w:cs="David"/>
                <w:sz w:val="24"/>
                <w:szCs w:val="24"/>
                <w:rtl/>
              </w:rPr>
            </w:pPr>
          </w:p>
        </w:tc>
      </w:tr>
      <w:tr w:rsidR="00C142AD" w:rsidRPr="00EF0F76" w:rsidTr="00014E53">
        <w:tc>
          <w:tcPr>
            <w:tcW w:w="992" w:type="dxa"/>
          </w:tcPr>
          <w:p w:rsidR="00EF0F76" w:rsidRPr="00EF0F76" w:rsidRDefault="00EF0F76" w:rsidP="00EF0F76">
            <w:pPr>
              <w:rPr>
                <w:rFonts w:ascii="David" w:hAnsi="David" w:cs="David"/>
                <w:sz w:val="24"/>
                <w:szCs w:val="24"/>
                <w:rtl/>
              </w:rPr>
            </w:pPr>
            <w:r w:rsidRPr="00EF0F76">
              <w:rPr>
                <w:rFonts w:ascii="David" w:hAnsi="David" w:cs="David" w:hint="cs"/>
                <w:sz w:val="24"/>
                <w:szCs w:val="24"/>
                <w:rtl/>
              </w:rPr>
              <w:lastRenderedPageBreak/>
              <w:t>5 דקות</w:t>
            </w:r>
          </w:p>
        </w:tc>
        <w:tc>
          <w:tcPr>
            <w:tcW w:w="3827" w:type="dxa"/>
          </w:tcPr>
          <w:p w:rsidR="00EF0F76" w:rsidRPr="00EF0F76" w:rsidRDefault="00EF0F76" w:rsidP="00EF0F76">
            <w:pPr>
              <w:rPr>
                <w:rFonts w:ascii="David" w:hAnsi="David" w:cs="David"/>
                <w:sz w:val="24"/>
                <w:szCs w:val="24"/>
                <w:u w:val="single"/>
                <w:rtl/>
              </w:rPr>
            </w:pPr>
            <w:r w:rsidRPr="00EF0F76">
              <w:rPr>
                <w:rFonts w:ascii="David" w:hAnsi="David" w:cs="David" w:hint="cs"/>
                <w:sz w:val="24"/>
                <w:szCs w:val="24"/>
                <w:u w:val="single"/>
                <w:rtl/>
              </w:rPr>
              <w:t>4. סיכום</w:t>
            </w:r>
          </w:p>
          <w:p w:rsidR="00EF0F76" w:rsidRDefault="00EF0F76" w:rsidP="00122861">
            <w:pPr>
              <w:rPr>
                <w:ins w:id="121" w:author="מנהל" w:date="2015-12-26T20:44:00Z"/>
                <w:rFonts w:ascii="David" w:hAnsi="David" w:cs="David" w:hint="cs"/>
                <w:sz w:val="24"/>
                <w:szCs w:val="24"/>
                <w:rtl/>
              </w:rPr>
            </w:pPr>
            <w:r w:rsidRPr="00EF0F76">
              <w:rPr>
                <w:rFonts w:ascii="David" w:hAnsi="David" w:cs="David" w:hint="cs"/>
                <w:sz w:val="24"/>
                <w:szCs w:val="24"/>
                <w:rtl/>
              </w:rPr>
              <w:t>אשאל את הילדים איך הם ה</w:t>
            </w:r>
            <w:r w:rsidR="00A64A59">
              <w:rPr>
                <w:rFonts w:ascii="David" w:hAnsi="David" w:cs="David" w:hint="cs"/>
                <w:sz w:val="24"/>
                <w:szCs w:val="24"/>
                <w:rtl/>
              </w:rPr>
              <w:t>רגישו במשחק הרביעיות</w:t>
            </w:r>
            <w:r w:rsidRPr="00EF0F76">
              <w:rPr>
                <w:rFonts w:ascii="David" w:hAnsi="David" w:cs="David" w:hint="cs"/>
                <w:sz w:val="24"/>
                <w:szCs w:val="24"/>
                <w:rtl/>
              </w:rPr>
              <w:t xml:space="preserve">? </w:t>
            </w:r>
            <w:r w:rsidR="00122861">
              <w:rPr>
                <w:rFonts w:ascii="David" w:hAnsi="David" w:cs="David" w:hint="cs"/>
                <w:sz w:val="24"/>
                <w:szCs w:val="24"/>
                <w:rtl/>
              </w:rPr>
              <w:t xml:space="preserve">איך היה לכתוב מדור בעיתון? אם יהיה זמן אבקש מתלמיד אחד לקרוא את אשר כתב. </w:t>
            </w:r>
          </w:p>
          <w:p w:rsidR="00A463E1" w:rsidRPr="00EF0F76" w:rsidRDefault="00A463E1" w:rsidP="00122861">
            <w:pPr>
              <w:rPr>
                <w:rFonts w:ascii="David" w:hAnsi="David" w:cs="David"/>
                <w:sz w:val="24"/>
                <w:szCs w:val="24"/>
                <w:rtl/>
              </w:rPr>
            </w:pPr>
            <w:ins w:id="122" w:author="מנהל" w:date="2015-12-26T20:44:00Z">
              <w:r>
                <w:rPr>
                  <w:rFonts w:ascii="David" w:hAnsi="David" w:cs="David" w:hint="cs"/>
                  <w:sz w:val="24"/>
                  <w:szCs w:val="24"/>
                  <w:rtl/>
                </w:rPr>
                <w:t>לאחר שתחליטי כיצד את ממקדת את השיעור נתייחס שוב לסיכום</w:t>
              </w:r>
            </w:ins>
          </w:p>
        </w:tc>
        <w:tc>
          <w:tcPr>
            <w:tcW w:w="3686" w:type="dxa"/>
          </w:tcPr>
          <w:p w:rsidR="00EF0F76" w:rsidRPr="00EF0F76" w:rsidRDefault="00EF0F76" w:rsidP="00EF0F76">
            <w:pPr>
              <w:rPr>
                <w:rFonts w:ascii="David" w:hAnsi="David" w:cs="David"/>
                <w:sz w:val="24"/>
                <w:szCs w:val="24"/>
                <w:rtl/>
              </w:rPr>
            </w:pPr>
            <w:r w:rsidRPr="00EF0F76">
              <w:rPr>
                <w:rFonts w:ascii="David" w:hAnsi="David" w:cs="David" w:hint="cs"/>
                <w:sz w:val="24"/>
                <w:szCs w:val="24"/>
                <w:rtl/>
              </w:rPr>
              <w:t>4. בירור זה עם התלמידים חשוב להבנת תחושותיהם, להבין כיצד הרגישו, מה למדו.</w:t>
            </w:r>
            <w:r w:rsidR="00122861">
              <w:rPr>
                <w:rFonts w:ascii="David" w:hAnsi="David" w:cs="David" w:hint="cs"/>
                <w:sz w:val="24"/>
                <w:szCs w:val="24"/>
                <w:rtl/>
              </w:rPr>
              <w:t xml:space="preserve"> זיקוק התובנות בסוף השיעור מעיד על הידע החדש שנרכש.</w:t>
            </w:r>
          </w:p>
        </w:tc>
      </w:tr>
    </w:tbl>
    <w:p w:rsidR="00EF0F76" w:rsidRPr="00EF0F76" w:rsidRDefault="00EF0F76" w:rsidP="00EF0F76">
      <w:pPr>
        <w:jc w:val="center"/>
        <w:rPr>
          <w:rFonts w:ascii="David" w:hAnsi="David" w:cs="David"/>
          <w:b/>
          <w:bCs/>
          <w:sz w:val="36"/>
          <w:szCs w:val="36"/>
          <w:rtl/>
        </w:rPr>
      </w:pPr>
    </w:p>
    <w:tbl>
      <w:tblPr>
        <w:tblStyle w:val="a3"/>
        <w:tblpPr w:leftFromText="180" w:rightFromText="180" w:vertAnchor="page" w:horzAnchor="margin" w:tblpXSpec="center" w:tblpY="646"/>
        <w:bidiVisual/>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4"/>
        <w:gridCol w:w="5175"/>
      </w:tblGrid>
      <w:tr w:rsidR="00014E53" w:rsidTr="00DC6A88">
        <w:trPr>
          <w:trHeight w:val="14732"/>
        </w:trPr>
        <w:tc>
          <w:tcPr>
            <w:tcW w:w="5174" w:type="dxa"/>
          </w:tcPr>
          <w:p w:rsidR="00014E53" w:rsidRPr="00A71AF3" w:rsidRDefault="00014E53" w:rsidP="00A71AF3">
            <w:pPr>
              <w:rPr>
                <w:rFonts w:ascii="David" w:hAnsi="David" w:cs="Guttman Hatzvi"/>
                <w:b/>
                <w:bCs/>
                <w:sz w:val="28"/>
                <w:szCs w:val="28"/>
                <w:rtl/>
              </w:rPr>
            </w:pPr>
            <w:r w:rsidRPr="00A71AF3">
              <w:rPr>
                <w:rFonts w:ascii="David" w:hAnsi="David" w:cs="Guttman Hatzvi"/>
                <w:b/>
                <w:bCs/>
                <w:sz w:val="24"/>
                <w:szCs w:val="24"/>
                <w:rtl/>
              </w:rPr>
              <w:lastRenderedPageBreak/>
              <w:t xml:space="preserve">                </w:t>
            </w:r>
            <w:r w:rsidRPr="00A71AF3">
              <w:rPr>
                <w:rFonts w:ascii="David" w:hAnsi="David" w:cs="Guttman Hatzvi"/>
                <w:b/>
                <w:bCs/>
                <w:sz w:val="28"/>
                <w:szCs w:val="28"/>
                <w:rtl/>
              </w:rPr>
              <w:t>אליעזר בן יהודה</w:t>
            </w:r>
          </w:p>
          <w:p w:rsidR="00014E53" w:rsidRPr="00A71AF3" w:rsidRDefault="00014E53" w:rsidP="00A71AF3">
            <w:pPr>
              <w:rPr>
                <w:rFonts w:ascii="David" w:hAnsi="David" w:cs="Guttman Hatzvi"/>
                <w:sz w:val="24"/>
                <w:szCs w:val="24"/>
                <w:rtl/>
              </w:rPr>
            </w:pPr>
            <w:r w:rsidRPr="00A71AF3">
              <w:rPr>
                <w:rFonts w:ascii="David" w:hAnsi="David" w:cs="Guttman Hatzvi"/>
                <w:b/>
                <w:bCs/>
                <w:sz w:val="24"/>
                <w:szCs w:val="24"/>
                <w:u w:val="single"/>
                <w:rtl/>
              </w:rPr>
              <w:t>מילים:</w:t>
            </w:r>
            <w:r w:rsidRPr="00A71AF3">
              <w:rPr>
                <w:rFonts w:ascii="David" w:hAnsi="David" w:cs="Guttman Hatzvi"/>
                <w:sz w:val="24"/>
                <w:szCs w:val="24"/>
                <w:rtl/>
              </w:rPr>
              <w:t xml:space="preserve"> ירון לונדון      </w:t>
            </w:r>
            <w:r w:rsidRPr="00A71AF3">
              <w:rPr>
                <w:rFonts w:ascii="David" w:hAnsi="David" w:cs="Guttman Hatzvi"/>
                <w:b/>
                <w:bCs/>
                <w:sz w:val="24"/>
                <w:szCs w:val="24"/>
                <w:u w:val="single"/>
                <w:rtl/>
              </w:rPr>
              <w:t>לחן:</w:t>
            </w:r>
            <w:r w:rsidRPr="00A71AF3">
              <w:rPr>
                <w:rFonts w:ascii="David" w:hAnsi="David" w:cs="Guttman Hatzvi"/>
                <w:sz w:val="24"/>
                <w:szCs w:val="24"/>
                <w:rtl/>
              </w:rPr>
              <w:t xml:space="preserve"> מתי כספי</w:t>
            </w:r>
          </w:p>
          <w:p w:rsidR="00014E53" w:rsidRPr="00A71AF3" w:rsidRDefault="00014E53" w:rsidP="00A71AF3">
            <w:pPr>
              <w:rPr>
                <w:rFonts w:cs="Guttman Hatzvi"/>
                <w:sz w:val="24"/>
                <w:szCs w:val="24"/>
                <w:rtl/>
              </w:rPr>
            </w:pPr>
            <w:r w:rsidRPr="00A71AF3">
              <w:rPr>
                <w:rFonts w:ascii="David" w:hAnsi="David" w:cs="Guttman Hatzvi"/>
                <w:sz w:val="24"/>
                <w:szCs w:val="24"/>
                <w:rtl/>
              </w:rPr>
              <w:br/>
              <w:t xml:space="preserve">כמו הנביאים הקנאים לשם </w:t>
            </w:r>
            <w:r w:rsidRPr="00A71AF3">
              <w:rPr>
                <w:rFonts w:ascii="David" w:hAnsi="David" w:cs="Guttman Hatzvi"/>
                <w:sz w:val="24"/>
                <w:szCs w:val="24"/>
                <w:rtl/>
              </w:rPr>
              <w:br/>
              <w:t xml:space="preserve">הוא קינא לפועל ולתואר ולשם. </w:t>
            </w:r>
            <w:r w:rsidRPr="00A71AF3">
              <w:rPr>
                <w:rFonts w:ascii="David" w:hAnsi="David" w:cs="Guttman Hatzvi"/>
                <w:sz w:val="24"/>
                <w:szCs w:val="24"/>
                <w:rtl/>
              </w:rPr>
              <w:br/>
              <w:t xml:space="preserve">ובחצות, העששית בחלונו, </w:t>
            </w:r>
            <w:r w:rsidRPr="00A71AF3">
              <w:rPr>
                <w:rFonts w:ascii="David" w:hAnsi="David" w:cs="Guttman Hatzvi"/>
                <w:sz w:val="24"/>
                <w:szCs w:val="24"/>
                <w:rtl/>
              </w:rPr>
              <w:br/>
              <w:t xml:space="preserve">היה רושם במילונו תילי תילים </w:t>
            </w:r>
            <w:r w:rsidRPr="00A71AF3">
              <w:rPr>
                <w:rFonts w:ascii="David" w:hAnsi="David" w:cs="Guttman Hatzvi"/>
                <w:sz w:val="24"/>
                <w:szCs w:val="24"/>
                <w:rtl/>
              </w:rPr>
              <w:br/>
              <w:t xml:space="preserve">מילים יפות, מילים עפות, </w:t>
            </w:r>
            <w:r w:rsidRPr="00A71AF3">
              <w:rPr>
                <w:rFonts w:ascii="David" w:hAnsi="David" w:cs="Guttman Hatzvi"/>
                <w:sz w:val="24"/>
                <w:szCs w:val="24"/>
                <w:rtl/>
              </w:rPr>
              <w:br/>
              <w:t xml:space="preserve">מתגלגלות מן הלשון. </w:t>
            </w:r>
            <w:r w:rsidRPr="00A71AF3">
              <w:rPr>
                <w:rFonts w:ascii="David" w:hAnsi="David" w:cs="Guttman Hatzvi"/>
                <w:sz w:val="24"/>
                <w:szCs w:val="24"/>
                <w:rtl/>
              </w:rPr>
              <w:br/>
              <w:t xml:space="preserve">אליעזר, מתי תשכב לישון </w:t>
            </w:r>
            <w:r w:rsidRPr="00A71AF3">
              <w:rPr>
                <w:rFonts w:ascii="David" w:hAnsi="David" w:cs="Guttman Hatzvi"/>
                <w:sz w:val="24"/>
                <w:szCs w:val="24"/>
                <w:rtl/>
              </w:rPr>
              <w:br/>
              <w:t xml:space="preserve">הן קומתך כמעט אפיים שחה </w:t>
            </w:r>
            <w:r w:rsidRPr="00A71AF3">
              <w:rPr>
                <w:rFonts w:ascii="David" w:hAnsi="David" w:cs="Guttman Hatzvi"/>
                <w:sz w:val="24"/>
                <w:szCs w:val="24"/>
                <w:rtl/>
              </w:rPr>
              <w:br/>
              <w:t xml:space="preserve">והעברית אשר חיכתה אלפיים </w:t>
            </w:r>
            <w:r w:rsidRPr="00A71AF3">
              <w:rPr>
                <w:rFonts w:ascii="David" w:hAnsi="David" w:cs="Guttman Hatzvi"/>
                <w:sz w:val="24"/>
                <w:szCs w:val="24"/>
                <w:rtl/>
              </w:rPr>
              <w:br/>
              <w:t xml:space="preserve">היא תמתין לך עד בוא השחר. </w:t>
            </w:r>
            <w:r w:rsidRPr="00A71AF3">
              <w:rPr>
                <w:rFonts w:ascii="David" w:hAnsi="David" w:cs="Guttman Hatzvi"/>
                <w:sz w:val="24"/>
                <w:szCs w:val="24"/>
                <w:rtl/>
              </w:rPr>
              <w:br/>
            </w:r>
            <w:r w:rsidRPr="00A71AF3">
              <w:rPr>
                <w:rFonts w:ascii="David" w:hAnsi="David" w:cs="Guttman Hatzvi"/>
                <w:sz w:val="24"/>
                <w:szCs w:val="24"/>
                <w:rtl/>
              </w:rPr>
              <w:br/>
              <w:t xml:space="preserve">אליעזר בן יהודה </w:t>
            </w:r>
            <w:r w:rsidRPr="00A71AF3">
              <w:rPr>
                <w:rFonts w:ascii="David" w:hAnsi="David" w:cs="Guttman Hatzvi"/>
                <w:sz w:val="24"/>
                <w:szCs w:val="24"/>
                <w:rtl/>
              </w:rPr>
              <w:br/>
              <w:t xml:space="preserve">יהודי מבדח </w:t>
            </w:r>
            <w:r w:rsidRPr="00A71AF3">
              <w:rPr>
                <w:rFonts w:ascii="David" w:hAnsi="David" w:cs="Guttman Hatzvi"/>
                <w:sz w:val="24"/>
                <w:szCs w:val="24"/>
                <w:rtl/>
              </w:rPr>
              <w:br/>
              <w:t xml:space="preserve">מילים </w:t>
            </w:r>
            <w:proofErr w:type="spellStart"/>
            <w:r w:rsidRPr="00A71AF3">
              <w:rPr>
                <w:rFonts w:ascii="David" w:hAnsi="David" w:cs="Guttman Hatzvi"/>
                <w:sz w:val="24"/>
                <w:szCs w:val="24"/>
                <w:rtl/>
              </w:rPr>
              <w:t>מילים</w:t>
            </w:r>
            <w:proofErr w:type="spellEnd"/>
            <w:r w:rsidRPr="00A71AF3">
              <w:rPr>
                <w:rFonts w:ascii="David" w:hAnsi="David" w:cs="Guttman Hatzvi"/>
                <w:sz w:val="24"/>
                <w:szCs w:val="24"/>
                <w:rtl/>
              </w:rPr>
              <w:t xml:space="preserve">, מילים </w:t>
            </w:r>
            <w:proofErr w:type="spellStart"/>
            <w:r w:rsidRPr="00A71AF3">
              <w:rPr>
                <w:rFonts w:ascii="David" w:hAnsi="David" w:cs="Guttman Hatzvi"/>
                <w:sz w:val="24"/>
                <w:szCs w:val="24"/>
                <w:rtl/>
              </w:rPr>
              <w:t>מילים</w:t>
            </w:r>
            <w:proofErr w:type="spellEnd"/>
            <w:r w:rsidRPr="00A71AF3">
              <w:rPr>
                <w:rFonts w:ascii="David" w:hAnsi="David" w:cs="Guttman Hatzvi"/>
                <w:sz w:val="24"/>
                <w:szCs w:val="24"/>
                <w:rtl/>
              </w:rPr>
              <w:t xml:space="preserve"> </w:t>
            </w:r>
            <w:r w:rsidRPr="00A71AF3">
              <w:rPr>
                <w:rFonts w:ascii="David" w:hAnsi="David" w:cs="Guttman Hatzvi"/>
                <w:sz w:val="24"/>
                <w:szCs w:val="24"/>
                <w:rtl/>
              </w:rPr>
              <w:br/>
              <w:t xml:space="preserve">הוא בדה ממוחו הקודח. </w:t>
            </w:r>
            <w:r w:rsidRPr="00A71AF3">
              <w:rPr>
                <w:rFonts w:ascii="David" w:hAnsi="David" w:cs="Guttman Hatzvi"/>
                <w:sz w:val="24"/>
                <w:szCs w:val="24"/>
                <w:rtl/>
              </w:rPr>
              <w:br/>
            </w:r>
            <w:r w:rsidRPr="00A71AF3">
              <w:rPr>
                <w:rFonts w:ascii="David" w:hAnsi="David" w:cs="Guttman Hatzvi"/>
                <w:sz w:val="24"/>
                <w:szCs w:val="24"/>
                <w:rtl/>
              </w:rPr>
              <w:br/>
              <w:t xml:space="preserve">אם נמה העברית אלפיים, נו אז מה, </w:t>
            </w:r>
            <w:r w:rsidRPr="00A71AF3">
              <w:rPr>
                <w:rFonts w:ascii="David" w:hAnsi="David" w:cs="Guttman Hatzvi"/>
                <w:sz w:val="24"/>
                <w:szCs w:val="24"/>
                <w:rtl/>
              </w:rPr>
              <w:br/>
              <w:t xml:space="preserve">הבה </w:t>
            </w:r>
            <w:proofErr w:type="spellStart"/>
            <w:r w:rsidRPr="00A71AF3">
              <w:rPr>
                <w:rFonts w:ascii="David" w:hAnsi="David" w:cs="Guttman Hatzvi"/>
                <w:sz w:val="24"/>
                <w:szCs w:val="24"/>
                <w:rtl/>
              </w:rPr>
              <w:t>נעירנה</w:t>
            </w:r>
            <w:proofErr w:type="spellEnd"/>
            <w:r w:rsidRPr="00A71AF3">
              <w:rPr>
                <w:rFonts w:ascii="David" w:hAnsi="David" w:cs="Guttman Hatzvi"/>
                <w:sz w:val="24"/>
                <w:szCs w:val="24"/>
                <w:rtl/>
              </w:rPr>
              <w:t xml:space="preserve"> ונמציא את היוזמה, </w:t>
            </w:r>
            <w:r w:rsidRPr="00A71AF3">
              <w:rPr>
                <w:rFonts w:ascii="David" w:hAnsi="David" w:cs="Guttman Hatzvi"/>
                <w:sz w:val="24"/>
                <w:szCs w:val="24"/>
                <w:rtl/>
              </w:rPr>
              <w:br/>
              <w:t xml:space="preserve">את המגהץ, את הפצצה, את הריהוט </w:t>
            </w:r>
            <w:r w:rsidRPr="00A71AF3">
              <w:rPr>
                <w:rFonts w:ascii="David" w:hAnsi="David" w:cs="Guttman Hatzvi"/>
                <w:sz w:val="24"/>
                <w:szCs w:val="24"/>
                <w:rtl/>
              </w:rPr>
              <w:br/>
              <w:t xml:space="preserve">בקצה נוצה בכתב רהוט. </w:t>
            </w:r>
            <w:r w:rsidRPr="00A71AF3">
              <w:rPr>
                <w:rFonts w:ascii="David" w:hAnsi="David" w:cs="Guttman Hatzvi"/>
                <w:sz w:val="24"/>
                <w:szCs w:val="24"/>
                <w:rtl/>
              </w:rPr>
              <w:br/>
              <w:t xml:space="preserve">כתב כרובית, כתב גלידה, </w:t>
            </w:r>
            <w:r w:rsidRPr="00A71AF3">
              <w:rPr>
                <w:rFonts w:ascii="David" w:hAnsi="David" w:cs="Guttman Hatzvi"/>
                <w:sz w:val="24"/>
                <w:szCs w:val="24"/>
                <w:rtl/>
              </w:rPr>
              <w:br/>
              <w:t xml:space="preserve">כתב את כל, את כל מילון בן יהודה. </w:t>
            </w:r>
            <w:r w:rsidRPr="00A71AF3">
              <w:rPr>
                <w:rFonts w:ascii="David" w:hAnsi="David" w:cs="Guttman Hatzvi"/>
                <w:sz w:val="24"/>
                <w:szCs w:val="24"/>
                <w:rtl/>
              </w:rPr>
              <w:br/>
              <w:t xml:space="preserve">ועוד הוסיף מילים לברוא </w:t>
            </w:r>
            <w:r w:rsidRPr="00A71AF3">
              <w:rPr>
                <w:rFonts w:ascii="David" w:hAnsi="David" w:cs="Guttman Hatzvi"/>
                <w:sz w:val="24"/>
                <w:szCs w:val="24"/>
                <w:rtl/>
              </w:rPr>
              <w:br/>
              <w:t xml:space="preserve">ונוצתו המהירה לא נחה </w:t>
            </w:r>
            <w:r w:rsidRPr="00A71AF3">
              <w:rPr>
                <w:rFonts w:ascii="David" w:hAnsi="David" w:cs="Guttman Hatzvi"/>
                <w:sz w:val="24"/>
                <w:szCs w:val="24"/>
                <w:rtl/>
              </w:rPr>
              <w:br/>
              <w:t xml:space="preserve">והשפה גדלה </w:t>
            </w:r>
            <w:r w:rsidRPr="00A71AF3">
              <w:rPr>
                <w:rFonts w:ascii="David" w:hAnsi="David" w:cs="Guttman Hatzvi"/>
                <w:sz w:val="24"/>
                <w:szCs w:val="24"/>
                <w:rtl/>
              </w:rPr>
              <w:br/>
              <w:t xml:space="preserve">ולא הכירה את מראה דמותה </w:t>
            </w:r>
            <w:r w:rsidRPr="00A71AF3">
              <w:rPr>
                <w:rFonts w:ascii="David" w:hAnsi="David" w:cs="Guttman Hatzvi"/>
                <w:sz w:val="24"/>
                <w:szCs w:val="24"/>
                <w:rtl/>
              </w:rPr>
              <w:br/>
              <w:t xml:space="preserve">את מראה דמותה בבוא השחר. </w:t>
            </w:r>
            <w:r w:rsidRPr="00A71AF3">
              <w:rPr>
                <w:rFonts w:ascii="David" w:hAnsi="David" w:cs="Guttman Hatzvi"/>
                <w:sz w:val="24"/>
                <w:szCs w:val="24"/>
                <w:rtl/>
              </w:rPr>
              <w:br/>
            </w:r>
            <w:r w:rsidRPr="00A71AF3">
              <w:rPr>
                <w:rFonts w:ascii="David" w:hAnsi="David" w:cs="Guttman Hatzvi"/>
                <w:sz w:val="24"/>
                <w:szCs w:val="24"/>
                <w:rtl/>
              </w:rPr>
              <w:br/>
              <w:t xml:space="preserve">אליעזר בן יהודה... </w:t>
            </w:r>
            <w:r w:rsidRPr="00A71AF3">
              <w:rPr>
                <w:rFonts w:ascii="David" w:hAnsi="David" w:cs="Guttman Hatzvi"/>
                <w:sz w:val="24"/>
                <w:szCs w:val="24"/>
                <w:rtl/>
              </w:rPr>
              <w:br/>
            </w:r>
            <w:r w:rsidRPr="00A71AF3">
              <w:rPr>
                <w:rFonts w:ascii="David" w:hAnsi="David" w:cs="Guttman Hatzvi"/>
                <w:sz w:val="24"/>
                <w:szCs w:val="24"/>
                <w:rtl/>
              </w:rPr>
              <w:br/>
              <w:t xml:space="preserve">ובן נולד לו, וכזאת האיש אמר: </w:t>
            </w:r>
            <w:r w:rsidRPr="00A71AF3">
              <w:rPr>
                <w:rFonts w:ascii="David" w:hAnsi="David" w:cs="Guttman Hatzvi"/>
                <w:sz w:val="24"/>
                <w:szCs w:val="24"/>
                <w:rtl/>
              </w:rPr>
              <w:br/>
              <w:t xml:space="preserve">זה הבכור אקרא לו בן יהודה איתמר </w:t>
            </w:r>
            <w:r w:rsidRPr="00A71AF3">
              <w:rPr>
                <w:rFonts w:ascii="David" w:hAnsi="David" w:cs="Guttman Hatzvi"/>
                <w:sz w:val="24"/>
                <w:szCs w:val="24"/>
                <w:rtl/>
              </w:rPr>
              <w:br/>
              <w:t xml:space="preserve">שמינקות ועד קמילה, מיום בואו </w:t>
            </w:r>
            <w:r w:rsidRPr="00A71AF3">
              <w:rPr>
                <w:rFonts w:ascii="David" w:hAnsi="David" w:cs="Guttman Hatzvi"/>
                <w:sz w:val="24"/>
                <w:szCs w:val="24"/>
                <w:rtl/>
              </w:rPr>
              <w:br/>
              <w:t xml:space="preserve">בברית מילה ועד מותו - </w:t>
            </w:r>
            <w:r w:rsidRPr="00A71AF3">
              <w:rPr>
                <w:rFonts w:ascii="David" w:hAnsi="David" w:cs="Guttman Hatzvi"/>
                <w:sz w:val="24"/>
                <w:szCs w:val="24"/>
                <w:rtl/>
              </w:rPr>
              <w:br/>
              <w:t xml:space="preserve">כרותה לו ברית עם העברית </w:t>
            </w:r>
            <w:r w:rsidRPr="00A71AF3">
              <w:rPr>
                <w:rFonts w:ascii="David" w:hAnsi="David" w:cs="Guttman Hatzvi"/>
                <w:sz w:val="24"/>
                <w:szCs w:val="24"/>
                <w:rtl/>
              </w:rPr>
              <w:br/>
              <w:t xml:space="preserve">ומלחמה לו את הלעז להכרית. </w:t>
            </w:r>
            <w:r w:rsidRPr="00A71AF3">
              <w:rPr>
                <w:rFonts w:ascii="David" w:hAnsi="David" w:cs="Guttman Hatzvi"/>
                <w:sz w:val="24"/>
                <w:szCs w:val="24"/>
                <w:rtl/>
              </w:rPr>
              <w:br/>
              <w:t xml:space="preserve">איתמר - אכן היה לגבר, </w:t>
            </w:r>
            <w:r w:rsidRPr="00A71AF3">
              <w:rPr>
                <w:rFonts w:ascii="David" w:hAnsi="David" w:cs="Guttman Hatzvi"/>
                <w:sz w:val="24"/>
                <w:szCs w:val="24"/>
                <w:rtl/>
              </w:rPr>
              <w:br/>
              <w:t xml:space="preserve">קומת תמר ויפי צורה וסבר, </w:t>
            </w:r>
            <w:r w:rsidRPr="00A71AF3">
              <w:rPr>
                <w:rFonts w:ascii="David" w:hAnsi="David" w:cs="Guttman Hatzvi"/>
                <w:sz w:val="24"/>
                <w:szCs w:val="24"/>
                <w:rtl/>
              </w:rPr>
              <w:br/>
              <w:t xml:space="preserve">והלשון בפיו </w:t>
            </w:r>
            <w:proofErr w:type="spellStart"/>
            <w:r w:rsidRPr="00A71AF3">
              <w:rPr>
                <w:rFonts w:ascii="David" w:hAnsi="David" w:cs="Guttman Hatzvi"/>
                <w:sz w:val="24"/>
                <w:szCs w:val="24"/>
                <w:rtl/>
              </w:rPr>
              <w:t>היתה</w:t>
            </w:r>
            <w:proofErr w:type="spellEnd"/>
            <w:r w:rsidRPr="00A71AF3">
              <w:rPr>
                <w:rFonts w:ascii="David" w:hAnsi="David" w:cs="Guttman Hatzvi"/>
                <w:sz w:val="24"/>
                <w:szCs w:val="24"/>
                <w:rtl/>
              </w:rPr>
              <w:t xml:space="preserve"> שפת עבר.</w:t>
            </w:r>
            <w:r w:rsidR="00A71AF3">
              <w:rPr>
                <w:rFonts w:ascii="David" w:hAnsi="David" w:cs="Guttman Hatzvi"/>
                <w:sz w:val="24"/>
                <w:szCs w:val="24"/>
                <w:rtl/>
              </w:rPr>
              <w:t xml:space="preserve"> </w:t>
            </w:r>
            <w:r w:rsidR="00A71AF3">
              <w:rPr>
                <w:rFonts w:ascii="David" w:hAnsi="David" w:cs="Guttman Hatzvi"/>
                <w:sz w:val="24"/>
                <w:szCs w:val="24"/>
                <w:rtl/>
              </w:rPr>
              <w:br/>
              <w:t xml:space="preserve">איתמר בן אבי, </w:t>
            </w:r>
            <w:r w:rsidR="00A71AF3">
              <w:rPr>
                <w:rFonts w:ascii="David" w:hAnsi="David" w:cs="Guttman Hatzvi"/>
                <w:sz w:val="24"/>
                <w:szCs w:val="24"/>
                <w:rtl/>
              </w:rPr>
              <w:br/>
              <w:t>שאביו היה נביא</w:t>
            </w:r>
            <w:r w:rsidR="00A71AF3">
              <w:rPr>
                <w:rFonts w:ascii="David" w:hAnsi="David" w:cs="Guttman Hatzvi" w:hint="cs"/>
                <w:sz w:val="24"/>
                <w:szCs w:val="24"/>
                <w:rtl/>
              </w:rPr>
              <w:t xml:space="preserve">, </w:t>
            </w:r>
            <w:r w:rsidR="00A71AF3">
              <w:rPr>
                <w:rFonts w:ascii="David" w:hAnsi="David" w:cs="Guttman Hatzvi"/>
                <w:sz w:val="24"/>
                <w:szCs w:val="24"/>
                <w:rtl/>
              </w:rPr>
              <w:t>גבר כלבבי.</w:t>
            </w:r>
          </w:p>
        </w:tc>
        <w:tc>
          <w:tcPr>
            <w:tcW w:w="5175" w:type="dxa"/>
          </w:tcPr>
          <w:p w:rsidR="00A71AF3" w:rsidRPr="00A71AF3" w:rsidRDefault="00A71AF3" w:rsidP="00A71AF3">
            <w:pPr>
              <w:rPr>
                <w:rFonts w:ascii="David" w:hAnsi="David" w:cs="Guttman Hatzvi"/>
                <w:b/>
                <w:bCs/>
                <w:sz w:val="28"/>
                <w:szCs w:val="28"/>
                <w:rtl/>
              </w:rPr>
            </w:pPr>
            <w:r>
              <w:rPr>
                <w:rFonts w:ascii="David" w:hAnsi="David" w:cs="Guttman Hatzvi" w:hint="cs"/>
                <w:b/>
                <w:bCs/>
                <w:sz w:val="28"/>
                <w:szCs w:val="28"/>
                <w:rtl/>
              </w:rPr>
              <w:t xml:space="preserve">             </w:t>
            </w:r>
            <w:r w:rsidRPr="00A71AF3">
              <w:rPr>
                <w:rFonts w:ascii="David" w:hAnsi="David" w:cs="Guttman Hatzvi"/>
                <w:b/>
                <w:bCs/>
                <w:sz w:val="28"/>
                <w:szCs w:val="28"/>
                <w:rtl/>
              </w:rPr>
              <w:t>אליעזר בן יהודה</w:t>
            </w:r>
          </w:p>
          <w:p w:rsidR="00A71AF3" w:rsidRPr="00A71AF3" w:rsidRDefault="00A71AF3" w:rsidP="00A71AF3">
            <w:pPr>
              <w:rPr>
                <w:rFonts w:ascii="David" w:hAnsi="David" w:cs="Guttman Hatzvi"/>
                <w:sz w:val="24"/>
                <w:szCs w:val="24"/>
                <w:rtl/>
              </w:rPr>
            </w:pPr>
            <w:r w:rsidRPr="00A71AF3">
              <w:rPr>
                <w:rFonts w:ascii="David" w:hAnsi="David" w:cs="Guttman Hatzvi"/>
                <w:b/>
                <w:bCs/>
                <w:sz w:val="24"/>
                <w:szCs w:val="24"/>
                <w:u w:val="single"/>
                <w:rtl/>
              </w:rPr>
              <w:t>מילים:</w:t>
            </w:r>
            <w:r w:rsidRPr="00A71AF3">
              <w:rPr>
                <w:rFonts w:ascii="David" w:hAnsi="David" w:cs="Guttman Hatzvi"/>
                <w:sz w:val="24"/>
                <w:szCs w:val="24"/>
                <w:rtl/>
              </w:rPr>
              <w:t xml:space="preserve"> ירון לונדון      </w:t>
            </w:r>
            <w:r w:rsidRPr="00A71AF3">
              <w:rPr>
                <w:rFonts w:ascii="David" w:hAnsi="David" w:cs="Guttman Hatzvi"/>
                <w:b/>
                <w:bCs/>
                <w:sz w:val="24"/>
                <w:szCs w:val="24"/>
                <w:u w:val="single"/>
                <w:rtl/>
              </w:rPr>
              <w:t>לחן:</w:t>
            </w:r>
            <w:r w:rsidRPr="00A71AF3">
              <w:rPr>
                <w:rFonts w:ascii="David" w:hAnsi="David" w:cs="Guttman Hatzvi"/>
                <w:sz w:val="24"/>
                <w:szCs w:val="24"/>
                <w:rtl/>
              </w:rPr>
              <w:t xml:space="preserve"> מתי כספי</w:t>
            </w:r>
          </w:p>
          <w:p w:rsidR="00014E53" w:rsidRDefault="00A71AF3" w:rsidP="00A71AF3">
            <w:pPr>
              <w:rPr>
                <w:rtl/>
              </w:rPr>
            </w:pPr>
            <w:r w:rsidRPr="00A71AF3">
              <w:rPr>
                <w:rFonts w:ascii="David" w:hAnsi="David" w:cs="Guttman Hatzvi"/>
                <w:sz w:val="24"/>
                <w:szCs w:val="24"/>
                <w:rtl/>
              </w:rPr>
              <w:br/>
              <w:t xml:space="preserve">כמו הנביאים הקנאים לשם </w:t>
            </w:r>
            <w:r w:rsidRPr="00A71AF3">
              <w:rPr>
                <w:rFonts w:ascii="David" w:hAnsi="David" w:cs="Guttman Hatzvi"/>
                <w:sz w:val="24"/>
                <w:szCs w:val="24"/>
                <w:rtl/>
              </w:rPr>
              <w:br/>
              <w:t xml:space="preserve">הוא קינא לפועל ולתואר ולשם. </w:t>
            </w:r>
            <w:r w:rsidRPr="00A71AF3">
              <w:rPr>
                <w:rFonts w:ascii="David" w:hAnsi="David" w:cs="Guttman Hatzvi"/>
                <w:sz w:val="24"/>
                <w:szCs w:val="24"/>
                <w:rtl/>
              </w:rPr>
              <w:br/>
              <w:t xml:space="preserve">ובחצות, העששית בחלונו, </w:t>
            </w:r>
            <w:r w:rsidRPr="00A71AF3">
              <w:rPr>
                <w:rFonts w:ascii="David" w:hAnsi="David" w:cs="Guttman Hatzvi"/>
                <w:sz w:val="24"/>
                <w:szCs w:val="24"/>
                <w:rtl/>
              </w:rPr>
              <w:br/>
              <w:t xml:space="preserve">היה רושם במילונו תילי תילים </w:t>
            </w:r>
            <w:r w:rsidRPr="00A71AF3">
              <w:rPr>
                <w:rFonts w:ascii="David" w:hAnsi="David" w:cs="Guttman Hatzvi"/>
                <w:sz w:val="24"/>
                <w:szCs w:val="24"/>
                <w:rtl/>
              </w:rPr>
              <w:br/>
              <w:t xml:space="preserve">מילים יפות, מילים עפות, </w:t>
            </w:r>
            <w:r w:rsidRPr="00A71AF3">
              <w:rPr>
                <w:rFonts w:ascii="David" w:hAnsi="David" w:cs="Guttman Hatzvi"/>
                <w:sz w:val="24"/>
                <w:szCs w:val="24"/>
                <w:rtl/>
              </w:rPr>
              <w:br/>
              <w:t xml:space="preserve">מתגלגלות מן הלשון. </w:t>
            </w:r>
            <w:r w:rsidRPr="00A71AF3">
              <w:rPr>
                <w:rFonts w:ascii="David" w:hAnsi="David" w:cs="Guttman Hatzvi"/>
                <w:sz w:val="24"/>
                <w:szCs w:val="24"/>
                <w:rtl/>
              </w:rPr>
              <w:br/>
              <w:t xml:space="preserve">אליעזר, מתי תשכב לישון </w:t>
            </w:r>
            <w:r w:rsidRPr="00A71AF3">
              <w:rPr>
                <w:rFonts w:ascii="David" w:hAnsi="David" w:cs="Guttman Hatzvi"/>
                <w:sz w:val="24"/>
                <w:szCs w:val="24"/>
                <w:rtl/>
              </w:rPr>
              <w:br/>
              <w:t xml:space="preserve">הן קומתך כמעט אפיים שחה </w:t>
            </w:r>
            <w:r w:rsidRPr="00A71AF3">
              <w:rPr>
                <w:rFonts w:ascii="David" w:hAnsi="David" w:cs="Guttman Hatzvi"/>
                <w:sz w:val="24"/>
                <w:szCs w:val="24"/>
                <w:rtl/>
              </w:rPr>
              <w:br/>
              <w:t xml:space="preserve">והעברית אשר חיכתה אלפיים </w:t>
            </w:r>
            <w:r w:rsidRPr="00A71AF3">
              <w:rPr>
                <w:rFonts w:ascii="David" w:hAnsi="David" w:cs="Guttman Hatzvi"/>
                <w:sz w:val="24"/>
                <w:szCs w:val="24"/>
                <w:rtl/>
              </w:rPr>
              <w:br/>
              <w:t xml:space="preserve">היא תמתין לך עד בוא השחר. </w:t>
            </w:r>
            <w:r w:rsidRPr="00A71AF3">
              <w:rPr>
                <w:rFonts w:ascii="David" w:hAnsi="David" w:cs="Guttman Hatzvi"/>
                <w:sz w:val="24"/>
                <w:szCs w:val="24"/>
                <w:rtl/>
              </w:rPr>
              <w:br/>
            </w:r>
            <w:r w:rsidRPr="00A71AF3">
              <w:rPr>
                <w:rFonts w:ascii="David" w:hAnsi="David" w:cs="Guttman Hatzvi"/>
                <w:sz w:val="24"/>
                <w:szCs w:val="24"/>
                <w:rtl/>
              </w:rPr>
              <w:br/>
              <w:t xml:space="preserve">אליעזר בן יהודה </w:t>
            </w:r>
            <w:r w:rsidRPr="00A71AF3">
              <w:rPr>
                <w:rFonts w:ascii="David" w:hAnsi="David" w:cs="Guttman Hatzvi"/>
                <w:sz w:val="24"/>
                <w:szCs w:val="24"/>
                <w:rtl/>
              </w:rPr>
              <w:br/>
              <w:t xml:space="preserve">יהודי מבדח </w:t>
            </w:r>
            <w:r w:rsidRPr="00A71AF3">
              <w:rPr>
                <w:rFonts w:ascii="David" w:hAnsi="David" w:cs="Guttman Hatzvi"/>
                <w:sz w:val="24"/>
                <w:szCs w:val="24"/>
                <w:rtl/>
              </w:rPr>
              <w:br/>
              <w:t xml:space="preserve">מילים </w:t>
            </w:r>
            <w:proofErr w:type="spellStart"/>
            <w:r w:rsidRPr="00A71AF3">
              <w:rPr>
                <w:rFonts w:ascii="David" w:hAnsi="David" w:cs="Guttman Hatzvi"/>
                <w:sz w:val="24"/>
                <w:szCs w:val="24"/>
                <w:rtl/>
              </w:rPr>
              <w:t>מילים</w:t>
            </w:r>
            <w:proofErr w:type="spellEnd"/>
            <w:r w:rsidRPr="00A71AF3">
              <w:rPr>
                <w:rFonts w:ascii="David" w:hAnsi="David" w:cs="Guttman Hatzvi"/>
                <w:sz w:val="24"/>
                <w:szCs w:val="24"/>
                <w:rtl/>
              </w:rPr>
              <w:t xml:space="preserve">, מילים </w:t>
            </w:r>
            <w:proofErr w:type="spellStart"/>
            <w:r w:rsidRPr="00A71AF3">
              <w:rPr>
                <w:rFonts w:ascii="David" w:hAnsi="David" w:cs="Guttman Hatzvi"/>
                <w:sz w:val="24"/>
                <w:szCs w:val="24"/>
                <w:rtl/>
              </w:rPr>
              <w:t>מילים</w:t>
            </w:r>
            <w:proofErr w:type="spellEnd"/>
            <w:r w:rsidRPr="00A71AF3">
              <w:rPr>
                <w:rFonts w:ascii="David" w:hAnsi="David" w:cs="Guttman Hatzvi"/>
                <w:sz w:val="24"/>
                <w:szCs w:val="24"/>
                <w:rtl/>
              </w:rPr>
              <w:t xml:space="preserve"> </w:t>
            </w:r>
            <w:r w:rsidRPr="00A71AF3">
              <w:rPr>
                <w:rFonts w:ascii="David" w:hAnsi="David" w:cs="Guttman Hatzvi"/>
                <w:sz w:val="24"/>
                <w:szCs w:val="24"/>
                <w:rtl/>
              </w:rPr>
              <w:br/>
              <w:t xml:space="preserve">הוא בדה ממוחו הקודח. </w:t>
            </w:r>
            <w:r w:rsidRPr="00A71AF3">
              <w:rPr>
                <w:rFonts w:ascii="David" w:hAnsi="David" w:cs="Guttman Hatzvi"/>
                <w:sz w:val="24"/>
                <w:szCs w:val="24"/>
                <w:rtl/>
              </w:rPr>
              <w:br/>
            </w:r>
            <w:r w:rsidRPr="00A71AF3">
              <w:rPr>
                <w:rFonts w:ascii="David" w:hAnsi="David" w:cs="Guttman Hatzvi"/>
                <w:sz w:val="24"/>
                <w:szCs w:val="24"/>
                <w:rtl/>
              </w:rPr>
              <w:br/>
              <w:t xml:space="preserve">אם נמה העברית אלפיים, נו אז מה, </w:t>
            </w:r>
            <w:r w:rsidRPr="00A71AF3">
              <w:rPr>
                <w:rFonts w:ascii="David" w:hAnsi="David" w:cs="Guttman Hatzvi"/>
                <w:sz w:val="24"/>
                <w:szCs w:val="24"/>
                <w:rtl/>
              </w:rPr>
              <w:br/>
              <w:t xml:space="preserve">הבה </w:t>
            </w:r>
            <w:proofErr w:type="spellStart"/>
            <w:r w:rsidRPr="00A71AF3">
              <w:rPr>
                <w:rFonts w:ascii="David" w:hAnsi="David" w:cs="Guttman Hatzvi"/>
                <w:sz w:val="24"/>
                <w:szCs w:val="24"/>
                <w:rtl/>
              </w:rPr>
              <w:t>נעירנה</w:t>
            </w:r>
            <w:proofErr w:type="spellEnd"/>
            <w:r w:rsidRPr="00A71AF3">
              <w:rPr>
                <w:rFonts w:ascii="David" w:hAnsi="David" w:cs="Guttman Hatzvi"/>
                <w:sz w:val="24"/>
                <w:szCs w:val="24"/>
                <w:rtl/>
              </w:rPr>
              <w:t xml:space="preserve"> ונמציא את היוזמה, </w:t>
            </w:r>
            <w:r w:rsidRPr="00A71AF3">
              <w:rPr>
                <w:rFonts w:ascii="David" w:hAnsi="David" w:cs="Guttman Hatzvi"/>
                <w:sz w:val="24"/>
                <w:szCs w:val="24"/>
                <w:rtl/>
              </w:rPr>
              <w:br/>
              <w:t xml:space="preserve">את המגהץ, את הפצצה, את הריהוט </w:t>
            </w:r>
            <w:r w:rsidRPr="00A71AF3">
              <w:rPr>
                <w:rFonts w:ascii="David" w:hAnsi="David" w:cs="Guttman Hatzvi"/>
                <w:sz w:val="24"/>
                <w:szCs w:val="24"/>
                <w:rtl/>
              </w:rPr>
              <w:br/>
              <w:t xml:space="preserve">בקצה נוצה בכתב רהוט. </w:t>
            </w:r>
            <w:r w:rsidRPr="00A71AF3">
              <w:rPr>
                <w:rFonts w:ascii="David" w:hAnsi="David" w:cs="Guttman Hatzvi"/>
                <w:sz w:val="24"/>
                <w:szCs w:val="24"/>
                <w:rtl/>
              </w:rPr>
              <w:br/>
              <w:t xml:space="preserve">כתב כרובית, כתב גלידה, </w:t>
            </w:r>
            <w:r w:rsidRPr="00A71AF3">
              <w:rPr>
                <w:rFonts w:ascii="David" w:hAnsi="David" w:cs="Guttman Hatzvi"/>
                <w:sz w:val="24"/>
                <w:szCs w:val="24"/>
                <w:rtl/>
              </w:rPr>
              <w:br/>
              <w:t xml:space="preserve">כתב את כל, את כל מילון בן יהודה. </w:t>
            </w:r>
            <w:r w:rsidRPr="00A71AF3">
              <w:rPr>
                <w:rFonts w:ascii="David" w:hAnsi="David" w:cs="Guttman Hatzvi"/>
                <w:sz w:val="24"/>
                <w:szCs w:val="24"/>
                <w:rtl/>
              </w:rPr>
              <w:br/>
              <w:t xml:space="preserve">ועוד הוסיף מילים לברוא </w:t>
            </w:r>
            <w:r w:rsidRPr="00A71AF3">
              <w:rPr>
                <w:rFonts w:ascii="David" w:hAnsi="David" w:cs="Guttman Hatzvi"/>
                <w:sz w:val="24"/>
                <w:szCs w:val="24"/>
                <w:rtl/>
              </w:rPr>
              <w:br/>
              <w:t xml:space="preserve">ונוצתו המהירה לא נחה </w:t>
            </w:r>
            <w:r w:rsidRPr="00A71AF3">
              <w:rPr>
                <w:rFonts w:ascii="David" w:hAnsi="David" w:cs="Guttman Hatzvi"/>
                <w:sz w:val="24"/>
                <w:szCs w:val="24"/>
                <w:rtl/>
              </w:rPr>
              <w:br/>
              <w:t xml:space="preserve">והשפה גדלה </w:t>
            </w:r>
            <w:r w:rsidRPr="00A71AF3">
              <w:rPr>
                <w:rFonts w:ascii="David" w:hAnsi="David" w:cs="Guttman Hatzvi"/>
                <w:sz w:val="24"/>
                <w:szCs w:val="24"/>
                <w:rtl/>
              </w:rPr>
              <w:br/>
              <w:t xml:space="preserve">ולא הכירה את מראה דמותה </w:t>
            </w:r>
            <w:r w:rsidRPr="00A71AF3">
              <w:rPr>
                <w:rFonts w:ascii="David" w:hAnsi="David" w:cs="Guttman Hatzvi"/>
                <w:sz w:val="24"/>
                <w:szCs w:val="24"/>
                <w:rtl/>
              </w:rPr>
              <w:br/>
              <w:t xml:space="preserve">את מראה דמותה בבוא השחר. </w:t>
            </w:r>
            <w:r w:rsidRPr="00A71AF3">
              <w:rPr>
                <w:rFonts w:ascii="David" w:hAnsi="David" w:cs="Guttman Hatzvi"/>
                <w:sz w:val="24"/>
                <w:szCs w:val="24"/>
                <w:rtl/>
              </w:rPr>
              <w:br/>
            </w:r>
            <w:r w:rsidRPr="00A71AF3">
              <w:rPr>
                <w:rFonts w:ascii="David" w:hAnsi="David" w:cs="Guttman Hatzvi"/>
                <w:sz w:val="24"/>
                <w:szCs w:val="24"/>
                <w:rtl/>
              </w:rPr>
              <w:br/>
              <w:t xml:space="preserve">אליעזר בן יהודה... </w:t>
            </w:r>
            <w:r w:rsidRPr="00A71AF3">
              <w:rPr>
                <w:rFonts w:ascii="David" w:hAnsi="David" w:cs="Guttman Hatzvi"/>
                <w:sz w:val="24"/>
                <w:szCs w:val="24"/>
                <w:rtl/>
              </w:rPr>
              <w:br/>
            </w:r>
            <w:r w:rsidRPr="00A71AF3">
              <w:rPr>
                <w:rFonts w:ascii="David" w:hAnsi="David" w:cs="Guttman Hatzvi"/>
                <w:sz w:val="24"/>
                <w:szCs w:val="24"/>
                <w:rtl/>
              </w:rPr>
              <w:br/>
              <w:t xml:space="preserve">ובן נולד לו, וכזאת האיש אמר: </w:t>
            </w:r>
            <w:r w:rsidRPr="00A71AF3">
              <w:rPr>
                <w:rFonts w:ascii="David" w:hAnsi="David" w:cs="Guttman Hatzvi"/>
                <w:sz w:val="24"/>
                <w:szCs w:val="24"/>
                <w:rtl/>
              </w:rPr>
              <w:br/>
              <w:t xml:space="preserve">זה הבכור אקרא לו בן יהודה איתמר </w:t>
            </w:r>
            <w:r w:rsidRPr="00A71AF3">
              <w:rPr>
                <w:rFonts w:ascii="David" w:hAnsi="David" w:cs="Guttman Hatzvi"/>
                <w:sz w:val="24"/>
                <w:szCs w:val="24"/>
                <w:rtl/>
              </w:rPr>
              <w:br/>
              <w:t xml:space="preserve">שמינקות ועד קמילה, מיום בואו </w:t>
            </w:r>
            <w:r w:rsidRPr="00A71AF3">
              <w:rPr>
                <w:rFonts w:ascii="David" w:hAnsi="David" w:cs="Guttman Hatzvi"/>
                <w:sz w:val="24"/>
                <w:szCs w:val="24"/>
                <w:rtl/>
              </w:rPr>
              <w:br/>
              <w:t xml:space="preserve">בברית מילה ועד מותו - </w:t>
            </w:r>
            <w:r w:rsidRPr="00A71AF3">
              <w:rPr>
                <w:rFonts w:ascii="David" w:hAnsi="David" w:cs="Guttman Hatzvi"/>
                <w:sz w:val="24"/>
                <w:szCs w:val="24"/>
                <w:rtl/>
              </w:rPr>
              <w:br/>
              <w:t xml:space="preserve">כרותה לו ברית עם העברית </w:t>
            </w:r>
            <w:r w:rsidRPr="00A71AF3">
              <w:rPr>
                <w:rFonts w:ascii="David" w:hAnsi="David" w:cs="Guttman Hatzvi"/>
                <w:sz w:val="24"/>
                <w:szCs w:val="24"/>
                <w:rtl/>
              </w:rPr>
              <w:br/>
              <w:t xml:space="preserve">ומלחמה לו את הלעז להכרית. </w:t>
            </w:r>
            <w:r w:rsidRPr="00A71AF3">
              <w:rPr>
                <w:rFonts w:ascii="David" w:hAnsi="David" w:cs="Guttman Hatzvi"/>
                <w:sz w:val="24"/>
                <w:szCs w:val="24"/>
                <w:rtl/>
              </w:rPr>
              <w:br/>
              <w:t xml:space="preserve">איתמר - אכן היה לגבר, </w:t>
            </w:r>
            <w:r w:rsidRPr="00A71AF3">
              <w:rPr>
                <w:rFonts w:ascii="David" w:hAnsi="David" w:cs="Guttman Hatzvi"/>
                <w:sz w:val="24"/>
                <w:szCs w:val="24"/>
                <w:rtl/>
              </w:rPr>
              <w:br/>
              <w:t xml:space="preserve">קומת תמר ויפי צורה וסבר, </w:t>
            </w:r>
            <w:r w:rsidRPr="00A71AF3">
              <w:rPr>
                <w:rFonts w:ascii="David" w:hAnsi="David" w:cs="Guttman Hatzvi"/>
                <w:sz w:val="24"/>
                <w:szCs w:val="24"/>
                <w:rtl/>
              </w:rPr>
              <w:br/>
              <w:t xml:space="preserve">והלשון בפיו </w:t>
            </w:r>
            <w:proofErr w:type="spellStart"/>
            <w:r w:rsidRPr="00A71AF3">
              <w:rPr>
                <w:rFonts w:ascii="David" w:hAnsi="David" w:cs="Guttman Hatzvi"/>
                <w:sz w:val="24"/>
                <w:szCs w:val="24"/>
                <w:rtl/>
              </w:rPr>
              <w:t>היתה</w:t>
            </w:r>
            <w:proofErr w:type="spellEnd"/>
            <w:r w:rsidRPr="00A71AF3">
              <w:rPr>
                <w:rFonts w:ascii="David" w:hAnsi="David" w:cs="Guttman Hatzvi"/>
                <w:sz w:val="24"/>
                <w:szCs w:val="24"/>
                <w:rtl/>
              </w:rPr>
              <w:t xml:space="preserve"> שפת עבר.</w:t>
            </w:r>
            <w:r>
              <w:rPr>
                <w:rFonts w:ascii="David" w:hAnsi="David" w:cs="Guttman Hatzvi"/>
                <w:sz w:val="24"/>
                <w:szCs w:val="24"/>
                <w:rtl/>
              </w:rPr>
              <w:t xml:space="preserve"> </w:t>
            </w:r>
            <w:r>
              <w:rPr>
                <w:rFonts w:ascii="David" w:hAnsi="David" w:cs="Guttman Hatzvi"/>
                <w:sz w:val="24"/>
                <w:szCs w:val="24"/>
                <w:rtl/>
              </w:rPr>
              <w:br/>
              <w:t xml:space="preserve">איתמר בן אבי, </w:t>
            </w:r>
            <w:r>
              <w:rPr>
                <w:rFonts w:ascii="David" w:hAnsi="David" w:cs="Guttman Hatzvi"/>
                <w:sz w:val="24"/>
                <w:szCs w:val="24"/>
                <w:rtl/>
              </w:rPr>
              <w:br/>
              <w:t>שאביו היה נביא</w:t>
            </w:r>
            <w:r>
              <w:rPr>
                <w:rFonts w:ascii="David" w:hAnsi="David" w:cs="Guttman Hatzvi" w:hint="cs"/>
                <w:sz w:val="24"/>
                <w:szCs w:val="24"/>
                <w:rtl/>
              </w:rPr>
              <w:t xml:space="preserve">, </w:t>
            </w:r>
            <w:r>
              <w:rPr>
                <w:rFonts w:ascii="David" w:hAnsi="David" w:cs="Guttman Hatzvi"/>
                <w:sz w:val="24"/>
                <w:szCs w:val="24"/>
                <w:rtl/>
              </w:rPr>
              <w:t>גבר כלבבי.</w:t>
            </w:r>
          </w:p>
        </w:tc>
      </w:tr>
    </w:tbl>
    <w:p w:rsidR="006A03DF" w:rsidRDefault="00EF0F76" w:rsidP="00EF0F76">
      <w:pPr>
        <w:rPr>
          <w:rtl/>
        </w:rPr>
      </w:pPr>
      <w:r w:rsidRPr="00EF0F76">
        <w:rPr>
          <w:rtl/>
        </w:rPr>
        <w:lastRenderedPageBreak/>
        <w:br w:type="page"/>
      </w:r>
    </w:p>
    <w:p w:rsidR="008228FF" w:rsidRDefault="008228FF" w:rsidP="0062432D">
      <w:pPr>
        <w:rPr>
          <w:rFonts w:ascii="David" w:hAnsi="David" w:cs="David"/>
          <w:sz w:val="32"/>
          <w:szCs w:val="32"/>
          <w:u w:val="single"/>
          <w:rtl/>
        </w:rPr>
      </w:pPr>
    </w:p>
    <w:p w:rsidR="0062432D" w:rsidRPr="00510648" w:rsidRDefault="0062432D" w:rsidP="0062432D">
      <w:pPr>
        <w:rPr>
          <w:rFonts w:ascii="David" w:hAnsi="David" w:cs="David"/>
          <w:sz w:val="32"/>
          <w:szCs w:val="32"/>
          <w:u w:val="single"/>
          <w:rtl/>
        </w:rPr>
      </w:pPr>
      <w:r w:rsidRPr="00510648">
        <w:rPr>
          <w:rFonts w:ascii="David" w:hAnsi="David" w:cs="David" w:hint="cs"/>
          <w:sz w:val="32"/>
          <w:szCs w:val="32"/>
          <w:u w:val="single"/>
          <w:rtl/>
        </w:rPr>
        <w:t xml:space="preserve">נספח 2 </w:t>
      </w:r>
      <w:r w:rsidR="00510648">
        <w:rPr>
          <w:rFonts w:ascii="David" w:hAnsi="David" w:cs="David" w:hint="cs"/>
          <w:sz w:val="32"/>
          <w:szCs w:val="32"/>
          <w:u w:val="single"/>
          <w:rtl/>
        </w:rPr>
        <w:t xml:space="preserve">/ </w:t>
      </w:r>
      <w:r w:rsidRPr="00510648">
        <w:rPr>
          <w:rFonts w:ascii="David" w:hAnsi="David" w:cs="David" w:hint="cs"/>
          <w:sz w:val="32"/>
          <w:szCs w:val="32"/>
          <w:u w:val="single"/>
          <w:rtl/>
        </w:rPr>
        <w:t>משחק רביעיות</w:t>
      </w:r>
    </w:p>
    <w:p w:rsidR="00510648" w:rsidRDefault="00510648" w:rsidP="00C142AD">
      <w:pPr>
        <w:spacing w:line="360" w:lineRule="auto"/>
        <w:rPr>
          <w:rFonts w:ascii="David" w:hAnsi="David" w:cs="David"/>
          <w:sz w:val="24"/>
          <w:szCs w:val="24"/>
          <w:rtl/>
        </w:rPr>
      </w:pPr>
      <w:r>
        <w:rPr>
          <w:rFonts w:ascii="David" w:hAnsi="David" w:cs="David" w:hint="cs"/>
          <w:sz w:val="24"/>
          <w:szCs w:val="24"/>
          <w:rtl/>
        </w:rPr>
        <w:t>המילים שיופיעו במשחק הם 24 חידושים שי</w:t>
      </w:r>
      <w:r w:rsidR="00C142AD">
        <w:rPr>
          <w:rFonts w:ascii="David" w:hAnsi="David" w:cs="David" w:hint="cs"/>
          <w:sz w:val="24"/>
          <w:szCs w:val="24"/>
          <w:rtl/>
        </w:rPr>
        <w:t>צר אליעזר בן יהודה: אופניים</w:t>
      </w:r>
      <w:r>
        <w:rPr>
          <w:rFonts w:ascii="David" w:hAnsi="David" w:cs="David" w:hint="cs"/>
          <w:sz w:val="24"/>
          <w:szCs w:val="24"/>
          <w:rtl/>
        </w:rPr>
        <w:t>, גלידה, זהות, חביתה, חממה, כדור, מגהץ, מגש, מדרכה, מטריה, ממחטה, מעטפה, משטרה, משקפיים, משקפת, מקלחת, עיתון, עשבייה, פצצה, ריבה, רכבת, תצפית, תותח</w:t>
      </w:r>
      <w:r w:rsidR="00C142AD">
        <w:rPr>
          <w:rFonts w:ascii="David" w:hAnsi="David" w:cs="David" w:hint="cs"/>
          <w:sz w:val="24"/>
          <w:szCs w:val="24"/>
          <w:rtl/>
        </w:rPr>
        <w:t>, תזמורת</w:t>
      </w:r>
      <w:r>
        <w:rPr>
          <w:rFonts w:ascii="David" w:hAnsi="David" w:cs="David" w:hint="cs"/>
          <w:sz w:val="24"/>
          <w:szCs w:val="24"/>
          <w:rtl/>
        </w:rPr>
        <w:t>.</w:t>
      </w:r>
    </w:p>
    <w:p w:rsidR="008228FF" w:rsidRDefault="008228FF" w:rsidP="0034093D">
      <w:pPr>
        <w:spacing w:line="360" w:lineRule="auto"/>
        <w:rPr>
          <w:rFonts w:ascii="David" w:hAnsi="David" w:cs="David"/>
          <w:sz w:val="24"/>
          <w:szCs w:val="24"/>
          <w:rtl/>
        </w:rPr>
      </w:pPr>
      <w:r>
        <w:rPr>
          <w:rFonts w:ascii="David" w:hAnsi="David" w:cs="David" w:hint="cs"/>
          <w:sz w:val="24"/>
          <w:szCs w:val="24"/>
          <w:rtl/>
        </w:rPr>
        <w:t>ההוראות והמשחק נמצאים בעמוד הבא.</w:t>
      </w:r>
    </w:p>
    <w:p w:rsidR="008228FF" w:rsidRDefault="008228FF">
      <w:pPr>
        <w:bidi w:val="0"/>
        <w:rPr>
          <w:rFonts w:ascii="David" w:hAnsi="David" w:cs="David"/>
          <w:sz w:val="24"/>
          <w:szCs w:val="24"/>
        </w:rPr>
      </w:pPr>
      <w:r>
        <w:rPr>
          <w:rFonts w:ascii="David" w:hAnsi="David" w:cs="David"/>
          <w:sz w:val="24"/>
          <w:szCs w:val="24"/>
          <w:rtl/>
        </w:rPr>
        <w:br w:type="page"/>
      </w:r>
    </w:p>
    <w:p w:rsidR="008228FF" w:rsidRDefault="008228FF" w:rsidP="008228FF">
      <w:pPr>
        <w:pStyle w:val="a4"/>
        <w:spacing w:before="100" w:beforeAutospacing="1" w:after="0" w:line="360" w:lineRule="auto"/>
        <w:ind w:left="454"/>
        <w:rPr>
          <w:sz w:val="28"/>
          <w:szCs w:val="28"/>
          <w:rtl/>
        </w:rPr>
      </w:pPr>
    </w:p>
    <w:p w:rsidR="008228FF" w:rsidRDefault="0034093D" w:rsidP="008228FF">
      <w:pPr>
        <w:spacing w:before="100" w:beforeAutospacing="1" w:after="0" w:line="360" w:lineRule="auto"/>
        <w:rPr>
          <w:sz w:val="28"/>
          <w:szCs w:val="28"/>
          <w:rtl/>
        </w:rPr>
      </w:pPr>
      <w:r>
        <w:rPr>
          <w:b/>
          <w:bCs/>
          <w:noProof/>
          <w:sz w:val="28"/>
          <w:szCs w:val="28"/>
          <w:u w:val="single"/>
          <w:rtl/>
        </w:rPr>
        <mc:AlternateContent>
          <mc:Choice Requires="wps">
            <w:drawing>
              <wp:anchor distT="0" distB="0" distL="114300" distR="114300" simplePos="0" relativeHeight="251658239" behindDoc="0" locked="0" layoutInCell="1" allowOverlap="1" wp14:anchorId="2F90853E" wp14:editId="565458BD">
                <wp:simplePos x="0" y="0"/>
                <wp:positionH relativeFrom="column">
                  <wp:posOffset>-1104900</wp:posOffset>
                </wp:positionH>
                <wp:positionV relativeFrom="paragraph">
                  <wp:posOffset>226695</wp:posOffset>
                </wp:positionV>
                <wp:extent cx="7239000" cy="7697470"/>
                <wp:effectExtent l="0" t="0" r="19050" b="17780"/>
                <wp:wrapNone/>
                <wp:docPr id="15" name="מגילה אנכית 15"/>
                <wp:cNvGraphicFramePr/>
                <a:graphic xmlns:a="http://schemas.openxmlformats.org/drawingml/2006/main">
                  <a:graphicData uri="http://schemas.microsoft.com/office/word/2010/wordprocessingShape">
                    <wps:wsp>
                      <wps:cNvSpPr/>
                      <wps:spPr>
                        <a:xfrm>
                          <a:off x="0" y="0"/>
                          <a:ext cx="7239000" cy="7697470"/>
                        </a:xfrm>
                        <a:prstGeom prst="verticalScroll">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3E37B4AB"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מגילה אנכית 15" o:spid="_x0000_s1026" type="#_x0000_t97" style="position:absolute;left:0;text-align:left;margin-left:-87pt;margin-top:17.85pt;width:570pt;height:606.1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" fillcolor="white [3201]" strokecolor="black [3213]" strokeweight="1pt">
                <v:stroke joinstyle="miter"/>
              </v:shape>
            </w:pict>
          </mc:Fallback>
        </mc:AlternateContent>
      </w:r>
    </w:p>
    <w:p w:rsidR="008228FF" w:rsidRDefault="008228FF" w:rsidP="008228FF">
      <w:pPr>
        <w:rPr>
          <w:rFonts w:ascii="David" w:hAnsi="David" w:cs="David"/>
          <w:sz w:val="24"/>
          <w:szCs w:val="24"/>
          <w:rtl/>
        </w:rPr>
      </w:pPr>
    </w:p>
    <w:p w:rsidR="00510648" w:rsidRDefault="0034093D">
      <w:pPr>
        <w:bidi w:val="0"/>
        <w:rPr>
          <w:rFonts w:ascii="David" w:hAnsi="David" w:cs="David"/>
          <w:sz w:val="24"/>
          <w:szCs w:val="24"/>
        </w:rPr>
      </w:pPr>
      <w:r w:rsidRPr="0034093D">
        <w:rPr>
          <w:b/>
          <w:bCs/>
          <w:noProof/>
          <w:sz w:val="28"/>
          <w:szCs w:val="28"/>
          <w:u w:val="single"/>
          <w:rtl/>
        </w:rPr>
        <mc:AlternateContent>
          <mc:Choice Requires="wps">
            <w:drawing>
              <wp:anchor distT="45720" distB="45720" distL="114300" distR="114300" simplePos="0" relativeHeight="251704320" behindDoc="0" locked="0" layoutInCell="1" allowOverlap="1" wp14:anchorId="16291D97" wp14:editId="4260D53D">
                <wp:simplePos x="0" y="0"/>
                <wp:positionH relativeFrom="margin">
                  <wp:posOffset>-130547</wp:posOffset>
                </wp:positionH>
                <wp:positionV relativeFrom="paragraph">
                  <wp:posOffset>572354</wp:posOffset>
                </wp:positionV>
                <wp:extent cx="5220335" cy="6315710"/>
                <wp:effectExtent l="0" t="0" r="18415" b="27940"/>
                <wp:wrapSquare wrapText="bothSides"/>
                <wp:docPr id="1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220335" cy="6315710"/>
                        </a:xfrm>
                        <a:prstGeom prst="rect">
                          <a:avLst/>
                        </a:prstGeom>
                        <a:solidFill>
                          <a:srgbClr val="FFFFFF"/>
                        </a:solidFill>
                        <a:ln w="9525">
                          <a:solidFill>
                            <a:schemeClr val="bg1"/>
                          </a:solidFill>
                          <a:miter lim="800000"/>
                          <a:headEnd/>
                          <a:tailEnd/>
                        </a:ln>
                      </wps:spPr>
                      <wps:txbx>
                        <w:txbxContent>
                          <w:p w:rsidR="0034093D" w:rsidRPr="0034093D" w:rsidRDefault="0034093D" w:rsidP="0034093D">
                            <w:pPr>
                              <w:spacing w:line="360" w:lineRule="auto"/>
                              <w:jc w:val="center"/>
                              <w:rPr>
                                <w:rFonts w:ascii="David" w:hAnsi="David" w:cs="David"/>
                                <w:b/>
                                <w:bCs/>
                                <w:sz w:val="40"/>
                                <w:szCs w:val="40"/>
                                <w:u w:val="single"/>
                                <w:rtl/>
                              </w:rPr>
                            </w:pPr>
                            <w:r w:rsidRPr="0034093D">
                              <w:rPr>
                                <w:rFonts w:ascii="David" w:hAnsi="David" w:cs="David"/>
                                <w:b/>
                                <w:bCs/>
                                <w:sz w:val="40"/>
                                <w:szCs w:val="40"/>
                                <w:u w:val="single"/>
                                <w:rtl/>
                              </w:rPr>
                              <w:t>משחק רביעיות "חידושי מילים"</w:t>
                            </w:r>
                          </w:p>
                          <w:p w:rsidR="0034093D" w:rsidRPr="0034093D" w:rsidRDefault="0034093D" w:rsidP="0034093D">
                            <w:pPr>
                              <w:pStyle w:val="a4"/>
                              <w:spacing w:before="100" w:beforeAutospacing="1" w:after="0" w:line="360" w:lineRule="auto"/>
                              <w:ind w:left="454"/>
                              <w:rPr>
                                <w:rFonts w:ascii="David" w:hAnsi="David" w:cs="David"/>
                                <w:sz w:val="28"/>
                                <w:szCs w:val="28"/>
                                <w:rtl/>
                              </w:rPr>
                            </w:pPr>
                            <w:r w:rsidRPr="0034093D">
                              <w:rPr>
                                <w:rFonts w:ascii="David" w:hAnsi="David" w:cs="David"/>
                                <w:sz w:val="28"/>
                                <w:szCs w:val="28"/>
                                <w:rtl/>
                              </w:rPr>
                              <w:t xml:space="preserve">המשחק מורכב משש רביעיות, כלומר 24 קלפים. </w:t>
                            </w:r>
                          </w:p>
                          <w:p w:rsidR="0034093D" w:rsidRPr="0034093D" w:rsidRDefault="0034093D" w:rsidP="0034093D">
                            <w:pPr>
                              <w:pStyle w:val="a4"/>
                              <w:spacing w:before="100" w:beforeAutospacing="1" w:after="0" w:line="360" w:lineRule="auto"/>
                              <w:ind w:left="454"/>
                              <w:rPr>
                                <w:rFonts w:ascii="David" w:hAnsi="David" w:cs="David"/>
                                <w:sz w:val="28"/>
                                <w:szCs w:val="28"/>
                                <w:rtl/>
                              </w:rPr>
                            </w:pPr>
                            <w:r w:rsidRPr="0034093D">
                              <w:rPr>
                                <w:rFonts w:ascii="David" w:hAnsi="David" w:cs="David"/>
                                <w:sz w:val="28"/>
                                <w:szCs w:val="28"/>
                                <w:rtl/>
                              </w:rPr>
                              <w:t xml:space="preserve">כל ארבעה קלפים ששייכים למילה מסוימת, לדוגמא אופניים, מכילים את המילה עצמה, את השורש, הפירוש והתמונה שלה. </w:t>
                            </w:r>
                          </w:p>
                          <w:p w:rsidR="0034093D" w:rsidRDefault="0034093D" w:rsidP="0034093D">
                            <w:pPr>
                              <w:pStyle w:val="a4"/>
                              <w:spacing w:before="100" w:beforeAutospacing="1" w:after="0" w:line="360" w:lineRule="auto"/>
                              <w:ind w:left="454"/>
                              <w:rPr>
                                <w:rFonts w:ascii="David" w:hAnsi="David" w:cs="David"/>
                                <w:sz w:val="28"/>
                                <w:szCs w:val="28"/>
                                <w:u w:val="single"/>
                                <w:rtl/>
                              </w:rPr>
                            </w:pPr>
                          </w:p>
                          <w:p w:rsidR="0034093D" w:rsidRPr="0034093D" w:rsidRDefault="0034093D" w:rsidP="0034093D">
                            <w:pPr>
                              <w:pStyle w:val="a4"/>
                              <w:spacing w:before="100" w:beforeAutospacing="1" w:after="0" w:line="360" w:lineRule="auto"/>
                              <w:ind w:left="454"/>
                              <w:rPr>
                                <w:rFonts w:ascii="David" w:hAnsi="David" w:cs="David"/>
                                <w:b/>
                                <w:bCs/>
                                <w:sz w:val="32"/>
                                <w:szCs w:val="32"/>
                                <w:u w:val="single"/>
                                <w:rtl/>
                              </w:rPr>
                            </w:pPr>
                            <w:r w:rsidRPr="0034093D">
                              <w:rPr>
                                <w:rFonts w:ascii="David" w:hAnsi="David" w:cs="David"/>
                                <w:b/>
                                <w:bCs/>
                                <w:sz w:val="32"/>
                                <w:szCs w:val="32"/>
                                <w:u w:val="single"/>
                                <w:rtl/>
                              </w:rPr>
                              <w:t>הוראות:</w:t>
                            </w:r>
                          </w:p>
                          <w:p w:rsidR="0034093D" w:rsidRPr="0034093D" w:rsidRDefault="0034093D" w:rsidP="0034093D">
                            <w:pPr>
                              <w:pStyle w:val="a4"/>
                              <w:numPr>
                                <w:ilvl w:val="0"/>
                                <w:numId w:val="8"/>
                              </w:numPr>
                              <w:spacing w:before="100" w:beforeAutospacing="1" w:after="0" w:line="360" w:lineRule="auto"/>
                              <w:ind w:left="454"/>
                              <w:rPr>
                                <w:rFonts w:ascii="David" w:hAnsi="David" w:cs="David"/>
                                <w:sz w:val="28"/>
                                <w:szCs w:val="28"/>
                              </w:rPr>
                            </w:pPr>
                            <w:r w:rsidRPr="0034093D">
                              <w:rPr>
                                <w:rFonts w:ascii="David" w:hAnsi="David" w:cs="David"/>
                                <w:sz w:val="28"/>
                                <w:szCs w:val="28"/>
                                <w:rtl/>
                              </w:rPr>
                              <w:t>חלקו לכל משתתף ארבעה קלפים. את שאר הקלפים שימו במרוכז באמצע השולחן כשהפנים למטה.</w:t>
                            </w:r>
                          </w:p>
                          <w:p w:rsidR="0034093D" w:rsidRPr="0034093D" w:rsidRDefault="0034093D" w:rsidP="0034093D">
                            <w:pPr>
                              <w:pStyle w:val="a4"/>
                              <w:numPr>
                                <w:ilvl w:val="0"/>
                                <w:numId w:val="8"/>
                              </w:numPr>
                              <w:spacing w:before="100" w:beforeAutospacing="1" w:after="0" w:line="360" w:lineRule="auto"/>
                              <w:ind w:left="454"/>
                              <w:rPr>
                                <w:rFonts w:ascii="David" w:hAnsi="David" w:cs="David"/>
                                <w:sz w:val="28"/>
                                <w:szCs w:val="28"/>
                              </w:rPr>
                            </w:pPr>
                            <w:r w:rsidRPr="0034093D">
                              <w:rPr>
                                <w:rFonts w:ascii="David" w:hAnsi="David" w:cs="David"/>
                                <w:sz w:val="28"/>
                                <w:szCs w:val="28"/>
                                <w:rtl/>
                              </w:rPr>
                              <w:t>קבעו את סדר השחקנים.</w:t>
                            </w:r>
                          </w:p>
                          <w:p w:rsidR="0034093D" w:rsidRPr="0034093D" w:rsidRDefault="0034093D" w:rsidP="0034093D">
                            <w:pPr>
                              <w:pStyle w:val="a4"/>
                              <w:numPr>
                                <w:ilvl w:val="0"/>
                                <w:numId w:val="8"/>
                              </w:numPr>
                              <w:spacing w:before="100" w:beforeAutospacing="1" w:after="0" w:line="360" w:lineRule="auto"/>
                              <w:ind w:left="454"/>
                              <w:rPr>
                                <w:rFonts w:ascii="David" w:hAnsi="David" w:cs="David"/>
                                <w:sz w:val="28"/>
                                <w:szCs w:val="28"/>
                              </w:rPr>
                            </w:pPr>
                            <w:r w:rsidRPr="0034093D">
                              <w:rPr>
                                <w:rFonts w:ascii="David" w:hAnsi="David" w:cs="David"/>
                                <w:sz w:val="28"/>
                                <w:szCs w:val="28"/>
                                <w:rtl/>
                              </w:rPr>
                              <w:t xml:space="preserve">כל שחקן בתורו פונה אל אחד המשתתפים ושואל אותו אם יש לו קלף שישלים לו סדרה. לדוגמה אם לשחקן יש קלף עם התמונה של אופניים, הוא ינסה להשיג את שלושת הקלפים הנוספים שישלימו את הסדרה. </w:t>
                            </w:r>
                          </w:p>
                          <w:p w:rsidR="0034093D" w:rsidRPr="0034093D" w:rsidRDefault="0034093D" w:rsidP="0034093D">
                            <w:pPr>
                              <w:pStyle w:val="a4"/>
                              <w:spacing w:before="100" w:beforeAutospacing="1" w:after="0" w:line="360" w:lineRule="auto"/>
                              <w:ind w:left="454"/>
                              <w:rPr>
                                <w:rFonts w:ascii="David" w:hAnsi="David" w:cs="David"/>
                                <w:sz w:val="28"/>
                                <w:szCs w:val="28"/>
                                <w:rtl/>
                              </w:rPr>
                            </w:pPr>
                            <w:r w:rsidRPr="0034093D">
                              <w:rPr>
                                <w:rFonts w:ascii="David" w:hAnsi="David" w:cs="David"/>
                                <w:sz w:val="28"/>
                                <w:szCs w:val="28"/>
                                <w:rtl/>
                              </w:rPr>
                              <w:t xml:space="preserve">אם הצליח לקבל, יש לו תור נוסף. </w:t>
                            </w:r>
                          </w:p>
                          <w:p w:rsidR="0034093D" w:rsidRPr="0034093D" w:rsidRDefault="0034093D" w:rsidP="0034093D">
                            <w:pPr>
                              <w:pStyle w:val="a4"/>
                              <w:spacing w:before="100" w:beforeAutospacing="1" w:after="0" w:line="360" w:lineRule="auto"/>
                              <w:ind w:left="454"/>
                              <w:rPr>
                                <w:rFonts w:ascii="David" w:hAnsi="David" w:cs="David"/>
                                <w:sz w:val="28"/>
                                <w:szCs w:val="28"/>
                              </w:rPr>
                            </w:pPr>
                            <w:r w:rsidRPr="0034093D">
                              <w:rPr>
                                <w:rFonts w:ascii="David" w:hAnsi="David" w:cs="David"/>
                                <w:sz w:val="28"/>
                                <w:szCs w:val="28"/>
                                <w:rtl/>
                              </w:rPr>
                              <w:t>אם לא הצליח לקבל, המשתתף שולף קלף מ"הקופה".</w:t>
                            </w:r>
                          </w:p>
                          <w:p w:rsidR="0034093D" w:rsidRPr="0034093D" w:rsidRDefault="0034093D" w:rsidP="0034093D">
                            <w:pPr>
                              <w:pStyle w:val="a4"/>
                              <w:numPr>
                                <w:ilvl w:val="0"/>
                                <w:numId w:val="8"/>
                              </w:numPr>
                              <w:spacing w:before="100" w:beforeAutospacing="1" w:after="0" w:line="360" w:lineRule="auto"/>
                              <w:rPr>
                                <w:rFonts w:ascii="David" w:hAnsi="David" w:cs="David"/>
                                <w:sz w:val="28"/>
                                <w:szCs w:val="28"/>
                              </w:rPr>
                            </w:pPr>
                            <w:r w:rsidRPr="0034093D">
                              <w:rPr>
                                <w:rFonts w:ascii="David" w:hAnsi="David" w:cs="David"/>
                                <w:sz w:val="28"/>
                                <w:szCs w:val="28"/>
                                <w:rtl/>
                              </w:rPr>
                              <w:t xml:space="preserve">רביעייה שלמה כוללת מילה, שורש, פירוש ותמונה. </w:t>
                            </w:r>
                          </w:p>
                          <w:p w:rsidR="0034093D" w:rsidRPr="0034093D" w:rsidRDefault="0034093D" w:rsidP="0034093D">
                            <w:pPr>
                              <w:pStyle w:val="a4"/>
                              <w:spacing w:before="100" w:beforeAutospacing="1" w:after="0" w:line="360" w:lineRule="auto"/>
                              <w:ind w:left="502"/>
                              <w:rPr>
                                <w:rFonts w:ascii="David" w:hAnsi="David" w:cs="David"/>
                                <w:sz w:val="28"/>
                                <w:szCs w:val="28"/>
                              </w:rPr>
                            </w:pPr>
                            <w:r w:rsidRPr="0034093D">
                              <w:rPr>
                                <w:rFonts w:ascii="David" w:hAnsi="David" w:cs="David"/>
                                <w:sz w:val="28"/>
                                <w:szCs w:val="28"/>
                                <w:rtl/>
                              </w:rPr>
                              <w:t xml:space="preserve">מי שהצליח להשיג רביעייה שלמה, מכריז עליה, מקריא למשתתפים את כל הפרטים שברביעייה ומניח אותה </w:t>
                            </w:r>
                            <w:proofErr w:type="spellStart"/>
                            <w:r w:rsidRPr="0034093D">
                              <w:rPr>
                                <w:rFonts w:ascii="David" w:hAnsi="David" w:cs="David"/>
                                <w:sz w:val="28"/>
                                <w:szCs w:val="28"/>
                                <w:rtl/>
                              </w:rPr>
                              <w:t>לצידו</w:t>
                            </w:r>
                            <w:proofErr w:type="spellEnd"/>
                            <w:r w:rsidRPr="0034093D">
                              <w:rPr>
                                <w:rFonts w:ascii="David" w:hAnsi="David" w:cs="David"/>
                                <w:sz w:val="28"/>
                                <w:szCs w:val="28"/>
                                <w:rtl/>
                              </w:rPr>
                              <w:t>.</w:t>
                            </w:r>
                          </w:p>
                          <w:p w:rsidR="0034093D" w:rsidRPr="0034093D" w:rsidRDefault="0034093D" w:rsidP="0034093D">
                            <w:pPr>
                              <w:pStyle w:val="a4"/>
                              <w:numPr>
                                <w:ilvl w:val="0"/>
                                <w:numId w:val="8"/>
                              </w:numPr>
                              <w:spacing w:before="100" w:beforeAutospacing="1" w:after="0" w:line="360" w:lineRule="auto"/>
                              <w:ind w:left="454"/>
                              <w:rPr>
                                <w:rFonts w:ascii="David" w:hAnsi="David" w:cs="David"/>
                                <w:sz w:val="28"/>
                                <w:szCs w:val="28"/>
                              </w:rPr>
                            </w:pPr>
                            <w:r w:rsidRPr="0034093D">
                              <w:rPr>
                                <w:rFonts w:ascii="David" w:hAnsi="David" w:cs="David"/>
                                <w:sz w:val="28"/>
                                <w:szCs w:val="28"/>
                                <w:rtl/>
                              </w:rPr>
                              <w:t>מי שהצליח להשיג הכי הרבה רביעיות- הוא המנצח!</w:t>
                            </w:r>
                          </w:p>
                          <w:p w:rsidR="0034093D" w:rsidRDefault="0034093D" w:rsidP="0034093D">
                            <w:pPr>
                              <w:pStyle w:val="a4"/>
                              <w:spacing w:before="100" w:beforeAutospacing="1" w:after="0" w:line="360" w:lineRule="auto"/>
                              <w:ind w:left="5542" w:firstLine="218"/>
                              <w:rPr>
                                <w:rFonts w:ascii="David" w:hAnsi="David" w:cs="David"/>
                                <w:sz w:val="28"/>
                                <w:szCs w:val="28"/>
                                <w:rtl/>
                              </w:rPr>
                            </w:pPr>
                          </w:p>
                          <w:p w:rsidR="0034093D" w:rsidRDefault="0034093D" w:rsidP="0034093D">
                            <w:pPr>
                              <w:pStyle w:val="a4"/>
                              <w:spacing w:before="100" w:beforeAutospacing="1" w:after="0" w:line="360" w:lineRule="auto"/>
                              <w:ind w:left="5542" w:firstLine="218"/>
                              <w:rPr>
                                <w:rFonts w:ascii="David" w:hAnsi="David" w:cs="David"/>
                                <w:sz w:val="28"/>
                                <w:szCs w:val="28"/>
                                <w:rtl/>
                              </w:rPr>
                            </w:pPr>
                          </w:p>
                          <w:p w:rsidR="0034093D" w:rsidRPr="0034093D" w:rsidRDefault="0034093D" w:rsidP="0034093D">
                            <w:pPr>
                              <w:pStyle w:val="a4"/>
                              <w:spacing w:before="100" w:beforeAutospacing="1" w:after="0" w:line="360" w:lineRule="auto"/>
                              <w:ind w:left="5542" w:firstLine="218"/>
                              <w:rPr>
                                <w:rFonts w:ascii="David" w:hAnsi="David" w:cs="David"/>
                                <w:b/>
                                <w:bCs/>
                                <w:sz w:val="40"/>
                                <w:szCs w:val="40"/>
                                <w:rtl/>
                              </w:rPr>
                            </w:pPr>
                            <w:r w:rsidRPr="0034093D">
                              <w:rPr>
                                <w:rFonts w:ascii="David" w:hAnsi="David" w:cs="David"/>
                                <w:b/>
                                <w:bCs/>
                                <w:sz w:val="40"/>
                                <w:szCs w:val="40"/>
                                <w:rtl/>
                              </w:rPr>
                              <w:t>בהצלחה!</w:t>
                            </w:r>
                          </w:p>
                          <w:p w:rsidR="0034093D" w:rsidRDefault="0034093D" w:rsidP="0034093D">
                            <w:pPr>
                              <w:rPr>
                                <w:rtl/>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16291D97" id="_x0000_t202" coordsize="21600,21600" o:spt="202" path="m,l,21600r21600,l21600,xe">
                <v:stroke joinstyle="miter"/>
                <v:path gradientshapeok="t" o:connecttype="rect"/>
              </v:shapetype>
              <v:shape id="תיבת טקסט 2" o:spid="_x0000_s1026" type="#_x0000_t202" style="position:absolute;margin-left:-10.3pt;margin-top:45.05pt;width:411.05pt;height:497.3pt;flip:x;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" strokecolor="white [3212]">
                <v:textbox>
                  <w:txbxContent>
                    <w:p w:rsidR="0034093D" w:rsidRPr="0034093D" w:rsidRDefault="0034093D" w:rsidP="0034093D">
                      <w:pPr>
                        <w:spacing w:line="360" w:lineRule="auto"/>
                        <w:jc w:val="center"/>
                        <w:rPr>
                          <w:rFonts w:ascii="David" w:hAnsi="David" w:cs="David"/>
                          <w:b/>
                          <w:bCs/>
                          <w:sz w:val="40"/>
                          <w:szCs w:val="40"/>
                          <w:u w:val="single"/>
                          <w:rtl/>
                        </w:rPr>
                      </w:pPr>
                      <w:r w:rsidRPr="0034093D">
                        <w:rPr>
                          <w:rFonts w:ascii="David" w:hAnsi="David" w:cs="David"/>
                          <w:b/>
                          <w:bCs/>
                          <w:sz w:val="40"/>
                          <w:szCs w:val="40"/>
                          <w:u w:val="single"/>
                          <w:rtl/>
                        </w:rPr>
                        <w:t>משחק רביעיות "חידושי מילים"</w:t>
                      </w:r>
                    </w:p>
                    <w:p w:rsidR="0034093D" w:rsidRPr="0034093D" w:rsidRDefault="0034093D" w:rsidP="0034093D">
                      <w:pPr>
                        <w:pStyle w:val="a4"/>
                        <w:spacing w:before="100" w:beforeAutospacing="1" w:after="0" w:line="360" w:lineRule="auto"/>
                        <w:ind w:left="454"/>
                        <w:rPr>
                          <w:rFonts w:ascii="David" w:hAnsi="David" w:cs="David"/>
                          <w:sz w:val="28"/>
                          <w:szCs w:val="28"/>
                          <w:rtl/>
                        </w:rPr>
                      </w:pPr>
                      <w:r w:rsidRPr="0034093D">
                        <w:rPr>
                          <w:rFonts w:ascii="David" w:hAnsi="David" w:cs="David"/>
                          <w:sz w:val="28"/>
                          <w:szCs w:val="28"/>
                          <w:rtl/>
                        </w:rPr>
                        <w:t xml:space="preserve">המשחק מורכב משש רביעיות, כלומר 24 קלפים. </w:t>
                      </w:r>
                    </w:p>
                    <w:p w:rsidR="0034093D" w:rsidRPr="0034093D" w:rsidRDefault="0034093D" w:rsidP="0034093D">
                      <w:pPr>
                        <w:pStyle w:val="a4"/>
                        <w:spacing w:before="100" w:beforeAutospacing="1" w:after="0" w:line="360" w:lineRule="auto"/>
                        <w:ind w:left="454"/>
                        <w:rPr>
                          <w:rFonts w:ascii="David" w:hAnsi="David" w:cs="David"/>
                          <w:sz w:val="28"/>
                          <w:szCs w:val="28"/>
                          <w:rtl/>
                        </w:rPr>
                      </w:pPr>
                      <w:r w:rsidRPr="0034093D">
                        <w:rPr>
                          <w:rFonts w:ascii="David" w:hAnsi="David" w:cs="David"/>
                          <w:sz w:val="28"/>
                          <w:szCs w:val="28"/>
                          <w:rtl/>
                        </w:rPr>
                        <w:t xml:space="preserve">כל ארבעה קלפים ששייכים למילה מסוימת, לדוגמא אופניים, מכילים את המילה עצמה, את השורש, הפירוש והתמונה שלה. </w:t>
                      </w:r>
                    </w:p>
                    <w:p w:rsidR="0034093D" w:rsidRDefault="0034093D" w:rsidP="0034093D">
                      <w:pPr>
                        <w:pStyle w:val="a4"/>
                        <w:spacing w:before="100" w:beforeAutospacing="1" w:after="0" w:line="360" w:lineRule="auto"/>
                        <w:ind w:left="454"/>
                        <w:rPr>
                          <w:rFonts w:ascii="David" w:hAnsi="David" w:cs="David"/>
                          <w:sz w:val="28"/>
                          <w:szCs w:val="28"/>
                          <w:u w:val="single"/>
                          <w:rtl/>
                        </w:rPr>
                      </w:pPr>
                    </w:p>
                    <w:p w:rsidR="0034093D" w:rsidRPr="0034093D" w:rsidRDefault="0034093D" w:rsidP="0034093D">
                      <w:pPr>
                        <w:pStyle w:val="a4"/>
                        <w:spacing w:before="100" w:beforeAutospacing="1" w:after="0" w:line="360" w:lineRule="auto"/>
                        <w:ind w:left="454"/>
                        <w:rPr>
                          <w:rFonts w:ascii="David" w:hAnsi="David" w:cs="David"/>
                          <w:b/>
                          <w:bCs/>
                          <w:sz w:val="32"/>
                          <w:szCs w:val="32"/>
                          <w:u w:val="single"/>
                          <w:rtl/>
                        </w:rPr>
                      </w:pPr>
                      <w:r w:rsidRPr="0034093D">
                        <w:rPr>
                          <w:rFonts w:ascii="David" w:hAnsi="David" w:cs="David"/>
                          <w:b/>
                          <w:bCs/>
                          <w:sz w:val="32"/>
                          <w:szCs w:val="32"/>
                          <w:u w:val="single"/>
                          <w:rtl/>
                        </w:rPr>
                        <w:t>הוראות:</w:t>
                      </w:r>
                    </w:p>
                    <w:p w:rsidR="0034093D" w:rsidRPr="0034093D" w:rsidRDefault="0034093D" w:rsidP="0034093D">
                      <w:pPr>
                        <w:pStyle w:val="a4"/>
                        <w:numPr>
                          <w:ilvl w:val="0"/>
                          <w:numId w:val="8"/>
                        </w:numPr>
                        <w:spacing w:before="100" w:beforeAutospacing="1" w:after="0" w:line="360" w:lineRule="auto"/>
                        <w:ind w:left="454"/>
                        <w:rPr>
                          <w:rFonts w:ascii="David" w:hAnsi="David" w:cs="David"/>
                          <w:sz w:val="28"/>
                          <w:szCs w:val="28"/>
                        </w:rPr>
                      </w:pPr>
                      <w:r w:rsidRPr="0034093D">
                        <w:rPr>
                          <w:rFonts w:ascii="David" w:hAnsi="David" w:cs="David"/>
                          <w:sz w:val="28"/>
                          <w:szCs w:val="28"/>
                          <w:rtl/>
                        </w:rPr>
                        <w:t>חלקו לכל משתתף ארבעה קלפים. את שאר הקלפים שימו במרוכז באמצע השולחן כשהפנים למטה.</w:t>
                      </w:r>
                    </w:p>
                    <w:p w:rsidR="0034093D" w:rsidRPr="0034093D" w:rsidRDefault="0034093D" w:rsidP="0034093D">
                      <w:pPr>
                        <w:pStyle w:val="a4"/>
                        <w:numPr>
                          <w:ilvl w:val="0"/>
                          <w:numId w:val="8"/>
                        </w:numPr>
                        <w:spacing w:before="100" w:beforeAutospacing="1" w:after="0" w:line="360" w:lineRule="auto"/>
                        <w:ind w:left="454"/>
                        <w:rPr>
                          <w:rFonts w:ascii="David" w:hAnsi="David" w:cs="David"/>
                          <w:sz w:val="28"/>
                          <w:szCs w:val="28"/>
                        </w:rPr>
                      </w:pPr>
                      <w:r w:rsidRPr="0034093D">
                        <w:rPr>
                          <w:rFonts w:ascii="David" w:hAnsi="David" w:cs="David"/>
                          <w:sz w:val="28"/>
                          <w:szCs w:val="28"/>
                          <w:rtl/>
                        </w:rPr>
                        <w:t>קבעו את סדר השחקנים.</w:t>
                      </w:r>
                    </w:p>
                    <w:p w:rsidR="0034093D" w:rsidRPr="0034093D" w:rsidRDefault="0034093D" w:rsidP="0034093D">
                      <w:pPr>
                        <w:pStyle w:val="a4"/>
                        <w:numPr>
                          <w:ilvl w:val="0"/>
                          <w:numId w:val="8"/>
                        </w:numPr>
                        <w:spacing w:before="100" w:beforeAutospacing="1" w:after="0" w:line="360" w:lineRule="auto"/>
                        <w:ind w:left="454"/>
                        <w:rPr>
                          <w:rFonts w:ascii="David" w:hAnsi="David" w:cs="David"/>
                          <w:sz w:val="28"/>
                          <w:szCs w:val="28"/>
                        </w:rPr>
                      </w:pPr>
                      <w:r w:rsidRPr="0034093D">
                        <w:rPr>
                          <w:rFonts w:ascii="David" w:hAnsi="David" w:cs="David"/>
                          <w:sz w:val="28"/>
                          <w:szCs w:val="28"/>
                          <w:rtl/>
                        </w:rPr>
                        <w:t xml:space="preserve">כל שחקן בתורו פונה אל אחד המשתתפים ושואל אותו אם יש לו קלף שישלים לו סדרה. לדוגמה אם לשחקן יש קלף עם התמונה של אופניים, הוא ינסה להשיג את שלושת הקלפים הנוספים שישלימו את הסדרה. </w:t>
                      </w:r>
                    </w:p>
                    <w:p w:rsidR="0034093D" w:rsidRPr="0034093D" w:rsidRDefault="0034093D" w:rsidP="0034093D">
                      <w:pPr>
                        <w:pStyle w:val="a4"/>
                        <w:spacing w:before="100" w:beforeAutospacing="1" w:after="0" w:line="360" w:lineRule="auto"/>
                        <w:ind w:left="454"/>
                        <w:rPr>
                          <w:rFonts w:ascii="David" w:hAnsi="David" w:cs="David"/>
                          <w:sz w:val="28"/>
                          <w:szCs w:val="28"/>
                          <w:rtl/>
                        </w:rPr>
                      </w:pPr>
                      <w:r w:rsidRPr="0034093D">
                        <w:rPr>
                          <w:rFonts w:ascii="David" w:hAnsi="David" w:cs="David"/>
                          <w:sz w:val="28"/>
                          <w:szCs w:val="28"/>
                          <w:rtl/>
                        </w:rPr>
                        <w:t xml:space="preserve">אם הצליח לקבל, יש לו תור נוסף. </w:t>
                      </w:r>
                    </w:p>
                    <w:p w:rsidR="0034093D" w:rsidRPr="0034093D" w:rsidRDefault="0034093D" w:rsidP="0034093D">
                      <w:pPr>
                        <w:pStyle w:val="a4"/>
                        <w:spacing w:before="100" w:beforeAutospacing="1" w:after="0" w:line="360" w:lineRule="auto"/>
                        <w:ind w:left="454"/>
                        <w:rPr>
                          <w:rFonts w:ascii="David" w:hAnsi="David" w:cs="David"/>
                          <w:sz w:val="28"/>
                          <w:szCs w:val="28"/>
                        </w:rPr>
                      </w:pPr>
                      <w:r w:rsidRPr="0034093D">
                        <w:rPr>
                          <w:rFonts w:ascii="David" w:hAnsi="David" w:cs="David"/>
                          <w:sz w:val="28"/>
                          <w:szCs w:val="28"/>
                          <w:rtl/>
                        </w:rPr>
                        <w:t>אם לא הצליח לקבל, המשתתף שולף קלף מ"הקופה".</w:t>
                      </w:r>
                    </w:p>
                    <w:p w:rsidR="0034093D" w:rsidRPr="0034093D" w:rsidRDefault="0034093D" w:rsidP="0034093D">
                      <w:pPr>
                        <w:pStyle w:val="a4"/>
                        <w:numPr>
                          <w:ilvl w:val="0"/>
                          <w:numId w:val="8"/>
                        </w:numPr>
                        <w:spacing w:before="100" w:beforeAutospacing="1" w:after="0" w:line="360" w:lineRule="auto"/>
                        <w:rPr>
                          <w:rFonts w:ascii="David" w:hAnsi="David" w:cs="David"/>
                          <w:sz w:val="28"/>
                          <w:szCs w:val="28"/>
                        </w:rPr>
                      </w:pPr>
                      <w:r w:rsidRPr="0034093D">
                        <w:rPr>
                          <w:rFonts w:ascii="David" w:hAnsi="David" w:cs="David"/>
                          <w:sz w:val="28"/>
                          <w:szCs w:val="28"/>
                          <w:rtl/>
                        </w:rPr>
                        <w:t xml:space="preserve">רביעייה שלמה כוללת מילה, שורש, פירוש ותמונה. </w:t>
                      </w:r>
                    </w:p>
                    <w:p w:rsidR="0034093D" w:rsidRPr="0034093D" w:rsidRDefault="0034093D" w:rsidP="0034093D">
                      <w:pPr>
                        <w:pStyle w:val="a4"/>
                        <w:spacing w:before="100" w:beforeAutospacing="1" w:after="0" w:line="360" w:lineRule="auto"/>
                        <w:ind w:left="502"/>
                        <w:rPr>
                          <w:rFonts w:ascii="David" w:hAnsi="David" w:cs="David"/>
                          <w:sz w:val="28"/>
                          <w:szCs w:val="28"/>
                        </w:rPr>
                      </w:pPr>
                      <w:r w:rsidRPr="0034093D">
                        <w:rPr>
                          <w:rFonts w:ascii="David" w:hAnsi="David" w:cs="David"/>
                          <w:sz w:val="28"/>
                          <w:szCs w:val="28"/>
                          <w:rtl/>
                        </w:rPr>
                        <w:t xml:space="preserve">מי שהצליח להשיג רביעייה שלמה, מכריז עליה, מקריא למשתתפים את כל הפרטים שברביעייה ומניח אותה </w:t>
                      </w:r>
                      <w:proofErr w:type="spellStart"/>
                      <w:r w:rsidRPr="0034093D">
                        <w:rPr>
                          <w:rFonts w:ascii="David" w:hAnsi="David" w:cs="David"/>
                          <w:sz w:val="28"/>
                          <w:szCs w:val="28"/>
                          <w:rtl/>
                        </w:rPr>
                        <w:t>לצידו</w:t>
                      </w:r>
                      <w:proofErr w:type="spellEnd"/>
                      <w:r w:rsidRPr="0034093D">
                        <w:rPr>
                          <w:rFonts w:ascii="David" w:hAnsi="David" w:cs="David"/>
                          <w:sz w:val="28"/>
                          <w:szCs w:val="28"/>
                          <w:rtl/>
                        </w:rPr>
                        <w:t>.</w:t>
                      </w:r>
                    </w:p>
                    <w:p w:rsidR="0034093D" w:rsidRPr="0034093D" w:rsidRDefault="0034093D" w:rsidP="0034093D">
                      <w:pPr>
                        <w:pStyle w:val="a4"/>
                        <w:numPr>
                          <w:ilvl w:val="0"/>
                          <w:numId w:val="8"/>
                        </w:numPr>
                        <w:spacing w:before="100" w:beforeAutospacing="1" w:after="0" w:line="360" w:lineRule="auto"/>
                        <w:ind w:left="454"/>
                        <w:rPr>
                          <w:rFonts w:ascii="David" w:hAnsi="David" w:cs="David"/>
                          <w:sz w:val="28"/>
                          <w:szCs w:val="28"/>
                        </w:rPr>
                      </w:pPr>
                      <w:r w:rsidRPr="0034093D">
                        <w:rPr>
                          <w:rFonts w:ascii="David" w:hAnsi="David" w:cs="David"/>
                          <w:sz w:val="28"/>
                          <w:szCs w:val="28"/>
                          <w:rtl/>
                        </w:rPr>
                        <w:t>מי שהצליח להשיג הכי הרבה רביעיות- הוא המנצח!</w:t>
                      </w:r>
                    </w:p>
                    <w:p w:rsidR="0034093D" w:rsidRDefault="0034093D" w:rsidP="0034093D">
                      <w:pPr>
                        <w:pStyle w:val="a4"/>
                        <w:spacing w:before="100" w:beforeAutospacing="1" w:after="0" w:line="360" w:lineRule="auto"/>
                        <w:ind w:left="5542" w:firstLine="218"/>
                        <w:rPr>
                          <w:rFonts w:ascii="David" w:hAnsi="David" w:cs="David"/>
                          <w:sz w:val="28"/>
                          <w:szCs w:val="28"/>
                          <w:rtl/>
                        </w:rPr>
                      </w:pPr>
                    </w:p>
                    <w:p w:rsidR="0034093D" w:rsidRDefault="0034093D" w:rsidP="0034093D">
                      <w:pPr>
                        <w:pStyle w:val="a4"/>
                        <w:spacing w:before="100" w:beforeAutospacing="1" w:after="0" w:line="360" w:lineRule="auto"/>
                        <w:ind w:left="5542" w:firstLine="218"/>
                        <w:rPr>
                          <w:rFonts w:ascii="David" w:hAnsi="David" w:cs="David"/>
                          <w:sz w:val="28"/>
                          <w:szCs w:val="28"/>
                          <w:rtl/>
                        </w:rPr>
                      </w:pPr>
                    </w:p>
                    <w:p w:rsidR="0034093D" w:rsidRPr="0034093D" w:rsidRDefault="0034093D" w:rsidP="0034093D">
                      <w:pPr>
                        <w:pStyle w:val="a4"/>
                        <w:spacing w:before="100" w:beforeAutospacing="1" w:after="0" w:line="360" w:lineRule="auto"/>
                        <w:ind w:left="5542" w:firstLine="218"/>
                        <w:rPr>
                          <w:rFonts w:ascii="David" w:hAnsi="David" w:cs="David"/>
                          <w:b/>
                          <w:bCs/>
                          <w:sz w:val="40"/>
                          <w:szCs w:val="40"/>
                          <w:rtl/>
                        </w:rPr>
                      </w:pPr>
                      <w:r w:rsidRPr="0034093D">
                        <w:rPr>
                          <w:rFonts w:ascii="David" w:hAnsi="David" w:cs="David"/>
                          <w:b/>
                          <w:bCs/>
                          <w:sz w:val="40"/>
                          <w:szCs w:val="40"/>
                          <w:rtl/>
                        </w:rPr>
                        <w:t>בהצלחה!</w:t>
                      </w:r>
                    </w:p>
                    <w:p w:rsidR="0034093D" w:rsidRDefault="0034093D" w:rsidP="0034093D">
                      <w:pPr>
                        <w:rPr>
                          <w:cs/>
                        </w:rPr>
                      </w:pPr>
                    </w:p>
                  </w:txbxContent>
                </v:textbox>
                <w10:wrap type="square" anchorx="margin"/>
              </v:shape>
            </w:pict>
          </mc:Fallback>
        </mc:AlternateContent>
      </w:r>
      <w:r w:rsidR="00510648">
        <w:rPr>
          <w:rFonts w:ascii="David" w:hAnsi="David" w:cs="David"/>
          <w:sz w:val="24"/>
          <w:szCs w:val="24"/>
          <w:rtl/>
        </w:rPr>
        <w:br w:type="page"/>
      </w:r>
    </w:p>
    <w:p w:rsidR="00510648" w:rsidRPr="0062432D" w:rsidRDefault="00BF054F" w:rsidP="00510648">
      <w:pPr>
        <w:rPr>
          <w:rFonts w:ascii="David" w:hAnsi="David" w:cs="David"/>
          <w:sz w:val="24"/>
          <w:szCs w:val="24"/>
          <w:rtl/>
        </w:rPr>
      </w:pPr>
      <w:r w:rsidRPr="007D649E">
        <w:rPr>
          <w:rFonts w:ascii="David" w:hAnsi="David" w:cs="David"/>
          <w:noProof/>
          <w:sz w:val="24"/>
          <w:szCs w:val="24"/>
          <w:rtl/>
        </w:rPr>
        <w:lastRenderedPageBreak/>
        <mc:AlternateContent>
          <mc:Choice Requires="wps">
            <w:drawing>
              <wp:anchor distT="45720" distB="45720" distL="114300" distR="114300" simplePos="0" relativeHeight="251669504" behindDoc="0" locked="0" layoutInCell="1" allowOverlap="1" wp14:anchorId="01C6CA28" wp14:editId="424621DE">
                <wp:simplePos x="0" y="0"/>
                <wp:positionH relativeFrom="column">
                  <wp:posOffset>3981450</wp:posOffset>
                </wp:positionH>
                <wp:positionV relativeFrom="paragraph">
                  <wp:posOffset>3019425</wp:posOffset>
                </wp:positionV>
                <wp:extent cx="2360930" cy="2771775"/>
                <wp:effectExtent l="0" t="0" r="24130" b="28575"/>
                <wp:wrapSquare wrapText="bothSides"/>
                <wp:docPr id="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71775"/>
                        </a:xfrm>
                        <a:prstGeom prst="rect">
                          <a:avLst/>
                        </a:prstGeom>
                        <a:solidFill>
                          <a:srgbClr val="FFFFFF"/>
                        </a:solidFill>
                        <a:ln w="9525">
                          <a:solidFill>
                            <a:srgbClr val="000000"/>
                          </a:solidFill>
                          <a:miter lim="800000"/>
                          <a:headEnd/>
                          <a:tailEnd/>
                        </a:ln>
                      </wps:spPr>
                      <wps:txbx>
                        <w:txbxContent>
                          <w:p w:rsidR="007D649E" w:rsidRDefault="007D649E" w:rsidP="007D649E">
                            <w:pPr>
                              <w:rPr>
                                <w:rtl/>
                              </w:rPr>
                            </w:pPr>
                          </w:p>
                          <w:p w:rsidR="007D649E" w:rsidRDefault="007D649E" w:rsidP="007D649E">
                            <w:pPr>
                              <w:rPr>
                                <w:rtl/>
                              </w:rPr>
                            </w:pPr>
                          </w:p>
                          <w:p w:rsidR="007D649E" w:rsidRDefault="007D649E" w:rsidP="007D649E">
                            <w:pPr>
                              <w:rPr>
                                <w:rtl/>
                              </w:rPr>
                            </w:pPr>
                          </w:p>
                          <w:p w:rsidR="007D649E" w:rsidRDefault="007D649E" w:rsidP="007D649E">
                            <w:pPr>
                              <w:rPr>
                                <w:rtl/>
                              </w:rPr>
                            </w:pPr>
                          </w:p>
                          <w:p w:rsidR="007D649E" w:rsidRDefault="007D649E" w:rsidP="007D649E">
                            <w:pPr>
                              <w:rPr>
                                <w:rtl/>
                              </w:rPr>
                            </w:pPr>
                          </w:p>
                          <w:p w:rsidR="007D649E" w:rsidRPr="007D649E" w:rsidRDefault="007D649E" w:rsidP="007D649E">
                            <w:pPr>
                              <w:pStyle w:val="a4"/>
                              <w:numPr>
                                <w:ilvl w:val="0"/>
                                <w:numId w:val="7"/>
                              </w:numPr>
                              <w:rPr>
                                <w:rFonts w:cs="Guttman-Aram"/>
                                <w:sz w:val="32"/>
                                <w:szCs w:val="32"/>
                              </w:rPr>
                            </w:pPr>
                            <w:r w:rsidRPr="007D649E">
                              <w:rPr>
                                <w:rFonts w:cs="Guttman-Aram" w:hint="cs"/>
                                <w:sz w:val="32"/>
                                <w:szCs w:val="32"/>
                                <w:rtl/>
                              </w:rPr>
                              <w:t>מילה</w:t>
                            </w:r>
                          </w:p>
                          <w:p w:rsidR="007D649E" w:rsidRPr="007D649E" w:rsidRDefault="007D649E" w:rsidP="007D649E">
                            <w:pPr>
                              <w:pStyle w:val="a4"/>
                              <w:numPr>
                                <w:ilvl w:val="0"/>
                                <w:numId w:val="7"/>
                              </w:numPr>
                              <w:rPr>
                                <w:rFonts w:cs="Guttman-Aram"/>
                                <w:sz w:val="32"/>
                                <w:szCs w:val="32"/>
                              </w:rPr>
                            </w:pPr>
                            <w:r w:rsidRPr="007D649E">
                              <w:rPr>
                                <w:rFonts w:cs="Guttman-Aram" w:hint="cs"/>
                                <w:sz w:val="32"/>
                                <w:szCs w:val="32"/>
                                <w:rtl/>
                              </w:rPr>
                              <w:t>שורש</w:t>
                            </w:r>
                          </w:p>
                          <w:p w:rsidR="007D649E" w:rsidRPr="007D649E" w:rsidRDefault="007D649E" w:rsidP="007D649E">
                            <w:pPr>
                              <w:pStyle w:val="a4"/>
                              <w:numPr>
                                <w:ilvl w:val="0"/>
                                <w:numId w:val="7"/>
                              </w:numPr>
                              <w:rPr>
                                <w:rFonts w:cs="Guttman-Aram"/>
                                <w:sz w:val="32"/>
                                <w:szCs w:val="32"/>
                              </w:rPr>
                            </w:pPr>
                            <w:r w:rsidRPr="007D649E">
                              <w:rPr>
                                <w:rFonts w:cs="Guttman-Aram" w:hint="cs"/>
                                <w:sz w:val="32"/>
                                <w:szCs w:val="32"/>
                                <w:rtl/>
                              </w:rPr>
                              <w:t>פירוש</w:t>
                            </w:r>
                          </w:p>
                          <w:p w:rsidR="007D649E" w:rsidRPr="00124E46" w:rsidRDefault="007D649E" w:rsidP="007D649E">
                            <w:pPr>
                              <w:pStyle w:val="a4"/>
                              <w:numPr>
                                <w:ilvl w:val="0"/>
                                <w:numId w:val="7"/>
                              </w:numPr>
                              <w:rPr>
                                <w:rFonts w:cs="Guttman-Aram"/>
                                <w:b/>
                                <w:bCs/>
                                <w:sz w:val="40"/>
                                <w:szCs w:val="40"/>
                                <w:rtl/>
                                <w:cs/>
                              </w:rPr>
                            </w:pPr>
                            <w:r w:rsidRPr="00124E46">
                              <w:rPr>
                                <w:rFonts w:cs="Guttman-Aram" w:hint="cs"/>
                                <w:b/>
                                <w:bCs/>
                                <w:sz w:val="40"/>
                                <w:szCs w:val="40"/>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01C6CA28" id="_x0000_s1027" type="#_x0000_t202" style="position:absolute;left:0;text-align:left;margin-left:313.5pt;margin-top:237.75pt;width:185.9pt;height:218.25pt;flip:x;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">
                <v:textbox>
                  <w:txbxContent>
                    <w:p w:rsidR="007D649E" w:rsidRDefault="007D649E" w:rsidP="007D649E">
                      <w:pPr>
                        <w:rPr>
                          <w:rtl/>
                        </w:rPr>
                      </w:pPr>
                    </w:p>
                    <w:p w:rsidR="007D649E" w:rsidRDefault="007D649E" w:rsidP="007D649E">
                      <w:pPr>
                        <w:rPr>
                          <w:rtl/>
                        </w:rPr>
                      </w:pPr>
                    </w:p>
                    <w:p w:rsidR="007D649E" w:rsidRDefault="007D649E" w:rsidP="007D649E">
                      <w:pPr>
                        <w:rPr>
                          <w:rtl/>
                        </w:rPr>
                      </w:pPr>
                    </w:p>
                    <w:p w:rsidR="007D649E" w:rsidRDefault="007D649E" w:rsidP="007D649E">
                      <w:pPr>
                        <w:rPr>
                          <w:rtl/>
                        </w:rPr>
                      </w:pPr>
                    </w:p>
                    <w:p w:rsidR="007D649E" w:rsidRDefault="007D649E" w:rsidP="007D649E">
                      <w:pPr>
                        <w:rPr>
                          <w:rtl/>
                        </w:rPr>
                      </w:pPr>
                    </w:p>
                    <w:p w:rsidR="007D649E" w:rsidRPr="007D649E" w:rsidRDefault="007D649E" w:rsidP="007D649E">
                      <w:pPr>
                        <w:pStyle w:val="a4"/>
                        <w:numPr>
                          <w:ilvl w:val="0"/>
                          <w:numId w:val="7"/>
                        </w:numPr>
                        <w:rPr>
                          <w:rFonts w:cs="Guttman-Aram"/>
                          <w:sz w:val="32"/>
                          <w:szCs w:val="32"/>
                        </w:rPr>
                      </w:pPr>
                      <w:r w:rsidRPr="007D649E">
                        <w:rPr>
                          <w:rFonts w:cs="Guttman-Aram" w:hint="cs"/>
                          <w:sz w:val="32"/>
                          <w:szCs w:val="32"/>
                          <w:rtl/>
                        </w:rPr>
                        <w:t>מילה</w:t>
                      </w:r>
                    </w:p>
                    <w:p w:rsidR="007D649E" w:rsidRPr="007D649E" w:rsidRDefault="007D649E" w:rsidP="007D649E">
                      <w:pPr>
                        <w:pStyle w:val="a4"/>
                        <w:numPr>
                          <w:ilvl w:val="0"/>
                          <w:numId w:val="7"/>
                        </w:numPr>
                        <w:rPr>
                          <w:rFonts w:cs="Guttman-Aram"/>
                          <w:sz w:val="32"/>
                          <w:szCs w:val="32"/>
                        </w:rPr>
                      </w:pPr>
                      <w:r w:rsidRPr="007D649E">
                        <w:rPr>
                          <w:rFonts w:cs="Guttman-Aram" w:hint="cs"/>
                          <w:sz w:val="32"/>
                          <w:szCs w:val="32"/>
                          <w:rtl/>
                        </w:rPr>
                        <w:t>שורש</w:t>
                      </w:r>
                    </w:p>
                    <w:p w:rsidR="007D649E" w:rsidRPr="007D649E" w:rsidRDefault="007D649E" w:rsidP="007D649E">
                      <w:pPr>
                        <w:pStyle w:val="a4"/>
                        <w:numPr>
                          <w:ilvl w:val="0"/>
                          <w:numId w:val="7"/>
                        </w:numPr>
                        <w:rPr>
                          <w:rFonts w:cs="Guttman-Aram"/>
                          <w:sz w:val="32"/>
                          <w:szCs w:val="32"/>
                        </w:rPr>
                      </w:pPr>
                      <w:r w:rsidRPr="007D649E">
                        <w:rPr>
                          <w:rFonts w:cs="Guttman-Aram" w:hint="cs"/>
                          <w:sz w:val="32"/>
                          <w:szCs w:val="32"/>
                          <w:rtl/>
                        </w:rPr>
                        <w:t>פירוש</w:t>
                      </w:r>
                    </w:p>
                    <w:p w:rsidR="007D649E" w:rsidRPr="00124E46" w:rsidRDefault="007D649E" w:rsidP="007D649E">
                      <w:pPr>
                        <w:pStyle w:val="a4"/>
                        <w:numPr>
                          <w:ilvl w:val="0"/>
                          <w:numId w:val="7"/>
                        </w:numPr>
                        <w:rPr>
                          <w:rFonts w:cs="Guttman-Aram"/>
                          <w:b/>
                          <w:bCs/>
                          <w:sz w:val="40"/>
                          <w:szCs w:val="40"/>
                          <w:rtl/>
                          <w:cs/>
                        </w:rPr>
                      </w:pPr>
                      <w:r w:rsidRPr="00124E46">
                        <w:rPr>
                          <w:rFonts w:cs="Guttman-Aram" w:hint="cs"/>
                          <w:b/>
                          <w:bCs/>
                          <w:sz w:val="40"/>
                          <w:szCs w:val="40"/>
                          <w:rtl/>
                        </w:rPr>
                        <w:t>תמונה</w:t>
                      </w:r>
                    </w:p>
                  </w:txbxContent>
                </v:textbox>
                <w10:wrap type="square"/>
              </v:shape>
            </w:pict>
          </mc:Fallback>
        </mc:AlternateContent>
      </w:r>
      <w:r w:rsidR="00CD16C8">
        <w:rPr>
          <w:noProof/>
        </w:rPr>
        <mc:AlternateContent>
          <mc:Choice Requires="wps">
            <w:drawing>
              <wp:anchor distT="0" distB="0" distL="114300" distR="114300" simplePos="0" relativeHeight="251678720" behindDoc="0" locked="0" layoutInCell="1" allowOverlap="1" wp14:anchorId="178E2A7A" wp14:editId="44005938">
                <wp:simplePos x="0" y="0"/>
                <wp:positionH relativeFrom="column">
                  <wp:posOffset>-733425</wp:posOffset>
                </wp:positionH>
                <wp:positionV relativeFrom="paragraph">
                  <wp:posOffset>3267075</wp:posOffset>
                </wp:positionV>
                <wp:extent cx="1828800" cy="904875"/>
                <wp:effectExtent l="0" t="0" r="19050" b="28575"/>
                <wp:wrapNone/>
                <wp:docPr id="14" name="תיבת טקסט 14"/>
                <wp:cNvGraphicFramePr/>
                <a:graphic xmlns:a="http://schemas.openxmlformats.org/drawingml/2006/main">
                  <a:graphicData uri="http://schemas.microsoft.com/office/word/2010/wordprocessingShape">
                    <wps:wsp>
                      <wps:cNvSpPr txBox="1"/>
                      <wps:spPr>
                        <a:xfrm>
                          <a:off x="0" y="0"/>
                          <a:ext cx="1828800" cy="904875"/>
                        </a:xfrm>
                        <a:prstGeom prst="rect">
                          <a:avLst/>
                        </a:prstGeom>
                        <a:noFill/>
                        <a:ln w="6350">
                          <a:solidFill>
                            <a:prstClr val="black"/>
                          </a:solidFill>
                        </a:ln>
                        <a:effectLst/>
                      </wps:spPr>
                      <wps:txbx>
                        <w:txbxContent>
                          <w:p w:rsidR="00CD16C8" w:rsidRPr="00657D17" w:rsidRDefault="00657D17" w:rsidP="00CD16C8">
                            <w:pPr>
                              <w:rPr>
                                <w:rFonts w:cs="Guttman-Aram"/>
                                <w:b/>
                                <w:outline/>
                                <w:color w:val="000000" w:themeColor="text1"/>
                                <w:sz w:val="80"/>
                                <w:szCs w:val="80"/>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pPr>
                            <w:r>
                              <w:rPr>
                                <w:rFonts w:cs="Guttman-Aram" w:hint="cs"/>
                                <w:b/>
                                <w:outline/>
                                <w:color w:val="000000" w:themeColor="text1"/>
                                <w:sz w:val="80"/>
                                <w:szCs w:val="80"/>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t xml:space="preserve"> ג-ל-ד</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78E2A7A" id="תיבת טקסט 14" o:spid="_x0000_s1028" type="#_x0000_t202" style="position:absolute;left:0;text-align:left;margin-left:-57.75pt;margin-top:257.25pt;width:2in;height:71.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" filled="f" strokeweight=".5pt">
                <v:textbox>
                  <w:txbxContent>
                    <w:p w:rsidR="00CD16C8" w:rsidRPr="00657D17" w:rsidRDefault="00657D17" w:rsidP="00CD16C8">
                      <w:pPr>
                        <w:rPr>
                          <w:rFonts w:cs="Guttman-Aram"/>
                          <w:b/>
                          <w:outline/>
                          <w:color w:val="000000" w:themeColor="text1"/>
                          <w:sz w:val="80"/>
                          <w:szCs w:val="80"/>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pPr>
                      <w:r>
                        <w:rPr>
                          <w:rFonts w:cs="Guttman-Aram" w:hint="cs"/>
                          <w:b/>
                          <w:outline/>
                          <w:color w:val="000000" w:themeColor="text1"/>
                          <w:sz w:val="80"/>
                          <w:szCs w:val="80"/>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t xml:space="preserve"> </w:t>
                      </w:r>
                      <w:r>
                        <w:rPr>
                          <w:rFonts w:cs="Guttman-Aram" w:hint="cs"/>
                          <w:b/>
                          <w:outline/>
                          <w:color w:val="000000" w:themeColor="text1"/>
                          <w:sz w:val="80"/>
                          <w:szCs w:val="80"/>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t>ג-ל-ד</w:t>
                      </w:r>
                    </w:p>
                  </w:txbxContent>
                </v:textbox>
              </v:shape>
            </w:pict>
          </mc:Fallback>
        </mc:AlternateContent>
      </w:r>
      <w:r w:rsidR="00CD16C8">
        <w:rPr>
          <w:rFonts w:ascii="David" w:hAnsi="David" w:cs="David"/>
          <w:noProof/>
          <w:sz w:val="24"/>
          <w:szCs w:val="24"/>
          <w:rtl/>
        </w:rPr>
        <mc:AlternateContent>
          <mc:Choice Requires="wps">
            <w:drawing>
              <wp:anchor distT="0" distB="0" distL="114300" distR="114300" simplePos="0" relativeHeight="251674624" behindDoc="0" locked="0" layoutInCell="1" allowOverlap="1" wp14:anchorId="5C6B9D72" wp14:editId="27841208">
                <wp:simplePos x="0" y="0"/>
                <wp:positionH relativeFrom="column">
                  <wp:posOffset>1724025</wp:posOffset>
                </wp:positionH>
                <wp:positionV relativeFrom="paragraph">
                  <wp:posOffset>3228975</wp:posOffset>
                </wp:positionV>
                <wp:extent cx="1781175" cy="895350"/>
                <wp:effectExtent l="0" t="0" r="28575" b="19050"/>
                <wp:wrapNone/>
                <wp:docPr id="12" name="תיבת טקסט 12"/>
                <wp:cNvGraphicFramePr/>
                <a:graphic xmlns:a="http://schemas.openxmlformats.org/drawingml/2006/main">
                  <a:graphicData uri="http://schemas.microsoft.com/office/word/2010/wordprocessingShape">
                    <wps:wsp>
                      <wps:cNvSpPr txBox="1"/>
                      <wps:spPr>
                        <a:xfrm>
                          <a:off x="0" y="0"/>
                          <a:ext cx="1781175" cy="8953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D16C8" w:rsidRPr="00657D17" w:rsidRDefault="00657D17" w:rsidP="00657D17">
                            <w:pPr>
                              <w:jc w:val="center"/>
                              <w:rPr>
                                <w:rFonts w:cs="Guttman-Aram"/>
                                <w:b/>
                                <w:outline/>
                                <w:color w:val="000000" w:themeColor="text1"/>
                                <w:sz w:val="92"/>
                                <w:szCs w:val="92"/>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pPr>
                            <w:r w:rsidRPr="00657D17">
                              <w:rPr>
                                <w:rFonts w:cs="Guttman-Aram" w:hint="cs"/>
                                <w:b/>
                                <w:outline/>
                                <w:color w:val="000000" w:themeColor="text1"/>
                                <w:sz w:val="92"/>
                                <w:szCs w:val="92"/>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t>גְּלִידָה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xmlns:w15="http://schemas.microsoft.com/office/word/2012/wordml">
            <w:pict>
              <v:shape w14:anchorId="5C6B9D72" id="תיבת טקסט 12" o:spid="_x0000_s1029" type="#_x0000_t202" style="position:absolute;left:0;text-align:left;margin-left:135.75pt;margin-top:254.25pt;width:140.25pt;height:7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" fillcolor="white [3201]" strokeweight=".5pt">
                <v:textbox>
                  <w:txbxContent>
                    <w:p w:rsidR="00CD16C8" w:rsidRPr="00657D17" w:rsidRDefault="00657D17" w:rsidP="00657D17">
                      <w:pPr>
                        <w:jc w:val="center"/>
                        <w:rPr>
                          <w:rFonts w:cs="Guttman-Aram"/>
                          <w:b/>
                          <w:outline/>
                          <w:color w:val="000000" w:themeColor="text1"/>
                          <w:sz w:val="92"/>
                          <w:szCs w:val="92"/>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pPr>
                      <w:r w:rsidRPr="00657D17">
                        <w:rPr>
                          <w:rFonts w:cs="Guttman-Aram" w:hint="cs"/>
                          <w:b/>
                          <w:outline/>
                          <w:color w:val="000000" w:themeColor="text1"/>
                          <w:sz w:val="92"/>
                          <w:szCs w:val="92"/>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t>גְּלִידָה</w:t>
                      </w:r>
                    </w:p>
                  </w:txbxContent>
                </v:textbox>
              </v:shape>
            </w:pict>
          </mc:Fallback>
        </mc:AlternateContent>
      </w:r>
      <w:r w:rsidR="00CD16C8" w:rsidRPr="007D649E">
        <w:rPr>
          <w:rFonts w:ascii="David" w:hAnsi="David" w:cs="David"/>
          <w:noProof/>
          <w:sz w:val="24"/>
          <w:szCs w:val="24"/>
          <w:rtl/>
        </w:rPr>
        <mc:AlternateContent>
          <mc:Choice Requires="wps">
            <w:drawing>
              <wp:anchor distT="45720" distB="45720" distL="114300" distR="114300" simplePos="0" relativeHeight="251673600" behindDoc="0" locked="0" layoutInCell="1" allowOverlap="1" wp14:anchorId="10B47ACD" wp14:editId="76D7BF4B">
                <wp:simplePos x="0" y="0"/>
                <wp:positionH relativeFrom="margin">
                  <wp:align>center</wp:align>
                </wp:positionH>
                <wp:positionV relativeFrom="paragraph">
                  <wp:posOffset>3028950</wp:posOffset>
                </wp:positionV>
                <wp:extent cx="2360930" cy="2762250"/>
                <wp:effectExtent l="0" t="0" r="24130" b="19050"/>
                <wp:wrapSquare wrapText="bothSides"/>
                <wp:docPr id="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62250"/>
                        </a:xfrm>
                        <a:prstGeom prst="rect">
                          <a:avLst/>
                        </a:prstGeom>
                        <a:solidFill>
                          <a:srgbClr val="FFFFFF"/>
                        </a:solidFill>
                        <a:ln w="9525">
                          <a:solidFill>
                            <a:srgbClr val="000000"/>
                          </a:solidFill>
                          <a:miter lim="800000"/>
                          <a:headEnd/>
                          <a:tailEnd/>
                        </a:ln>
                      </wps:spPr>
                      <wps:txbx>
                        <w:txbxContent>
                          <w:p w:rsidR="00CD16C8" w:rsidRDefault="00CD16C8" w:rsidP="00CD16C8">
                            <w:pPr>
                              <w:rPr>
                                <w:rtl/>
                              </w:rPr>
                            </w:pPr>
                          </w:p>
                          <w:p w:rsidR="00CD16C8" w:rsidRDefault="00CD16C8" w:rsidP="00CD16C8">
                            <w:pPr>
                              <w:rPr>
                                <w:rtl/>
                              </w:rPr>
                            </w:pPr>
                          </w:p>
                          <w:p w:rsidR="00CD16C8" w:rsidRDefault="00CD16C8" w:rsidP="00CD16C8">
                            <w:pPr>
                              <w:rPr>
                                <w:rtl/>
                              </w:rPr>
                            </w:pPr>
                          </w:p>
                          <w:p w:rsidR="00CD16C8" w:rsidRDefault="00CD16C8" w:rsidP="00CD16C8">
                            <w:pPr>
                              <w:rPr>
                                <w:rtl/>
                              </w:rPr>
                            </w:pPr>
                          </w:p>
                          <w:p w:rsidR="00CD16C8" w:rsidRDefault="00CD16C8" w:rsidP="00CD16C8">
                            <w:pPr>
                              <w:rPr>
                                <w:rtl/>
                              </w:rPr>
                            </w:pPr>
                          </w:p>
                          <w:p w:rsidR="00CD16C8" w:rsidRPr="00CD16C8" w:rsidRDefault="00CD16C8" w:rsidP="00CD16C8">
                            <w:pPr>
                              <w:pStyle w:val="a4"/>
                              <w:numPr>
                                <w:ilvl w:val="0"/>
                                <w:numId w:val="9"/>
                              </w:numPr>
                              <w:rPr>
                                <w:rFonts w:cs="Guttman-Aram"/>
                                <w:b/>
                                <w:bCs/>
                                <w:sz w:val="40"/>
                                <w:szCs w:val="40"/>
                              </w:rPr>
                            </w:pPr>
                            <w:r w:rsidRPr="00CD16C8">
                              <w:rPr>
                                <w:rFonts w:cs="Guttman-Aram" w:hint="cs"/>
                                <w:b/>
                                <w:bCs/>
                                <w:sz w:val="40"/>
                                <w:szCs w:val="40"/>
                                <w:rtl/>
                              </w:rPr>
                              <w:t>מילה</w:t>
                            </w:r>
                          </w:p>
                          <w:p w:rsidR="00CD16C8" w:rsidRPr="00CD16C8" w:rsidRDefault="00CD16C8" w:rsidP="00CD16C8">
                            <w:pPr>
                              <w:pStyle w:val="a4"/>
                              <w:numPr>
                                <w:ilvl w:val="0"/>
                                <w:numId w:val="9"/>
                              </w:numPr>
                              <w:rPr>
                                <w:rFonts w:cs="Guttman-Aram"/>
                                <w:sz w:val="32"/>
                                <w:szCs w:val="32"/>
                              </w:rPr>
                            </w:pPr>
                            <w:r w:rsidRPr="00CD16C8">
                              <w:rPr>
                                <w:rFonts w:cs="Guttman-Aram" w:hint="cs"/>
                                <w:sz w:val="32"/>
                                <w:szCs w:val="32"/>
                                <w:rtl/>
                              </w:rPr>
                              <w:t>שורש</w:t>
                            </w:r>
                          </w:p>
                          <w:p w:rsidR="00CD16C8" w:rsidRPr="007D649E" w:rsidRDefault="00CD16C8" w:rsidP="00CD16C8">
                            <w:pPr>
                              <w:pStyle w:val="a4"/>
                              <w:numPr>
                                <w:ilvl w:val="0"/>
                                <w:numId w:val="9"/>
                              </w:numPr>
                              <w:rPr>
                                <w:rFonts w:cs="Guttman-Aram"/>
                                <w:sz w:val="32"/>
                                <w:szCs w:val="32"/>
                              </w:rPr>
                            </w:pPr>
                            <w:r w:rsidRPr="007D649E">
                              <w:rPr>
                                <w:rFonts w:cs="Guttman-Aram" w:hint="cs"/>
                                <w:sz w:val="32"/>
                                <w:szCs w:val="32"/>
                                <w:rtl/>
                              </w:rPr>
                              <w:t>פירוש</w:t>
                            </w:r>
                          </w:p>
                          <w:p w:rsidR="00CD16C8" w:rsidRPr="00CD16C8" w:rsidRDefault="00CD16C8" w:rsidP="00CD16C8">
                            <w:pPr>
                              <w:pStyle w:val="a4"/>
                              <w:numPr>
                                <w:ilvl w:val="0"/>
                                <w:numId w:val="9"/>
                              </w:numPr>
                              <w:rPr>
                                <w:rFonts w:cs="Guttman-Aram"/>
                                <w:sz w:val="32"/>
                                <w:szCs w:val="32"/>
                                <w:rtl/>
                                <w:cs/>
                              </w:rPr>
                            </w:pPr>
                            <w:r w:rsidRPr="00CD16C8">
                              <w:rPr>
                                <w:rFonts w:cs="Guttman-Aram" w:hint="cs"/>
                                <w:sz w:val="32"/>
                                <w:szCs w:val="32"/>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10B47ACD" id="_x0000_s1030" type="#_x0000_t202" style="position:absolute;left:0;text-align:left;margin-left:0;margin-top:238.5pt;width:185.9pt;height:217.5pt;flip:x;z-index:251673600;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">
                <v:textbox>
                  <w:txbxContent>
                    <w:p w:rsidR="00CD16C8" w:rsidRDefault="00CD16C8" w:rsidP="00CD16C8">
                      <w:pPr>
                        <w:rPr>
                          <w:rtl/>
                        </w:rPr>
                      </w:pPr>
                    </w:p>
                    <w:p w:rsidR="00CD16C8" w:rsidRDefault="00CD16C8" w:rsidP="00CD16C8">
                      <w:pPr>
                        <w:rPr>
                          <w:rtl/>
                        </w:rPr>
                      </w:pPr>
                    </w:p>
                    <w:p w:rsidR="00CD16C8" w:rsidRDefault="00CD16C8" w:rsidP="00CD16C8">
                      <w:pPr>
                        <w:rPr>
                          <w:rtl/>
                        </w:rPr>
                      </w:pPr>
                    </w:p>
                    <w:p w:rsidR="00CD16C8" w:rsidRDefault="00CD16C8" w:rsidP="00CD16C8">
                      <w:pPr>
                        <w:rPr>
                          <w:rtl/>
                        </w:rPr>
                      </w:pPr>
                    </w:p>
                    <w:p w:rsidR="00CD16C8" w:rsidRDefault="00CD16C8" w:rsidP="00CD16C8">
                      <w:pPr>
                        <w:rPr>
                          <w:rtl/>
                        </w:rPr>
                      </w:pPr>
                    </w:p>
                    <w:p w:rsidR="00CD16C8" w:rsidRPr="00CD16C8" w:rsidRDefault="00CD16C8" w:rsidP="00CD16C8">
                      <w:pPr>
                        <w:pStyle w:val="a4"/>
                        <w:numPr>
                          <w:ilvl w:val="0"/>
                          <w:numId w:val="9"/>
                        </w:numPr>
                        <w:rPr>
                          <w:rFonts w:cs="Guttman-Aram"/>
                          <w:b/>
                          <w:bCs/>
                          <w:sz w:val="40"/>
                          <w:szCs w:val="40"/>
                        </w:rPr>
                      </w:pPr>
                      <w:r w:rsidRPr="00CD16C8">
                        <w:rPr>
                          <w:rFonts w:cs="Guttman-Aram" w:hint="cs"/>
                          <w:b/>
                          <w:bCs/>
                          <w:sz w:val="40"/>
                          <w:szCs w:val="40"/>
                          <w:rtl/>
                        </w:rPr>
                        <w:t>מילה</w:t>
                      </w:r>
                    </w:p>
                    <w:p w:rsidR="00CD16C8" w:rsidRPr="00CD16C8" w:rsidRDefault="00CD16C8" w:rsidP="00CD16C8">
                      <w:pPr>
                        <w:pStyle w:val="a4"/>
                        <w:numPr>
                          <w:ilvl w:val="0"/>
                          <w:numId w:val="9"/>
                        </w:numPr>
                        <w:rPr>
                          <w:rFonts w:cs="Guttman-Aram"/>
                          <w:sz w:val="32"/>
                          <w:szCs w:val="32"/>
                        </w:rPr>
                      </w:pPr>
                      <w:r w:rsidRPr="00CD16C8">
                        <w:rPr>
                          <w:rFonts w:cs="Guttman-Aram" w:hint="cs"/>
                          <w:sz w:val="32"/>
                          <w:szCs w:val="32"/>
                          <w:rtl/>
                        </w:rPr>
                        <w:t>שורש</w:t>
                      </w:r>
                    </w:p>
                    <w:p w:rsidR="00CD16C8" w:rsidRPr="007D649E" w:rsidRDefault="00CD16C8" w:rsidP="00CD16C8">
                      <w:pPr>
                        <w:pStyle w:val="a4"/>
                        <w:numPr>
                          <w:ilvl w:val="0"/>
                          <w:numId w:val="9"/>
                        </w:numPr>
                        <w:rPr>
                          <w:rFonts w:cs="Guttman-Aram"/>
                          <w:sz w:val="32"/>
                          <w:szCs w:val="32"/>
                        </w:rPr>
                      </w:pPr>
                      <w:r w:rsidRPr="007D649E">
                        <w:rPr>
                          <w:rFonts w:cs="Guttman-Aram" w:hint="cs"/>
                          <w:sz w:val="32"/>
                          <w:szCs w:val="32"/>
                          <w:rtl/>
                        </w:rPr>
                        <w:t>פירוש</w:t>
                      </w:r>
                    </w:p>
                    <w:p w:rsidR="00CD16C8" w:rsidRPr="00CD16C8" w:rsidRDefault="00CD16C8" w:rsidP="00CD16C8">
                      <w:pPr>
                        <w:pStyle w:val="a4"/>
                        <w:numPr>
                          <w:ilvl w:val="0"/>
                          <w:numId w:val="9"/>
                        </w:numPr>
                        <w:rPr>
                          <w:rFonts w:cs="Guttman-Aram"/>
                          <w:sz w:val="32"/>
                          <w:szCs w:val="32"/>
                          <w:rtl/>
                          <w:cs/>
                        </w:rPr>
                      </w:pPr>
                      <w:r w:rsidRPr="00CD16C8">
                        <w:rPr>
                          <w:rFonts w:cs="Guttman-Aram" w:hint="cs"/>
                          <w:sz w:val="32"/>
                          <w:szCs w:val="32"/>
                          <w:rtl/>
                        </w:rPr>
                        <w:t>תמונה</w:t>
                      </w:r>
                    </w:p>
                  </w:txbxContent>
                </v:textbox>
                <w10:wrap type="square" anchorx="margin"/>
              </v:shape>
            </w:pict>
          </mc:Fallback>
        </mc:AlternateContent>
      </w:r>
      <w:r w:rsidR="00CD16C8" w:rsidRPr="007D649E">
        <w:rPr>
          <w:rFonts w:ascii="David" w:hAnsi="David" w:cs="David"/>
          <w:noProof/>
          <w:sz w:val="24"/>
          <w:szCs w:val="24"/>
          <w:rtl/>
        </w:rPr>
        <mc:AlternateContent>
          <mc:Choice Requires="wps">
            <w:drawing>
              <wp:anchor distT="45720" distB="45720" distL="114300" distR="114300" simplePos="0" relativeHeight="251676672" behindDoc="0" locked="0" layoutInCell="1" allowOverlap="1" wp14:anchorId="4DD2A29F" wp14:editId="24B589B3">
                <wp:simplePos x="0" y="0"/>
                <wp:positionH relativeFrom="margin">
                  <wp:posOffset>-876300</wp:posOffset>
                </wp:positionH>
                <wp:positionV relativeFrom="paragraph">
                  <wp:posOffset>3038475</wp:posOffset>
                </wp:positionV>
                <wp:extent cx="2360930" cy="2762250"/>
                <wp:effectExtent l="0" t="0" r="24130" b="19050"/>
                <wp:wrapSquare wrapText="bothSides"/>
                <wp:docPr id="1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62250"/>
                        </a:xfrm>
                        <a:prstGeom prst="rect">
                          <a:avLst/>
                        </a:prstGeom>
                        <a:solidFill>
                          <a:srgbClr val="FFFFFF"/>
                        </a:solidFill>
                        <a:ln w="9525">
                          <a:solidFill>
                            <a:srgbClr val="000000"/>
                          </a:solidFill>
                          <a:miter lim="800000"/>
                          <a:headEnd/>
                          <a:tailEnd/>
                        </a:ln>
                      </wps:spPr>
                      <wps:txbx>
                        <w:txbxContent>
                          <w:p w:rsidR="00CD16C8" w:rsidRDefault="00CD16C8" w:rsidP="00CD16C8">
                            <w:pPr>
                              <w:rPr>
                                <w:rtl/>
                              </w:rPr>
                            </w:pPr>
                          </w:p>
                          <w:p w:rsidR="00CD16C8" w:rsidRDefault="00CD16C8" w:rsidP="00CD16C8">
                            <w:pPr>
                              <w:rPr>
                                <w:rtl/>
                              </w:rPr>
                            </w:pPr>
                          </w:p>
                          <w:p w:rsidR="00CD16C8" w:rsidRDefault="00CD16C8" w:rsidP="00CD16C8">
                            <w:pPr>
                              <w:rPr>
                                <w:rtl/>
                              </w:rPr>
                            </w:pPr>
                          </w:p>
                          <w:p w:rsidR="00CD16C8" w:rsidRDefault="00CD16C8" w:rsidP="00CD16C8">
                            <w:pPr>
                              <w:rPr>
                                <w:rtl/>
                              </w:rPr>
                            </w:pPr>
                          </w:p>
                          <w:p w:rsidR="00CD16C8" w:rsidRDefault="00CD16C8" w:rsidP="00CD16C8">
                            <w:pPr>
                              <w:rPr>
                                <w:rtl/>
                              </w:rPr>
                            </w:pPr>
                          </w:p>
                          <w:p w:rsidR="00CD16C8" w:rsidRPr="00CD16C8" w:rsidRDefault="00CD16C8" w:rsidP="00CD16C8">
                            <w:pPr>
                              <w:pStyle w:val="a4"/>
                              <w:numPr>
                                <w:ilvl w:val="0"/>
                                <w:numId w:val="10"/>
                              </w:numPr>
                              <w:rPr>
                                <w:rFonts w:cs="Guttman-Aram"/>
                                <w:sz w:val="32"/>
                                <w:szCs w:val="32"/>
                              </w:rPr>
                            </w:pPr>
                            <w:r w:rsidRPr="00CD16C8">
                              <w:rPr>
                                <w:rFonts w:cs="Guttman-Aram" w:hint="cs"/>
                                <w:sz w:val="32"/>
                                <w:szCs w:val="32"/>
                                <w:rtl/>
                              </w:rPr>
                              <w:t>מילה</w:t>
                            </w:r>
                          </w:p>
                          <w:p w:rsidR="00CD16C8" w:rsidRPr="00CD16C8" w:rsidRDefault="00CD16C8" w:rsidP="00CD16C8">
                            <w:pPr>
                              <w:pStyle w:val="a4"/>
                              <w:numPr>
                                <w:ilvl w:val="0"/>
                                <w:numId w:val="10"/>
                              </w:numPr>
                              <w:rPr>
                                <w:rFonts w:cs="Guttman-Aram"/>
                                <w:b/>
                                <w:bCs/>
                                <w:sz w:val="40"/>
                                <w:szCs w:val="40"/>
                              </w:rPr>
                            </w:pPr>
                            <w:r w:rsidRPr="00CD16C8">
                              <w:rPr>
                                <w:rFonts w:cs="Guttman-Aram" w:hint="cs"/>
                                <w:b/>
                                <w:bCs/>
                                <w:sz w:val="40"/>
                                <w:szCs w:val="40"/>
                                <w:rtl/>
                              </w:rPr>
                              <w:t>שורש</w:t>
                            </w:r>
                          </w:p>
                          <w:p w:rsidR="00CD16C8" w:rsidRPr="007D649E" w:rsidRDefault="00CD16C8" w:rsidP="00CD16C8">
                            <w:pPr>
                              <w:pStyle w:val="a4"/>
                              <w:numPr>
                                <w:ilvl w:val="0"/>
                                <w:numId w:val="10"/>
                              </w:numPr>
                              <w:rPr>
                                <w:rFonts w:cs="Guttman-Aram"/>
                                <w:sz w:val="32"/>
                                <w:szCs w:val="32"/>
                              </w:rPr>
                            </w:pPr>
                            <w:r w:rsidRPr="007D649E">
                              <w:rPr>
                                <w:rFonts w:cs="Guttman-Aram" w:hint="cs"/>
                                <w:sz w:val="32"/>
                                <w:szCs w:val="32"/>
                                <w:rtl/>
                              </w:rPr>
                              <w:t>פירוש</w:t>
                            </w:r>
                          </w:p>
                          <w:p w:rsidR="00CD16C8" w:rsidRPr="00CD16C8" w:rsidRDefault="00CD16C8" w:rsidP="00CD16C8">
                            <w:pPr>
                              <w:pStyle w:val="a4"/>
                              <w:numPr>
                                <w:ilvl w:val="0"/>
                                <w:numId w:val="10"/>
                              </w:numPr>
                              <w:rPr>
                                <w:rFonts w:cs="Guttman-Aram"/>
                                <w:sz w:val="32"/>
                                <w:szCs w:val="32"/>
                                <w:rtl/>
                                <w:cs/>
                              </w:rPr>
                            </w:pPr>
                            <w:r w:rsidRPr="00CD16C8">
                              <w:rPr>
                                <w:rFonts w:cs="Guttman-Aram" w:hint="cs"/>
                                <w:sz w:val="32"/>
                                <w:szCs w:val="32"/>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4DD2A29F" id="_x0000_s1031" type="#_x0000_t202" style="position:absolute;left:0;text-align:left;margin-left:-69pt;margin-top:239.25pt;width:185.9pt;height:217.5pt;flip:x;z-index:25167667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">
                <v:textbox>
                  <w:txbxContent>
                    <w:p w:rsidR="00CD16C8" w:rsidRDefault="00CD16C8" w:rsidP="00CD16C8">
                      <w:pPr>
                        <w:rPr>
                          <w:rtl/>
                        </w:rPr>
                      </w:pPr>
                    </w:p>
                    <w:p w:rsidR="00CD16C8" w:rsidRDefault="00CD16C8" w:rsidP="00CD16C8">
                      <w:pPr>
                        <w:rPr>
                          <w:rtl/>
                        </w:rPr>
                      </w:pPr>
                    </w:p>
                    <w:p w:rsidR="00CD16C8" w:rsidRDefault="00CD16C8" w:rsidP="00CD16C8">
                      <w:pPr>
                        <w:rPr>
                          <w:rtl/>
                        </w:rPr>
                      </w:pPr>
                    </w:p>
                    <w:p w:rsidR="00CD16C8" w:rsidRDefault="00CD16C8" w:rsidP="00CD16C8">
                      <w:pPr>
                        <w:rPr>
                          <w:rtl/>
                        </w:rPr>
                      </w:pPr>
                    </w:p>
                    <w:p w:rsidR="00CD16C8" w:rsidRDefault="00CD16C8" w:rsidP="00CD16C8">
                      <w:pPr>
                        <w:rPr>
                          <w:rtl/>
                        </w:rPr>
                      </w:pPr>
                    </w:p>
                    <w:p w:rsidR="00CD16C8" w:rsidRPr="00CD16C8" w:rsidRDefault="00CD16C8" w:rsidP="00CD16C8">
                      <w:pPr>
                        <w:pStyle w:val="a4"/>
                        <w:numPr>
                          <w:ilvl w:val="0"/>
                          <w:numId w:val="10"/>
                        </w:numPr>
                        <w:rPr>
                          <w:rFonts w:cs="Guttman-Aram"/>
                          <w:sz w:val="32"/>
                          <w:szCs w:val="32"/>
                        </w:rPr>
                      </w:pPr>
                      <w:r w:rsidRPr="00CD16C8">
                        <w:rPr>
                          <w:rFonts w:cs="Guttman-Aram" w:hint="cs"/>
                          <w:sz w:val="32"/>
                          <w:szCs w:val="32"/>
                          <w:rtl/>
                        </w:rPr>
                        <w:t>מילה</w:t>
                      </w:r>
                    </w:p>
                    <w:p w:rsidR="00CD16C8" w:rsidRPr="00CD16C8" w:rsidRDefault="00CD16C8" w:rsidP="00CD16C8">
                      <w:pPr>
                        <w:pStyle w:val="a4"/>
                        <w:numPr>
                          <w:ilvl w:val="0"/>
                          <w:numId w:val="10"/>
                        </w:numPr>
                        <w:rPr>
                          <w:rFonts w:cs="Guttman-Aram"/>
                          <w:b/>
                          <w:bCs/>
                          <w:sz w:val="40"/>
                          <w:szCs w:val="40"/>
                        </w:rPr>
                      </w:pPr>
                      <w:r w:rsidRPr="00CD16C8">
                        <w:rPr>
                          <w:rFonts w:cs="Guttman-Aram" w:hint="cs"/>
                          <w:b/>
                          <w:bCs/>
                          <w:sz w:val="40"/>
                          <w:szCs w:val="40"/>
                          <w:rtl/>
                        </w:rPr>
                        <w:t>שורש</w:t>
                      </w:r>
                    </w:p>
                    <w:p w:rsidR="00CD16C8" w:rsidRPr="007D649E" w:rsidRDefault="00CD16C8" w:rsidP="00CD16C8">
                      <w:pPr>
                        <w:pStyle w:val="a4"/>
                        <w:numPr>
                          <w:ilvl w:val="0"/>
                          <w:numId w:val="10"/>
                        </w:numPr>
                        <w:rPr>
                          <w:rFonts w:cs="Guttman-Aram"/>
                          <w:sz w:val="32"/>
                          <w:szCs w:val="32"/>
                        </w:rPr>
                      </w:pPr>
                      <w:r w:rsidRPr="007D649E">
                        <w:rPr>
                          <w:rFonts w:cs="Guttman-Aram" w:hint="cs"/>
                          <w:sz w:val="32"/>
                          <w:szCs w:val="32"/>
                          <w:rtl/>
                        </w:rPr>
                        <w:t>פירוש</w:t>
                      </w:r>
                    </w:p>
                    <w:p w:rsidR="00CD16C8" w:rsidRPr="00CD16C8" w:rsidRDefault="00CD16C8" w:rsidP="00CD16C8">
                      <w:pPr>
                        <w:pStyle w:val="a4"/>
                        <w:numPr>
                          <w:ilvl w:val="0"/>
                          <w:numId w:val="10"/>
                        </w:numPr>
                        <w:rPr>
                          <w:rFonts w:cs="Guttman-Aram"/>
                          <w:sz w:val="32"/>
                          <w:szCs w:val="32"/>
                          <w:rtl/>
                          <w:cs/>
                        </w:rPr>
                      </w:pPr>
                      <w:r w:rsidRPr="00CD16C8">
                        <w:rPr>
                          <w:rFonts w:cs="Guttman-Aram" w:hint="cs"/>
                          <w:sz w:val="32"/>
                          <w:szCs w:val="32"/>
                          <w:rtl/>
                        </w:rPr>
                        <w:t>תמונה</w:t>
                      </w:r>
                    </w:p>
                  </w:txbxContent>
                </v:textbox>
                <w10:wrap type="square" anchorx="margin"/>
              </v:shape>
            </w:pict>
          </mc:Fallback>
        </mc:AlternateContent>
      </w:r>
      <w:r w:rsidR="00CD16C8" w:rsidRPr="00510648">
        <w:rPr>
          <w:rFonts w:ascii="David" w:hAnsi="David" w:cs="David"/>
          <w:noProof/>
          <w:sz w:val="24"/>
          <w:szCs w:val="24"/>
          <w:rtl/>
        </w:rPr>
        <mc:AlternateContent>
          <mc:Choice Requires="wps">
            <w:drawing>
              <wp:anchor distT="45720" distB="45720" distL="114300" distR="114300" simplePos="0" relativeHeight="251659264" behindDoc="0" locked="0" layoutInCell="1" allowOverlap="1" wp14:anchorId="63706CFF" wp14:editId="6B124BB9">
                <wp:simplePos x="0" y="0"/>
                <wp:positionH relativeFrom="column">
                  <wp:posOffset>3971925</wp:posOffset>
                </wp:positionH>
                <wp:positionV relativeFrom="paragraph">
                  <wp:posOffset>0</wp:posOffset>
                </wp:positionV>
                <wp:extent cx="2360930" cy="2762250"/>
                <wp:effectExtent l="0" t="0" r="24130" b="1905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62250"/>
                        </a:xfrm>
                        <a:prstGeom prst="rect">
                          <a:avLst/>
                        </a:prstGeom>
                        <a:solidFill>
                          <a:srgbClr val="FFFFFF"/>
                        </a:solidFill>
                        <a:ln w="9525">
                          <a:solidFill>
                            <a:srgbClr val="000000"/>
                          </a:solidFill>
                          <a:miter lim="800000"/>
                          <a:headEnd/>
                          <a:tailEnd/>
                        </a:ln>
                      </wps:spPr>
                      <wps:txbx>
                        <w:txbxContent>
                          <w:p w:rsidR="00510648" w:rsidRDefault="00510648" w:rsidP="00510648">
                            <w:pPr>
                              <w:rPr>
                                <w:rtl/>
                              </w:rPr>
                            </w:pPr>
                          </w:p>
                          <w:p w:rsidR="00510648" w:rsidRDefault="00510648" w:rsidP="00510648">
                            <w:pPr>
                              <w:rPr>
                                <w:rtl/>
                              </w:rPr>
                            </w:pPr>
                          </w:p>
                          <w:p w:rsidR="00510648" w:rsidRDefault="00510648" w:rsidP="00510648">
                            <w:pPr>
                              <w:rPr>
                                <w:rtl/>
                              </w:rPr>
                            </w:pPr>
                          </w:p>
                          <w:p w:rsidR="00510648" w:rsidRDefault="00510648" w:rsidP="00510648">
                            <w:pPr>
                              <w:rPr>
                                <w:rtl/>
                              </w:rPr>
                            </w:pPr>
                          </w:p>
                          <w:p w:rsidR="00510648" w:rsidRDefault="00510648" w:rsidP="007D649E">
                            <w:pPr>
                              <w:rPr>
                                <w:rtl/>
                              </w:rPr>
                            </w:pPr>
                          </w:p>
                          <w:p w:rsidR="00510648" w:rsidRPr="00124E46" w:rsidRDefault="00510648" w:rsidP="007D649E">
                            <w:pPr>
                              <w:pStyle w:val="a4"/>
                              <w:numPr>
                                <w:ilvl w:val="0"/>
                                <w:numId w:val="4"/>
                              </w:numPr>
                              <w:rPr>
                                <w:rFonts w:cs="Guttman-Aram"/>
                                <w:b/>
                                <w:bCs/>
                                <w:sz w:val="40"/>
                                <w:szCs w:val="40"/>
                              </w:rPr>
                            </w:pPr>
                            <w:r w:rsidRPr="00124E46">
                              <w:rPr>
                                <w:rFonts w:cs="Guttman-Aram" w:hint="cs"/>
                                <w:b/>
                                <w:bCs/>
                                <w:sz w:val="40"/>
                                <w:szCs w:val="40"/>
                                <w:rtl/>
                              </w:rPr>
                              <w:t>מילה</w:t>
                            </w:r>
                          </w:p>
                          <w:p w:rsidR="00510648" w:rsidRPr="007D649E" w:rsidRDefault="00510648" w:rsidP="007D649E">
                            <w:pPr>
                              <w:pStyle w:val="a4"/>
                              <w:numPr>
                                <w:ilvl w:val="0"/>
                                <w:numId w:val="4"/>
                              </w:numPr>
                              <w:rPr>
                                <w:rFonts w:cs="Guttman-Aram"/>
                                <w:sz w:val="32"/>
                                <w:szCs w:val="32"/>
                              </w:rPr>
                            </w:pPr>
                            <w:r w:rsidRPr="007D649E">
                              <w:rPr>
                                <w:rFonts w:cs="Guttman-Aram" w:hint="cs"/>
                                <w:sz w:val="32"/>
                                <w:szCs w:val="32"/>
                                <w:rtl/>
                              </w:rPr>
                              <w:t>שורש</w:t>
                            </w:r>
                          </w:p>
                          <w:p w:rsidR="00510648" w:rsidRPr="007D649E" w:rsidRDefault="00510648" w:rsidP="007D649E">
                            <w:pPr>
                              <w:pStyle w:val="a4"/>
                              <w:numPr>
                                <w:ilvl w:val="0"/>
                                <w:numId w:val="4"/>
                              </w:numPr>
                              <w:rPr>
                                <w:rFonts w:cs="Guttman-Aram"/>
                                <w:sz w:val="32"/>
                                <w:szCs w:val="32"/>
                              </w:rPr>
                            </w:pPr>
                            <w:r w:rsidRPr="007D649E">
                              <w:rPr>
                                <w:rFonts w:cs="Guttman-Aram" w:hint="cs"/>
                                <w:sz w:val="32"/>
                                <w:szCs w:val="32"/>
                                <w:rtl/>
                              </w:rPr>
                              <w:t>פירוש</w:t>
                            </w:r>
                          </w:p>
                          <w:p w:rsidR="00510648" w:rsidRPr="007D649E" w:rsidRDefault="00510648" w:rsidP="007D649E">
                            <w:pPr>
                              <w:pStyle w:val="a4"/>
                              <w:numPr>
                                <w:ilvl w:val="0"/>
                                <w:numId w:val="4"/>
                              </w:numPr>
                              <w:rPr>
                                <w:rFonts w:cs="Guttman-Aram"/>
                                <w:sz w:val="32"/>
                                <w:szCs w:val="32"/>
                                <w:rtl/>
                                <w:cs/>
                              </w:rPr>
                            </w:pPr>
                            <w:r w:rsidRPr="007D649E">
                              <w:rPr>
                                <w:rFonts w:cs="Guttman-Aram" w:hint="cs"/>
                                <w:sz w:val="32"/>
                                <w:szCs w:val="32"/>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63706CFF" id="_x0000_s1032" type="#_x0000_t202" style="position:absolute;left:0;text-align:left;margin-left:312.75pt;margin-top:0;width:185.9pt;height:217.5pt;flip:x;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">
                <v:textbox>
                  <w:txbxContent>
                    <w:p w:rsidR="00510648" w:rsidRDefault="00510648" w:rsidP="00510648">
                      <w:pPr>
                        <w:rPr>
                          <w:rtl/>
                        </w:rPr>
                      </w:pPr>
                    </w:p>
                    <w:p w:rsidR="00510648" w:rsidRDefault="00510648" w:rsidP="00510648">
                      <w:pPr>
                        <w:rPr>
                          <w:rtl/>
                        </w:rPr>
                      </w:pPr>
                    </w:p>
                    <w:p w:rsidR="00510648" w:rsidRDefault="00510648" w:rsidP="00510648">
                      <w:pPr>
                        <w:rPr>
                          <w:rtl/>
                        </w:rPr>
                      </w:pPr>
                    </w:p>
                    <w:p w:rsidR="00510648" w:rsidRDefault="00510648" w:rsidP="00510648">
                      <w:pPr>
                        <w:rPr>
                          <w:rtl/>
                        </w:rPr>
                      </w:pPr>
                    </w:p>
                    <w:p w:rsidR="00510648" w:rsidRDefault="00510648" w:rsidP="007D649E">
                      <w:pPr>
                        <w:rPr>
                          <w:rtl/>
                        </w:rPr>
                      </w:pPr>
                    </w:p>
                    <w:p w:rsidR="00510648" w:rsidRPr="00124E46" w:rsidRDefault="00510648" w:rsidP="007D649E">
                      <w:pPr>
                        <w:pStyle w:val="a4"/>
                        <w:numPr>
                          <w:ilvl w:val="0"/>
                          <w:numId w:val="4"/>
                        </w:numPr>
                        <w:rPr>
                          <w:rFonts w:cs="Guttman-Aram"/>
                          <w:b/>
                          <w:bCs/>
                          <w:sz w:val="40"/>
                          <w:szCs w:val="40"/>
                        </w:rPr>
                      </w:pPr>
                      <w:r w:rsidRPr="00124E46">
                        <w:rPr>
                          <w:rFonts w:cs="Guttman-Aram" w:hint="cs"/>
                          <w:b/>
                          <w:bCs/>
                          <w:sz w:val="40"/>
                          <w:szCs w:val="40"/>
                          <w:rtl/>
                        </w:rPr>
                        <w:t>מילה</w:t>
                      </w:r>
                    </w:p>
                    <w:p w:rsidR="00510648" w:rsidRPr="007D649E" w:rsidRDefault="00510648" w:rsidP="007D649E">
                      <w:pPr>
                        <w:pStyle w:val="a4"/>
                        <w:numPr>
                          <w:ilvl w:val="0"/>
                          <w:numId w:val="4"/>
                        </w:numPr>
                        <w:rPr>
                          <w:rFonts w:cs="Guttman-Aram"/>
                          <w:sz w:val="32"/>
                          <w:szCs w:val="32"/>
                        </w:rPr>
                      </w:pPr>
                      <w:r w:rsidRPr="007D649E">
                        <w:rPr>
                          <w:rFonts w:cs="Guttman-Aram" w:hint="cs"/>
                          <w:sz w:val="32"/>
                          <w:szCs w:val="32"/>
                          <w:rtl/>
                        </w:rPr>
                        <w:t>שורש</w:t>
                      </w:r>
                    </w:p>
                    <w:p w:rsidR="00510648" w:rsidRPr="007D649E" w:rsidRDefault="00510648" w:rsidP="007D649E">
                      <w:pPr>
                        <w:pStyle w:val="a4"/>
                        <w:numPr>
                          <w:ilvl w:val="0"/>
                          <w:numId w:val="4"/>
                        </w:numPr>
                        <w:rPr>
                          <w:rFonts w:cs="Guttman-Aram"/>
                          <w:sz w:val="32"/>
                          <w:szCs w:val="32"/>
                        </w:rPr>
                      </w:pPr>
                      <w:r w:rsidRPr="007D649E">
                        <w:rPr>
                          <w:rFonts w:cs="Guttman-Aram" w:hint="cs"/>
                          <w:sz w:val="32"/>
                          <w:szCs w:val="32"/>
                          <w:rtl/>
                        </w:rPr>
                        <w:t>פירוש</w:t>
                      </w:r>
                    </w:p>
                    <w:p w:rsidR="00510648" w:rsidRPr="007D649E" w:rsidRDefault="00510648" w:rsidP="007D649E">
                      <w:pPr>
                        <w:pStyle w:val="a4"/>
                        <w:numPr>
                          <w:ilvl w:val="0"/>
                          <w:numId w:val="4"/>
                        </w:numPr>
                        <w:rPr>
                          <w:rFonts w:cs="Guttman-Aram"/>
                          <w:sz w:val="32"/>
                          <w:szCs w:val="32"/>
                          <w:rtl/>
                          <w:cs/>
                        </w:rPr>
                      </w:pPr>
                      <w:r w:rsidRPr="007D649E">
                        <w:rPr>
                          <w:rFonts w:cs="Guttman-Aram" w:hint="cs"/>
                          <w:sz w:val="32"/>
                          <w:szCs w:val="32"/>
                          <w:rtl/>
                        </w:rPr>
                        <w:t>תמונה</w:t>
                      </w:r>
                    </w:p>
                  </w:txbxContent>
                </v:textbox>
                <w10:wrap type="square"/>
              </v:shape>
            </w:pict>
          </mc:Fallback>
        </mc:AlternateContent>
      </w:r>
      <w:r w:rsidR="00CD16C8" w:rsidRPr="007D649E">
        <w:rPr>
          <w:rFonts w:ascii="David" w:hAnsi="David" w:cs="David"/>
          <w:noProof/>
          <w:sz w:val="24"/>
          <w:szCs w:val="24"/>
          <w:rtl/>
        </w:rPr>
        <mc:AlternateContent>
          <mc:Choice Requires="wps">
            <w:drawing>
              <wp:anchor distT="45720" distB="45720" distL="114300" distR="114300" simplePos="0" relativeHeight="251662336" behindDoc="0" locked="0" layoutInCell="1" allowOverlap="1" wp14:anchorId="37EFF749" wp14:editId="0BEE87C2">
                <wp:simplePos x="0" y="0"/>
                <wp:positionH relativeFrom="column">
                  <wp:posOffset>1543050</wp:posOffset>
                </wp:positionH>
                <wp:positionV relativeFrom="paragraph">
                  <wp:posOffset>9525</wp:posOffset>
                </wp:positionV>
                <wp:extent cx="2360930" cy="2762250"/>
                <wp:effectExtent l="0" t="0" r="24130" b="19050"/>
                <wp:wrapSquare wrapText="bothSides"/>
                <wp:docPr id="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62250"/>
                        </a:xfrm>
                        <a:prstGeom prst="rect">
                          <a:avLst/>
                        </a:prstGeom>
                        <a:solidFill>
                          <a:srgbClr val="FFFFFF"/>
                        </a:solidFill>
                        <a:ln w="9525">
                          <a:solidFill>
                            <a:srgbClr val="000000"/>
                          </a:solidFill>
                          <a:miter lim="800000"/>
                          <a:headEnd/>
                          <a:tailEnd/>
                        </a:ln>
                      </wps:spPr>
                      <wps:txbx>
                        <w:txbxContent>
                          <w:p w:rsidR="007D649E" w:rsidRDefault="007D649E" w:rsidP="007D649E">
                            <w:pPr>
                              <w:rPr>
                                <w:rtl/>
                              </w:rPr>
                            </w:pPr>
                          </w:p>
                          <w:p w:rsidR="007D649E" w:rsidRDefault="007D649E" w:rsidP="007D649E">
                            <w:pPr>
                              <w:rPr>
                                <w:rtl/>
                              </w:rPr>
                            </w:pPr>
                          </w:p>
                          <w:p w:rsidR="007D649E" w:rsidRDefault="007D649E" w:rsidP="007D649E">
                            <w:pPr>
                              <w:rPr>
                                <w:rtl/>
                              </w:rPr>
                            </w:pPr>
                          </w:p>
                          <w:p w:rsidR="007D649E" w:rsidRDefault="007D649E" w:rsidP="007D649E">
                            <w:pPr>
                              <w:rPr>
                                <w:rtl/>
                              </w:rPr>
                            </w:pPr>
                          </w:p>
                          <w:p w:rsidR="007D649E" w:rsidRDefault="007D649E" w:rsidP="007D649E">
                            <w:pPr>
                              <w:pStyle w:val="a4"/>
                              <w:rPr>
                                <w:rFonts w:cs="Guttman-Aram"/>
                                <w:sz w:val="32"/>
                                <w:szCs w:val="32"/>
                              </w:rPr>
                            </w:pPr>
                          </w:p>
                          <w:p w:rsidR="007D649E" w:rsidRPr="007D649E" w:rsidRDefault="007D649E" w:rsidP="007D649E">
                            <w:pPr>
                              <w:pStyle w:val="a4"/>
                              <w:numPr>
                                <w:ilvl w:val="0"/>
                                <w:numId w:val="5"/>
                              </w:numPr>
                              <w:rPr>
                                <w:rFonts w:cs="Guttman-Aram"/>
                                <w:sz w:val="32"/>
                                <w:szCs w:val="32"/>
                              </w:rPr>
                            </w:pPr>
                            <w:r w:rsidRPr="007D649E">
                              <w:rPr>
                                <w:rFonts w:cs="Guttman-Aram" w:hint="cs"/>
                                <w:sz w:val="32"/>
                                <w:szCs w:val="32"/>
                                <w:rtl/>
                              </w:rPr>
                              <w:t>מילה</w:t>
                            </w:r>
                          </w:p>
                          <w:p w:rsidR="007D649E" w:rsidRPr="00124E46" w:rsidRDefault="007D649E" w:rsidP="007D649E">
                            <w:pPr>
                              <w:pStyle w:val="a4"/>
                              <w:numPr>
                                <w:ilvl w:val="0"/>
                                <w:numId w:val="5"/>
                              </w:numPr>
                              <w:rPr>
                                <w:rFonts w:cs="Guttman-Aram"/>
                                <w:b/>
                                <w:bCs/>
                                <w:sz w:val="40"/>
                                <w:szCs w:val="40"/>
                              </w:rPr>
                            </w:pPr>
                            <w:r w:rsidRPr="00124E46">
                              <w:rPr>
                                <w:rFonts w:cs="Guttman-Aram" w:hint="cs"/>
                                <w:b/>
                                <w:bCs/>
                                <w:sz w:val="40"/>
                                <w:szCs w:val="40"/>
                                <w:rtl/>
                              </w:rPr>
                              <w:t>שורש</w:t>
                            </w:r>
                          </w:p>
                          <w:p w:rsidR="007D649E" w:rsidRPr="007D649E" w:rsidRDefault="007D649E" w:rsidP="007D649E">
                            <w:pPr>
                              <w:pStyle w:val="a4"/>
                              <w:numPr>
                                <w:ilvl w:val="0"/>
                                <w:numId w:val="5"/>
                              </w:numPr>
                              <w:rPr>
                                <w:rFonts w:cs="Guttman-Aram"/>
                                <w:sz w:val="32"/>
                                <w:szCs w:val="32"/>
                              </w:rPr>
                            </w:pPr>
                            <w:r w:rsidRPr="007D649E">
                              <w:rPr>
                                <w:rFonts w:cs="Guttman-Aram" w:hint="cs"/>
                                <w:sz w:val="32"/>
                                <w:szCs w:val="32"/>
                                <w:rtl/>
                              </w:rPr>
                              <w:t>פירוש</w:t>
                            </w:r>
                          </w:p>
                          <w:p w:rsidR="007D649E" w:rsidRPr="007D649E" w:rsidRDefault="007D649E" w:rsidP="007D649E">
                            <w:pPr>
                              <w:pStyle w:val="a4"/>
                              <w:numPr>
                                <w:ilvl w:val="0"/>
                                <w:numId w:val="5"/>
                              </w:numPr>
                              <w:rPr>
                                <w:rFonts w:cs="Guttman-Aram"/>
                                <w:sz w:val="32"/>
                                <w:szCs w:val="32"/>
                                <w:rtl/>
                                <w:cs/>
                              </w:rPr>
                            </w:pPr>
                            <w:r w:rsidRPr="007D649E">
                              <w:rPr>
                                <w:rFonts w:cs="Guttman-Aram" w:hint="cs"/>
                                <w:sz w:val="32"/>
                                <w:szCs w:val="32"/>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37EFF749" id="_x0000_s1033" type="#_x0000_t202" style="position:absolute;left:0;text-align:left;margin-left:121.5pt;margin-top:.75pt;width:185.9pt;height:217.5pt;flip:x;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">
                <v:textbox>
                  <w:txbxContent>
                    <w:p w:rsidR="007D649E" w:rsidRDefault="007D649E" w:rsidP="007D649E">
                      <w:pPr>
                        <w:rPr>
                          <w:rtl/>
                        </w:rPr>
                      </w:pPr>
                    </w:p>
                    <w:p w:rsidR="007D649E" w:rsidRDefault="007D649E" w:rsidP="007D649E">
                      <w:pPr>
                        <w:rPr>
                          <w:rtl/>
                        </w:rPr>
                      </w:pPr>
                    </w:p>
                    <w:p w:rsidR="007D649E" w:rsidRDefault="007D649E" w:rsidP="007D649E">
                      <w:pPr>
                        <w:rPr>
                          <w:rtl/>
                        </w:rPr>
                      </w:pPr>
                    </w:p>
                    <w:p w:rsidR="007D649E" w:rsidRDefault="007D649E" w:rsidP="007D649E">
                      <w:pPr>
                        <w:rPr>
                          <w:rtl/>
                        </w:rPr>
                      </w:pPr>
                    </w:p>
                    <w:p w:rsidR="007D649E" w:rsidRDefault="007D649E" w:rsidP="007D649E">
                      <w:pPr>
                        <w:pStyle w:val="a4"/>
                        <w:rPr>
                          <w:rFonts w:cs="Guttman-Aram"/>
                          <w:sz w:val="32"/>
                          <w:szCs w:val="32"/>
                        </w:rPr>
                      </w:pPr>
                    </w:p>
                    <w:p w:rsidR="007D649E" w:rsidRPr="007D649E" w:rsidRDefault="007D649E" w:rsidP="007D649E">
                      <w:pPr>
                        <w:pStyle w:val="a4"/>
                        <w:numPr>
                          <w:ilvl w:val="0"/>
                          <w:numId w:val="5"/>
                        </w:numPr>
                        <w:rPr>
                          <w:rFonts w:cs="Guttman-Aram"/>
                          <w:sz w:val="32"/>
                          <w:szCs w:val="32"/>
                        </w:rPr>
                      </w:pPr>
                      <w:r w:rsidRPr="007D649E">
                        <w:rPr>
                          <w:rFonts w:cs="Guttman-Aram" w:hint="cs"/>
                          <w:sz w:val="32"/>
                          <w:szCs w:val="32"/>
                          <w:rtl/>
                        </w:rPr>
                        <w:t>מילה</w:t>
                      </w:r>
                    </w:p>
                    <w:p w:rsidR="007D649E" w:rsidRPr="00124E46" w:rsidRDefault="007D649E" w:rsidP="007D649E">
                      <w:pPr>
                        <w:pStyle w:val="a4"/>
                        <w:numPr>
                          <w:ilvl w:val="0"/>
                          <w:numId w:val="5"/>
                        </w:numPr>
                        <w:rPr>
                          <w:rFonts w:cs="Guttman-Aram"/>
                          <w:b/>
                          <w:bCs/>
                          <w:sz w:val="40"/>
                          <w:szCs w:val="40"/>
                        </w:rPr>
                      </w:pPr>
                      <w:r w:rsidRPr="00124E46">
                        <w:rPr>
                          <w:rFonts w:cs="Guttman-Aram" w:hint="cs"/>
                          <w:b/>
                          <w:bCs/>
                          <w:sz w:val="40"/>
                          <w:szCs w:val="40"/>
                          <w:rtl/>
                        </w:rPr>
                        <w:t>שורש</w:t>
                      </w:r>
                    </w:p>
                    <w:p w:rsidR="007D649E" w:rsidRPr="007D649E" w:rsidRDefault="007D649E" w:rsidP="007D649E">
                      <w:pPr>
                        <w:pStyle w:val="a4"/>
                        <w:numPr>
                          <w:ilvl w:val="0"/>
                          <w:numId w:val="5"/>
                        </w:numPr>
                        <w:rPr>
                          <w:rFonts w:cs="Guttman-Aram"/>
                          <w:sz w:val="32"/>
                          <w:szCs w:val="32"/>
                        </w:rPr>
                      </w:pPr>
                      <w:r w:rsidRPr="007D649E">
                        <w:rPr>
                          <w:rFonts w:cs="Guttman-Aram" w:hint="cs"/>
                          <w:sz w:val="32"/>
                          <w:szCs w:val="32"/>
                          <w:rtl/>
                        </w:rPr>
                        <w:t>פירוש</w:t>
                      </w:r>
                    </w:p>
                    <w:p w:rsidR="007D649E" w:rsidRPr="007D649E" w:rsidRDefault="007D649E" w:rsidP="007D649E">
                      <w:pPr>
                        <w:pStyle w:val="a4"/>
                        <w:numPr>
                          <w:ilvl w:val="0"/>
                          <w:numId w:val="5"/>
                        </w:numPr>
                        <w:rPr>
                          <w:rFonts w:cs="Guttman-Aram"/>
                          <w:sz w:val="32"/>
                          <w:szCs w:val="32"/>
                          <w:rtl/>
                          <w:cs/>
                        </w:rPr>
                      </w:pPr>
                      <w:r w:rsidRPr="007D649E">
                        <w:rPr>
                          <w:rFonts w:cs="Guttman-Aram" w:hint="cs"/>
                          <w:sz w:val="32"/>
                          <w:szCs w:val="32"/>
                          <w:rtl/>
                        </w:rPr>
                        <w:t>תמונה</w:t>
                      </w:r>
                    </w:p>
                  </w:txbxContent>
                </v:textbox>
                <w10:wrap type="square"/>
              </v:shape>
            </w:pict>
          </mc:Fallback>
        </mc:AlternateContent>
      </w:r>
      <w:r w:rsidR="00CD16C8" w:rsidRPr="007D649E">
        <w:rPr>
          <w:rFonts w:ascii="David" w:hAnsi="David" w:cs="David"/>
          <w:noProof/>
          <w:sz w:val="24"/>
          <w:szCs w:val="24"/>
          <w:rtl/>
        </w:rPr>
        <mc:AlternateContent>
          <mc:Choice Requires="wps">
            <w:drawing>
              <wp:anchor distT="45720" distB="45720" distL="114300" distR="114300" simplePos="0" relativeHeight="251665408" behindDoc="0" locked="0" layoutInCell="1" allowOverlap="1" wp14:anchorId="58DAE7F4" wp14:editId="61016A9C">
                <wp:simplePos x="0" y="0"/>
                <wp:positionH relativeFrom="column">
                  <wp:posOffset>-866775</wp:posOffset>
                </wp:positionH>
                <wp:positionV relativeFrom="paragraph">
                  <wp:posOffset>0</wp:posOffset>
                </wp:positionV>
                <wp:extent cx="2360930" cy="2752725"/>
                <wp:effectExtent l="0" t="0" r="24130" b="28575"/>
                <wp:wrapSquare wrapText="bothSides"/>
                <wp:docPr id="5" name="תיבת טקסט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52725"/>
                        </a:xfrm>
                        <a:prstGeom prst="rect">
                          <a:avLst/>
                        </a:prstGeom>
                        <a:solidFill>
                          <a:srgbClr val="FFFFFF"/>
                        </a:solidFill>
                        <a:ln w="9525">
                          <a:solidFill>
                            <a:srgbClr val="000000"/>
                          </a:solidFill>
                          <a:miter lim="800000"/>
                          <a:headEnd/>
                          <a:tailEnd/>
                        </a:ln>
                      </wps:spPr>
                      <wps:txbx>
                        <w:txbxContent>
                          <w:p w:rsidR="007D649E" w:rsidRDefault="007D649E" w:rsidP="007D649E">
                            <w:pPr>
                              <w:rPr>
                                <w:rtl/>
                              </w:rPr>
                            </w:pPr>
                          </w:p>
                          <w:p w:rsidR="007D649E" w:rsidRDefault="007D649E" w:rsidP="007D649E">
                            <w:pPr>
                              <w:rPr>
                                <w:rtl/>
                              </w:rPr>
                            </w:pPr>
                          </w:p>
                          <w:p w:rsidR="007D649E" w:rsidRDefault="007D649E" w:rsidP="007D649E">
                            <w:pPr>
                              <w:rPr>
                                <w:rtl/>
                              </w:rPr>
                            </w:pPr>
                          </w:p>
                          <w:p w:rsidR="007D649E" w:rsidRDefault="007D649E" w:rsidP="007D649E">
                            <w:pPr>
                              <w:rPr>
                                <w:rtl/>
                              </w:rPr>
                            </w:pPr>
                          </w:p>
                          <w:p w:rsidR="007D649E" w:rsidRDefault="007D649E" w:rsidP="007D649E">
                            <w:pPr>
                              <w:pStyle w:val="a4"/>
                              <w:rPr>
                                <w:rFonts w:cs="Guttman-Aram"/>
                                <w:sz w:val="32"/>
                                <w:szCs w:val="32"/>
                              </w:rPr>
                            </w:pPr>
                          </w:p>
                          <w:p w:rsidR="007D649E" w:rsidRPr="007D649E" w:rsidRDefault="007D649E" w:rsidP="007D649E">
                            <w:pPr>
                              <w:pStyle w:val="a4"/>
                              <w:numPr>
                                <w:ilvl w:val="0"/>
                                <w:numId w:val="6"/>
                              </w:numPr>
                              <w:rPr>
                                <w:rFonts w:cs="Guttman-Aram"/>
                                <w:sz w:val="32"/>
                                <w:szCs w:val="32"/>
                              </w:rPr>
                            </w:pPr>
                            <w:r w:rsidRPr="007D649E">
                              <w:rPr>
                                <w:rFonts w:cs="Guttman-Aram" w:hint="cs"/>
                                <w:sz w:val="32"/>
                                <w:szCs w:val="32"/>
                                <w:rtl/>
                              </w:rPr>
                              <w:t>מילה</w:t>
                            </w:r>
                          </w:p>
                          <w:p w:rsidR="007D649E" w:rsidRPr="007D649E" w:rsidRDefault="007D649E" w:rsidP="007D649E">
                            <w:pPr>
                              <w:pStyle w:val="a4"/>
                              <w:numPr>
                                <w:ilvl w:val="0"/>
                                <w:numId w:val="6"/>
                              </w:numPr>
                              <w:rPr>
                                <w:rFonts w:cs="Guttman-Aram"/>
                                <w:sz w:val="32"/>
                                <w:szCs w:val="32"/>
                              </w:rPr>
                            </w:pPr>
                            <w:r w:rsidRPr="007D649E">
                              <w:rPr>
                                <w:rFonts w:cs="Guttman-Aram" w:hint="cs"/>
                                <w:sz w:val="32"/>
                                <w:szCs w:val="32"/>
                                <w:rtl/>
                              </w:rPr>
                              <w:t>שורש</w:t>
                            </w:r>
                          </w:p>
                          <w:p w:rsidR="007D649E" w:rsidRPr="00124E46" w:rsidRDefault="007D649E" w:rsidP="007D649E">
                            <w:pPr>
                              <w:pStyle w:val="a4"/>
                              <w:numPr>
                                <w:ilvl w:val="0"/>
                                <w:numId w:val="6"/>
                              </w:numPr>
                              <w:rPr>
                                <w:rFonts w:cs="Guttman-Aram"/>
                                <w:b/>
                                <w:bCs/>
                                <w:sz w:val="40"/>
                                <w:szCs w:val="40"/>
                              </w:rPr>
                            </w:pPr>
                            <w:r w:rsidRPr="00124E46">
                              <w:rPr>
                                <w:rFonts w:cs="Guttman-Aram" w:hint="cs"/>
                                <w:b/>
                                <w:bCs/>
                                <w:sz w:val="40"/>
                                <w:szCs w:val="40"/>
                                <w:rtl/>
                              </w:rPr>
                              <w:t>פירוש</w:t>
                            </w:r>
                          </w:p>
                          <w:p w:rsidR="007D649E" w:rsidRPr="007D649E" w:rsidRDefault="007D649E" w:rsidP="007D649E">
                            <w:pPr>
                              <w:pStyle w:val="a4"/>
                              <w:numPr>
                                <w:ilvl w:val="0"/>
                                <w:numId w:val="6"/>
                              </w:numPr>
                              <w:rPr>
                                <w:rFonts w:cs="Guttman-Aram"/>
                                <w:sz w:val="32"/>
                                <w:szCs w:val="32"/>
                                <w:rtl/>
                                <w:cs/>
                              </w:rPr>
                            </w:pPr>
                            <w:r w:rsidRPr="007D649E">
                              <w:rPr>
                                <w:rFonts w:cs="Guttman-Aram" w:hint="cs"/>
                                <w:sz w:val="32"/>
                                <w:szCs w:val="32"/>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58DAE7F4" id="תיבת טקסט 5" o:spid="_x0000_s1034" type="#_x0000_t202" style="position:absolute;left:0;text-align:left;margin-left:-68.25pt;margin-top:0;width:185.9pt;height:216.75pt;flip:x;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">
                <v:textbox>
                  <w:txbxContent>
                    <w:p w:rsidR="007D649E" w:rsidRDefault="007D649E" w:rsidP="007D649E">
                      <w:pPr>
                        <w:rPr>
                          <w:rtl/>
                        </w:rPr>
                      </w:pPr>
                    </w:p>
                    <w:p w:rsidR="007D649E" w:rsidRDefault="007D649E" w:rsidP="007D649E">
                      <w:pPr>
                        <w:rPr>
                          <w:rtl/>
                        </w:rPr>
                      </w:pPr>
                    </w:p>
                    <w:p w:rsidR="007D649E" w:rsidRDefault="007D649E" w:rsidP="007D649E">
                      <w:pPr>
                        <w:rPr>
                          <w:rtl/>
                        </w:rPr>
                      </w:pPr>
                    </w:p>
                    <w:p w:rsidR="007D649E" w:rsidRDefault="007D649E" w:rsidP="007D649E">
                      <w:pPr>
                        <w:rPr>
                          <w:rtl/>
                        </w:rPr>
                      </w:pPr>
                    </w:p>
                    <w:p w:rsidR="007D649E" w:rsidRDefault="007D649E" w:rsidP="007D649E">
                      <w:pPr>
                        <w:pStyle w:val="a4"/>
                        <w:rPr>
                          <w:rFonts w:cs="Guttman-Aram"/>
                          <w:sz w:val="32"/>
                          <w:szCs w:val="32"/>
                        </w:rPr>
                      </w:pPr>
                    </w:p>
                    <w:p w:rsidR="007D649E" w:rsidRPr="007D649E" w:rsidRDefault="007D649E" w:rsidP="007D649E">
                      <w:pPr>
                        <w:pStyle w:val="a4"/>
                        <w:numPr>
                          <w:ilvl w:val="0"/>
                          <w:numId w:val="6"/>
                        </w:numPr>
                        <w:rPr>
                          <w:rFonts w:cs="Guttman-Aram"/>
                          <w:sz w:val="32"/>
                          <w:szCs w:val="32"/>
                        </w:rPr>
                      </w:pPr>
                      <w:r w:rsidRPr="007D649E">
                        <w:rPr>
                          <w:rFonts w:cs="Guttman-Aram" w:hint="cs"/>
                          <w:sz w:val="32"/>
                          <w:szCs w:val="32"/>
                          <w:rtl/>
                        </w:rPr>
                        <w:t>מילה</w:t>
                      </w:r>
                    </w:p>
                    <w:p w:rsidR="007D649E" w:rsidRPr="007D649E" w:rsidRDefault="007D649E" w:rsidP="007D649E">
                      <w:pPr>
                        <w:pStyle w:val="a4"/>
                        <w:numPr>
                          <w:ilvl w:val="0"/>
                          <w:numId w:val="6"/>
                        </w:numPr>
                        <w:rPr>
                          <w:rFonts w:cs="Guttman-Aram"/>
                          <w:sz w:val="32"/>
                          <w:szCs w:val="32"/>
                        </w:rPr>
                      </w:pPr>
                      <w:r w:rsidRPr="007D649E">
                        <w:rPr>
                          <w:rFonts w:cs="Guttman-Aram" w:hint="cs"/>
                          <w:sz w:val="32"/>
                          <w:szCs w:val="32"/>
                          <w:rtl/>
                        </w:rPr>
                        <w:t>שורש</w:t>
                      </w:r>
                    </w:p>
                    <w:p w:rsidR="007D649E" w:rsidRPr="00124E46" w:rsidRDefault="007D649E" w:rsidP="007D649E">
                      <w:pPr>
                        <w:pStyle w:val="a4"/>
                        <w:numPr>
                          <w:ilvl w:val="0"/>
                          <w:numId w:val="6"/>
                        </w:numPr>
                        <w:rPr>
                          <w:rFonts w:cs="Guttman-Aram"/>
                          <w:b/>
                          <w:bCs/>
                          <w:sz w:val="40"/>
                          <w:szCs w:val="40"/>
                        </w:rPr>
                      </w:pPr>
                      <w:r w:rsidRPr="00124E46">
                        <w:rPr>
                          <w:rFonts w:cs="Guttman-Aram" w:hint="cs"/>
                          <w:b/>
                          <w:bCs/>
                          <w:sz w:val="40"/>
                          <w:szCs w:val="40"/>
                          <w:rtl/>
                        </w:rPr>
                        <w:t>פירוש</w:t>
                      </w:r>
                    </w:p>
                    <w:p w:rsidR="007D649E" w:rsidRPr="007D649E" w:rsidRDefault="007D649E" w:rsidP="007D649E">
                      <w:pPr>
                        <w:pStyle w:val="a4"/>
                        <w:numPr>
                          <w:ilvl w:val="0"/>
                          <w:numId w:val="6"/>
                        </w:numPr>
                        <w:rPr>
                          <w:rFonts w:cs="Guttman-Aram"/>
                          <w:sz w:val="32"/>
                          <w:szCs w:val="32"/>
                          <w:rtl/>
                          <w:cs/>
                        </w:rPr>
                      </w:pPr>
                      <w:r w:rsidRPr="007D649E">
                        <w:rPr>
                          <w:rFonts w:cs="Guttman-Aram" w:hint="cs"/>
                          <w:sz w:val="32"/>
                          <w:szCs w:val="32"/>
                          <w:rtl/>
                        </w:rPr>
                        <w:t>תמונה</w:t>
                      </w:r>
                    </w:p>
                  </w:txbxContent>
                </v:textbox>
                <w10:wrap type="square"/>
              </v:shape>
            </w:pict>
          </mc:Fallback>
        </mc:AlternateContent>
      </w:r>
      <w:r w:rsidR="007D649E">
        <w:rPr>
          <w:noProof/>
        </w:rPr>
        <mc:AlternateContent>
          <mc:Choice Requires="wps">
            <w:drawing>
              <wp:anchor distT="0" distB="0" distL="114300" distR="114300" simplePos="0" relativeHeight="251667456" behindDoc="0" locked="0" layoutInCell="1" allowOverlap="1" wp14:anchorId="0E63BCE4" wp14:editId="23521E9E">
                <wp:simplePos x="0" y="0"/>
                <wp:positionH relativeFrom="column">
                  <wp:posOffset>-714375</wp:posOffset>
                </wp:positionH>
                <wp:positionV relativeFrom="paragraph">
                  <wp:posOffset>123825</wp:posOffset>
                </wp:positionV>
                <wp:extent cx="1828800" cy="1219200"/>
                <wp:effectExtent l="0" t="0" r="19050" b="19050"/>
                <wp:wrapNone/>
                <wp:docPr id="6" name="תיבת טקסט 6"/>
                <wp:cNvGraphicFramePr/>
                <a:graphic xmlns:a="http://schemas.openxmlformats.org/drawingml/2006/main">
                  <a:graphicData uri="http://schemas.microsoft.com/office/word/2010/wordprocessingShape">
                    <wps:wsp>
                      <wps:cNvSpPr txBox="1"/>
                      <wps:spPr>
                        <a:xfrm>
                          <a:off x="0" y="0"/>
                          <a:ext cx="1828800" cy="1219200"/>
                        </a:xfrm>
                        <a:prstGeom prst="rect">
                          <a:avLst/>
                        </a:prstGeom>
                        <a:noFill/>
                        <a:ln w="6350">
                          <a:solidFill>
                            <a:prstClr val="black"/>
                          </a:solidFill>
                        </a:ln>
                        <a:effectLst/>
                      </wps:spPr>
                      <wps:txbx>
                        <w:txbxContent>
                          <w:p w:rsidR="007D649E" w:rsidRPr="007D649E" w:rsidRDefault="007D649E" w:rsidP="007D649E">
                            <w:pPr>
                              <w:rPr>
                                <w:rFonts w:cs="Guttman-Aram"/>
                                <w:b/>
                                <w:outline/>
                                <w:color w:val="000000" w:themeColor="text1"/>
                                <w:sz w:val="28"/>
                                <w:szCs w:val="28"/>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pPr>
                            <w:r w:rsidRPr="007D649E">
                              <w:rPr>
                                <w:rFonts w:cs="Guttman-Aram" w:hint="cs"/>
                                <w:b/>
                                <w:outline/>
                                <w:color w:val="000000" w:themeColor="text1"/>
                                <w:sz w:val="28"/>
                                <w:szCs w:val="28"/>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t>כלי תחבורה לא ממונע בעל שני גלגלים, ומונע על ידי דוושות שהרוכב מסובב בכפות רגליו.</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E63BCE4" id="תיבת טקסט 6" o:spid="_x0000_s1035" type="#_x0000_t202" style="position:absolute;left:0;text-align:left;margin-left:-56.25pt;margin-top:9.75pt;width:2in;height: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" filled="f" strokeweight=".5pt">
                <v:textbox>
                  <w:txbxContent>
                    <w:p w:rsidR="007D649E" w:rsidRPr="007D649E" w:rsidRDefault="007D649E" w:rsidP="007D649E">
                      <w:pPr>
                        <w:rPr>
                          <w:rFonts w:cs="Guttman-Aram"/>
                          <w:b/>
                          <w:outline/>
                          <w:color w:val="000000" w:themeColor="text1"/>
                          <w:sz w:val="28"/>
                          <w:szCs w:val="28"/>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pPr>
                      <w:r w:rsidRPr="007D649E">
                        <w:rPr>
                          <w:rFonts w:cs="Guttman-Aram" w:hint="cs"/>
                          <w:b/>
                          <w:outline/>
                          <w:color w:val="000000" w:themeColor="text1"/>
                          <w:sz w:val="28"/>
                          <w:szCs w:val="28"/>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t>כלי תחבורה לא ממונע בעל שני גלגלים, ומונע על ידי דוושות שהרוכב מסובב בכפות רגליו.</w:t>
                      </w:r>
                    </w:p>
                  </w:txbxContent>
                </v:textbox>
              </v:shape>
            </w:pict>
          </mc:Fallback>
        </mc:AlternateContent>
      </w:r>
      <w:r w:rsidR="007D649E">
        <w:rPr>
          <w:noProof/>
        </w:rPr>
        <mc:AlternateContent>
          <mc:Choice Requires="wps">
            <w:drawing>
              <wp:anchor distT="0" distB="0" distL="114300" distR="114300" simplePos="0" relativeHeight="251663360" behindDoc="0" locked="0" layoutInCell="1" allowOverlap="1" wp14:anchorId="206D582F" wp14:editId="1DDCD32D">
                <wp:simplePos x="0" y="0"/>
                <wp:positionH relativeFrom="margin">
                  <wp:align>center</wp:align>
                </wp:positionH>
                <wp:positionV relativeFrom="paragraph">
                  <wp:posOffset>254635</wp:posOffset>
                </wp:positionV>
                <wp:extent cx="1600200" cy="981075"/>
                <wp:effectExtent l="0" t="0" r="19050" b="28575"/>
                <wp:wrapNone/>
                <wp:docPr id="4" name="תיבת טקסט 4"/>
                <wp:cNvGraphicFramePr/>
                <a:graphic xmlns:a="http://schemas.openxmlformats.org/drawingml/2006/main">
                  <a:graphicData uri="http://schemas.microsoft.com/office/word/2010/wordprocessingShape">
                    <wps:wsp>
                      <wps:cNvSpPr txBox="1"/>
                      <wps:spPr>
                        <a:xfrm>
                          <a:off x="0" y="0"/>
                          <a:ext cx="1600200" cy="9810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D649E" w:rsidRPr="007D649E" w:rsidRDefault="007D649E">
                            <w:pPr>
                              <w:rPr>
                                <w:rFonts w:cs="Guttman-Aram"/>
                                <w:b/>
                                <w:outline/>
                                <w:color w:val="000000" w:themeColor="text1"/>
                                <w:sz w:val="80"/>
                                <w:szCs w:val="80"/>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pPr>
                            <w:r w:rsidRPr="007D649E">
                              <w:rPr>
                                <w:rFonts w:cs="Guttman-Aram" w:hint="cs"/>
                                <w:b/>
                                <w:outline/>
                                <w:color w:val="000000" w:themeColor="text1"/>
                                <w:sz w:val="80"/>
                                <w:szCs w:val="80"/>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t>א-פ-נ</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06D582F" id="תיבת טקסט 4" o:spid="_x0000_s1036" type="#_x0000_t202" style="position:absolute;left:0;text-align:left;margin-left:0;margin-top:20.05pt;width:126pt;height:77.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" fillcolor="white [3201]" strokeweight=".5pt">
                <v:textbox>
                  <w:txbxContent>
                    <w:p w:rsidR="007D649E" w:rsidRPr="007D649E" w:rsidRDefault="007D649E">
                      <w:pPr>
                        <w:rPr>
                          <w:rFonts w:cs="Guttman-Aram"/>
                          <w:b/>
                          <w:outline/>
                          <w:color w:val="000000" w:themeColor="text1"/>
                          <w:sz w:val="80"/>
                          <w:szCs w:val="80"/>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pPr>
                      <w:r w:rsidRPr="007D649E">
                        <w:rPr>
                          <w:rFonts w:cs="Guttman-Aram" w:hint="cs"/>
                          <w:b/>
                          <w:outline/>
                          <w:color w:val="000000" w:themeColor="text1"/>
                          <w:sz w:val="80"/>
                          <w:szCs w:val="80"/>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solidFill>
                              <w14:srgbClr w14:val="FFFFFF"/>
                            </w14:solidFill>
                          </w14:textFill>
                        </w:rPr>
                        <w:t>א-פ-נ</w:t>
                      </w:r>
                    </w:p>
                  </w:txbxContent>
                </v:textbox>
                <w10:wrap anchorx="margin"/>
              </v:shape>
            </w:pict>
          </mc:Fallback>
        </mc:AlternateContent>
      </w:r>
      <w:r w:rsidR="007D649E">
        <w:rPr>
          <w:rFonts w:ascii="David" w:hAnsi="David" w:cs="David"/>
          <w:noProof/>
          <w:sz w:val="24"/>
          <w:szCs w:val="24"/>
          <w:rtl/>
        </w:rPr>
        <mc:AlternateContent>
          <mc:Choice Requires="wps">
            <w:drawing>
              <wp:anchor distT="0" distB="0" distL="114300" distR="114300" simplePos="0" relativeHeight="251660288" behindDoc="0" locked="0" layoutInCell="1" allowOverlap="1" wp14:anchorId="3B9E1F7E" wp14:editId="3C2AFCD1">
                <wp:simplePos x="0" y="0"/>
                <wp:positionH relativeFrom="column">
                  <wp:posOffset>4267200</wp:posOffset>
                </wp:positionH>
                <wp:positionV relativeFrom="paragraph">
                  <wp:posOffset>238125</wp:posOffset>
                </wp:positionV>
                <wp:extent cx="1533525" cy="1019175"/>
                <wp:effectExtent l="0" t="0" r="28575" b="28575"/>
                <wp:wrapNone/>
                <wp:docPr id="1" name="תיבת טקסט 1"/>
                <wp:cNvGraphicFramePr/>
                <a:graphic xmlns:a="http://schemas.openxmlformats.org/drawingml/2006/main">
                  <a:graphicData uri="http://schemas.microsoft.com/office/word/2010/wordprocessingShape">
                    <wps:wsp>
                      <wps:cNvSpPr txBox="1"/>
                      <wps:spPr>
                        <a:xfrm>
                          <a:off x="0" y="0"/>
                          <a:ext cx="1533525" cy="1019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10648" w:rsidRPr="007D649E" w:rsidRDefault="00510648" w:rsidP="00510648">
                            <w:pPr>
                              <w:jc w:val="center"/>
                              <w:rPr>
                                <w:rFonts w:cs="Guttman-Aram"/>
                                <w:b/>
                                <w:color w:val="FFFFFF" w:themeColor="background1"/>
                                <w:sz w:val="88"/>
                                <w:szCs w:val="88"/>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rPr>
                            </w:pPr>
                            <w:r w:rsidRPr="007D649E">
                              <w:rPr>
                                <w:rFonts w:cs="Guttman-Aram" w:hint="cs"/>
                                <w:b/>
                                <w:color w:val="FFFFFF" w:themeColor="background1"/>
                                <w:sz w:val="88"/>
                                <w:szCs w:val="88"/>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rPr>
                              <w:t>אוֹפַנַּיִם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xmlns:w15="http://schemas.microsoft.com/office/word/2012/wordml">
            <w:pict>
              <v:shape w14:anchorId="3B9E1F7E" id="תיבת טקסט 1" o:spid="_x0000_s1037" type="#_x0000_t202" style="position:absolute;left:0;text-align:left;margin-left:336pt;margin-top:18.75pt;width:120.75pt;height:80.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" fillcolor="white [3201]" strokeweight=".5pt">
                <v:textbox>
                  <w:txbxContent>
                    <w:p w:rsidR="00510648" w:rsidRPr="007D649E" w:rsidRDefault="00510648" w:rsidP="00510648">
                      <w:pPr>
                        <w:jc w:val="center"/>
                        <w:rPr>
                          <w:rFonts w:cs="Guttman-Aram"/>
                          <w:b/>
                          <w:color w:val="FFFFFF" w:themeColor="background1"/>
                          <w:sz w:val="88"/>
                          <w:szCs w:val="88"/>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rPr>
                      </w:pPr>
                      <w:r w:rsidRPr="007D649E">
                        <w:rPr>
                          <w:rFonts w:cs="Guttman-Aram" w:hint="cs"/>
                          <w:b/>
                          <w:color w:val="FFFFFF" w:themeColor="background1"/>
                          <w:sz w:val="88"/>
                          <w:szCs w:val="88"/>
                          <w:rtl/>
                          <w14:shadow w14:blurRad="38100" w14:dist="22860"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rPr>
                        <w:t>אוֹפַנַּיִם</w:t>
                      </w:r>
                    </w:p>
                  </w:txbxContent>
                </v:textbox>
              </v:shape>
            </w:pict>
          </mc:Fallback>
        </mc:AlternateContent>
      </w:r>
    </w:p>
    <w:p w:rsidR="006A03DF" w:rsidRDefault="005B618B" w:rsidP="00CD16C8">
      <w:pPr>
        <w:tabs>
          <w:tab w:val="right" w:pos="6075"/>
        </w:tabs>
        <w:bidi w:val="0"/>
      </w:pPr>
      <w:r w:rsidRPr="007D649E">
        <w:rPr>
          <w:rFonts w:ascii="David" w:hAnsi="David" w:cs="David"/>
          <w:noProof/>
          <w:sz w:val="24"/>
          <w:szCs w:val="24"/>
          <w:rtl/>
        </w:rPr>
        <mc:AlternateContent>
          <mc:Choice Requires="wps">
            <w:drawing>
              <wp:anchor distT="45720" distB="45720" distL="114300" distR="114300" simplePos="0" relativeHeight="251683840" behindDoc="0" locked="0" layoutInCell="1" allowOverlap="1" wp14:anchorId="7C1C0AA5" wp14:editId="5AD15014">
                <wp:simplePos x="0" y="0"/>
                <wp:positionH relativeFrom="margin">
                  <wp:posOffset>1725295</wp:posOffset>
                </wp:positionH>
                <wp:positionV relativeFrom="paragraph">
                  <wp:posOffset>2988310</wp:posOffset>
                </wp:positionV>
                <wp:extent cx="2360930" cy="2762250"/>
                <wp:effectExtent l="0" t="0" r="24130" b="19050"/>
                <wp:wrapSquare wrapText="bothSides"/>
                <wp:docPr id="1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62250"/>
                        </a:xfrm>
                        <a:prstGeom prst="rect">
                          <a:avLst/>
                        </a:prstGeom>
                        <a:solidFill>
                          <a:srgbClr val="FFFFFF"/>
                        </a:solidFill>
                        <a:ln w="9525">
                          <a:solidFill>
                            <a:srgbClr val="000000"/>
                          </a:solidFill>
                          <a:miter lim="800000"/>
                          <a:headEnd/>
                          <a:tailEnd/>
                        </a:ln>
                      </wps:spPr>
                      <wps:txbx>
                        <w:txbxContent>
                          <w:p w:rsidR="00BF054F" w:rsidRDefault="00BF054F" w:rsidP="00BF054F">
                            <w:pPr>
                              <w:rPr>
                                <w:rtl/>
                              </w:rPr>
                            </w:pPr>
                          </w:p>
                          <w:p w:rsidR="00BF054F" w:rsidRDefault="00BF054F" w:rsidP="00BF054F">
                            <w:pPr>
                              <w:rPr>
                                <w:rtl/>
                              </w:rPr>
                            </w:pPr>
                          </w:p>
                          <w:p w:rsidR="00BF054F" w:rsidRDefault="00BF054F" w:rsidP="00BF054F">
                            <w:pPr>
                              <w:rPr>
                                <w:rtl/>
                              </w:rPr>
                            </w:pPr>
                          </w:p>
                          <w:p w:rsidR="00BF054F" w:rsidRDefault="00BF054F" w:rsidP="00BF054F">
                            <w:pPr>
                              <w:rPr>
                                <w:rtl/>
                              </w:rPr>
                            </w:pPr>
                          </w:p>
                          <w:p w:rsidR="00BF054F" w:rsidRDefault="00BF054F" w:rsidP="00BF054F">
                            <w:pPr>
                              <w:rPr>
                                <w:rtl/>
                              </w:rPr>
                            </w:pPr>
                          </w:p>
                          <w:p w:rsidR="00BF054F" w:rsidRPr="00EA4865" w:rsidRDefault="00BF054F" w:rsidP="00BF054F">
                            <w:pPr>
                              <w:pStyle w:val="a4"/>
                              <w:numPr>
                                <w:ilvl w:val="0"/>
                                <w:numId w:val="12"/>
                              </w:numPr>
                              <w:rPr>
                                <w:rFonts w:cs="Guttman-Aram"/>
                                <w:sz w:val="32"/>
                                <w:szCs w:val="32"/>
                              </w:rPr>
                            </w:pPr>
                            <w:r w:rsidRPr="00EA4865">
                              <w:rPr>
                                <w:rFonts w:cs="Guttman-Aram" w:hint="cs"/>
                                <w:sz w:val="32"/>
                                <w:szCs w:val="32"/>
                                <w:rtl/>
                              </w:rPr>
                              <w:t>מילה</w:t>
                            </w:r>
                          </w:p>
                          <w:p w:rsidR="00BF054F" w:rsidRPr="00BF054F" w:rsidRDefault="00BF054F" w:rsidP="00BF054F">
                            <w:pPr>
                              <w:pStyle w:val="a4"/>
                              <w:numPr>
                                <w:ilvl w:val="0"/>
                                <w:numId w:val="12"/>
                              </w:numPr>
                              <w:rPr>
                                <w:rFonts w:cs="Guttman-Aram"/>
                                <w:sz w:val="32"/>
                                <w:szCs w:val="32"/>
                              </w:rPr>
                            </w:pPr>
                            <w:r w:rsidRPr="00BF054F">
                              <w:rPr>
                                <w:rFonts w:cs="Guttman-Aram" w:hint="cs"/>
                                <w:sz w:val="32"/>
                                <w:szCs w:val="32"/>
                                <w:rtl/>
                              </w:rPr>
                              <w:t>שורש</w:t>
                            </w:r>
                          </w:p>
                          <w:p w:rsidR="00BF054F" w:rsidRPr="007D649E" w:rsidRDefault="00BF054F" w:rsidP="00BF054F">
                            <w:pPr>
                              <w:pStyle w:val="a4"/>
                              <w:numPr>
                                <w:ilvl w:val="0"/>
                                <w:numId w:val="12"/>
                              </w:numPr>
                              <w:rPr>
                                <w:rFonts w:cs="Guttman-Aram"/>
                                <w:sz w:val="32"/>
                                <w:szCs w:val="32"/>
                              </w:rPr>
                            </w:pPr>
                            <w:r w:rsidRPr="007D649E">
                              <w:rPr>
                                <w:rFonts w:cs="Guttman-Aram" w:hint="cs"/>
                                <w:sz w:val="32"/>
                                <w:szCs w:val="32"/>
                                <w:rtl/>
                              </w:rPr>
                              <w:t>פירוש</w:t>
                            </w:r>
                          </w:p>
                          <w:p w:rsidR="00BF054F" w:rsidRPr="00EA4865" w:rsidRDefault="00BF054F" w:rsidP="00BF054F">
                            <w:pPr>
                              <w:pStyle w:val="a4"/>
                              <w:numPr>
                                <w:ilvl w:val="0"/>
                                <w:numId w:val="12"/>
                              </w:numPr>
                              <w:rPr>
                                <w:rFonts w:cs="Guttman-Aram"/>
                                <w:b/>
                                <w:bCs/>
                                <w:sz w:val="40"/>
                                <w:szCs w:val="40"/>
                                <w:rtl/>
                                <w:cs/>
                              </w:rPr>
                            </w:pPr>
                            <w:r w:rsidRPr="00EA4865">
                              <w:rPr>
                                <w:rFonts w:cs="Guttman-Aram" w:hint="cs"/>
                                <w:b/>
                                <w:bCs/>
                                <w:sz w:val="40"/>
                                <w:szCs w:val="40"/>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7C1C0AA5" id="_x0000_s1038" type="#_x0000_t202" style="position:absolute;margin-left:135.85pt;margin-top:235.3pt;width:185.9pt;height:217.5pt;flip:x;z-index:25168384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">
                <v:textbox>
                  <w:txbxContent>
                    <w:p w:rsidR="00BF054F" w:rsidRDefault="00BF054F" w:rsidP="00BF054F">
                      <w:pPr>
                        <w:rPr>
                          <w:rtl/>
                        </w:rPr>
                      </w:pPr>
                    </w:p>
                    <w:p w:rsidR="00BF054F" w:rsidRDefault="00BF054F" w:rsidP="00BF054F">
                      <w:pPr>
                        <w:rPr>
                          <w:rtl/>
                        </w:rPr>
                      </w:pPr>
                    </w:p>
                    <w:p w:rsidR="00BF054F" w:rsidRDefault="00BF054F" w:rsidP="00BF054F">
                      <w:pPr>
                        <w:rPr>
                          <w:rtl/>
                        </w:rPr>
                      </w:pPr>
                    </w:p>
                    <w:p w:rsidR="00BF054F" w:rsidRDefault="00BF054F" w:rsidP="00BF054F">
                      <w:pPr>
                        <w:rPr>
                          <w:rtl/>
                        </w:rPr>
                      </w:pPr>
                    </w:p>
                    <w:p w:rsidR="00BF054F" w:rsidRDefault="00BF054F" w:rsidP="00BF054F">
                      <w:pPr>
                        <w:rPr>
                          <w:rtl/>
                        </w:rPr>
                      </w:pPr>
                    </w:p>
                    <w:p w:rsidR="00BF054F" w:rsidRPr="00EA4865" w:rsidRDefault="00BF054F" w:rsidP="00BF054F">
                      <w:pPr>
                        <w:pStyle w:val="a4"/>
                        <w:numPr>
                          <w:ilvl w:val="0"/>
                          <w:numId w:val="12"/>
                        </w:numPr>
                        <w:rPr>
                          <w:rFonts w:cs="Guttman-Aram"/>
                          <w:sz w:val="32"/>
                          <w:szCs w:val="32"/>
                        </w:rPr>
                      </w:pPr>
                      <w:r w:rsidRPr="00EA4865">
                        <w:rPr>
                          <w:rFonts w:cs="Guttman-Aram" w:hint="cs"/>
                          <w:sz w:val="32"/>
                          <w:szCs w:val="32"/>
                          <w:rtl/>
                        </w:rPr>
                        <w:t>מילה</w:t>
                      </w:r>
                    </w:p>
                    <w:p w:rsidR="00BF054F" w:rsidRPr="00BF054F" w:rsidRDefault="00BF054F" w:rsidP="00BF054F">
                      <w:pPr>
                        <w:pStyle w:val="a4"/>
                        <w:numPr>
                          <w:ilvl w:val="0"/>
                          <w:numId w:val="12"/>
                        </w:numPr>
                        <w:rPr>
                          <w:rFonts w:cs="Guttman-Aram"/>
                          <w:sz w:val="32"/>
                          <w:szCs w:val="32"/>
                        </w:rPr>
                      </w:pPr>
                      <w:r w:rsidRPr="00BF054F">
                        <w:rPr>
                          <w:rFonts w:cs="Guttman-Aram" w:hint="cs"/>
                          <w:sz w:val="32"/>
                          <w:szCs w:val="32"/>
                          <w:rtl/>
                        </w:rPr>
                        <w:t>שורש</w:t>
                      </w:r>
                    </w:p>
                    <w:p w:rsidR="00BF054F" w:rsidRPr="007D649E" w:rsidRDefault="00BF054F" w:rsidP="00BF054F">
                      <w:pPr>
                        <w:pStyle w:val="a4"/>
                        <w:numPr>
                          <w:ilvl w:val="0"/>
                          <w:numId w:val="12"/>
                        </w:numPr>
                        <w:rPr>
                          <w:rFonts w:cs="Guttman-Aram"/>
                          <w:sz w:val="32"/>
                          <w:szCs w:val="32"/>
                        </w:rPr>
                      </w:pPr>
                      <w:r w:rsidRPr="007D649E">
                        <w:rPr>
                          <w:rFonts w:cs="Guttman-Aram" w:hint="cs"/>
                          <w:sz w:val="32"/>
                          <w:szCs w:val="32"/>
                          <w:rtl/>
                        </w:rPr>
                        <w:t>פירוש</w:t>
                      </w:r>
                    </w:p>
                    <w:p w:rsidR="00BF054F" w:rsidRPr="00EA4865" w:rsidRDefault="00BF054F" w:rsidP="00BF054F">
                      <w:pPr>
                        <w:pStyle w:val="a4"/>
                        <w:numPr>
                          <w:ilvl w:val="0"/>
                          <w:numId w:val="12"/>
                        </w:numPr>
                        <w:rPr>
                          <w:rFonts w:cs="Guttman-Aram"/>
                          <w:b/>
                          <w:bCs/>
                          <w:sz w:val="40"/>
                          <w:szCs w:val="40"/>
                          <w:rtl/>
                          <w:cs/>
                        </w:rPr>
                      </w:pPr>
                      <w:r w:rsidRPr="00EA4865">
                        <w:rPr>
                          <w:rFonts w:cs="Guttman-Aram" w:hint="cs"/>
                          <w:b/>
                          <w:bCs/>
                          <w:sz w:val="40"/>
                          <w:szCs w:val="40"/>
                          <w:rtl/>
                        </w:rPr>
                        <w:t>תמונה</w:t>
                      </w:r>
                    </w:p>
                  </w:txbxContent>
                </v:textbox>
                <w10:wrap type="square" anchorx="margin"/>
              </v:shape>
            </w:pict>
          </mc:Fallback>
        </mc:AlternateContent>
      </w:r>
      <w:r w:rsidR="007D649E">
        <w:rPr>
          <w:noProof/>
        </w:rPr>
        <mc:AlternateContent>
          <mc:Choice Requires="wps">
            <w:drawing>
              <wp:anchor distT="0" distB="0" distL="114300" distR="114300" simplePos="0" relativeHeight="251671552" behindDoc="0" locked="0" layoutInCell="1" allowOverlap="1" wp14:anchorId="2AF9FE16" wp14:editId="53955E45">
                <wp:simplePos x="0" y="0"/>
                <wp:positionH relativeFrom="column">
                  <wp:posOffset>4124325</wp:posOffset>
                </wp:positionH>
                <wp:positionV relativeFrom="paragraph">
                  <wp:posOffset>157480</wp:posOffset>
                </wp:positionV>
                <wp:extent cx="1828800" cy="1028700"/>
                <wp:effectExtent l="0" t="0" r="19050" b="19050"/>
                <wp:wrapNone/>
                <wp:docPr id="8" name="תיבת טקסט 8"/>
                <wp:cNvGraphicFramePr/>
                <a:graphic xmlns:a="http://schemas.openxmlformats.org/drawingml/2006/main">
                  <a:graphicData uri="http://schemas.microsoft.com/office/word/2010/wordprocessingShape">
                    <wps:wsp>
                      <wps:cNvSpPr txBox="1"/>
                      <wps:spPr>
                        <a:xfrm>
                          <a:off x="0" y="0"/>
                          <a:ext cx="1828800" cy="1028700"/>
                        </a:xfrm>
                        <a:prstGeom prst="rect">
                          <a:avLst/>
                        </a:prstGeom>
                        <a:noFill/>
                        <a:ln w="6350">
                          <a:solidFill>
                            <a:prstClr val="black"/>
                          </a:solidFill>
                        </a:ln>
                        <a:effectLst/>
                      </wps:spPr>
                      <wps:txbx>
                        <w:txbxContent>
                          <w:p w:rsidR="007D649E" w:rsidRDefault="007D649E" w:rsidP="007D649E">
                            <w:pPr>
                              <w:rPr>
                                <w:rtl/>
                              </w:rPr>
                            </w:pPr>
                            <w:r>
                              <w:rPr>
                                <w:noProof/>
                                <w:color w:val="0000FF"/>
                              </w:rPr>
                              <w:drawing>
                                <wp:inline distT="0" distB="0" distL="0" distR="0" wp14:anchorId="0B987931" wp14:editId="736E1361">
                                  <wp:extent cx="1638300" cy="942975"/>
                                  <wp:effectExtent l="0" t="0" r="0" b="9525"/>
                                  <wp:docPr id="29" name="irc_mi" descr="http://www.matzok.co.il/images/Jamis_Trail_X1.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matzok.co.il/images/Jamis_Trail_X1.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289" cy="94814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AF9FE16" id="תיבת טקסט 8" o:spid="_x0000_s1039" type="#_x0000_t202" style="position:absolute;margin-left:324.75pt;margin-top:12.4pt;width:2in;height:8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" filled="f" strokeweight=".5pt">
                <v:textbox>
                  <w:txbxContent>
                    <w:p w:rsidR="007D649E" w:rsidRDefault="007D649E" w:rsidP="007D649E">
                      <w:pPr>
                        <w:rPr>
                          <w:rtl/>
                        </w:rPr>
                      </w:pPr>
                      <w:r>
                        <w:rPr>
                          <w:noProof/>
                          <w:color w:val="0000FF"/>
                        </w:rPr>
                        <w:drawing>
                          <wp:inline distT="0" distB="0" distL="0" distR="0" wp14:anchorId="0B987931" wp14:editId="736E1361">
                            <wp:extent cx="1638300" cy="942975"/>
                            <wp:effectExtent l="0" t="0" r="0" b="9525"/>
                            <wp:docPr id="29" name="irc_mi" descr="http://www.matzok.co.il/images/Jamis_Trail_X1.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matzok.co.il/images/Jamis_Trail_X1.jp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289" cy="948149"/>
                                    </a:xfrm>
                                    <a:prstGeom prst="rect">
                                      <a:avLst/>
                                    </a:prstGeom>
                                    <a:noFill/>
                                    <a:ln>
                                      <a:noFill/>
                                    </a:ln>
                                  </pic:spPr>
                                </pic:pic>
                              </a:graphicData>
                            </a:graphic>
                          </wp:inline>
                        </w:drawing>
                      </w:r>
                    </w:p>
                  </w:txbxContent>
                </v:textbox>
              </v:shape>
            </w:pict>
          </mc:Fallback>
        </mc:AlternateContent>
      </w:r>
      <w:r w:rsidR="00CD16C8">
        <w:tab/>
      </w:r>
    </w:p>
    <w:p w:rsidR="006A03DF" w:rsidRDefault="00657D17" w:rsidP="006A03DF">
      <w:pPr>
        <w:rPr>
          <w:rtl/>
        </w:rPr>
      </w:pPr>
      <w:r>
        <w:rPr>
          <w:rFonts w:ascii="David" w:hAnsi="David" w:cs="David"/>
          <w:noProof/>
          <w:sz w:val="24"/>
          <w:szCs w:val="24"/>
          <w:rtl/>
        </w:rPr>
        <mc:AlternateContent>
          <mc:Choice Requires="wps">
            <w:drawing>
              <wp:anchor distT="0" distB="0" distL="114300" distR="114300" simplePos="0" relativeHeight="251681792" behindDoc="0" locked="0" layoutInCell="1" allowOverlap="1" wp14:anchorId="15DA1C5D" wp14:editId="6B7ED45B">
                <wp:simplePos x="0" y="0"/>
                <wp:positionH relativeFrom="column">
                  <wp:posOffset>4173279</wp:posOffset>
                </wp:positionH>
                <wp:positionV relativeFrom="paragraph">
                  <wp:posOffset>120857</wp:posOffset>
                </wp:positionV>
                <wp:extent cx="1819275" cy="1137683"/>
                <wp:effectExtent l="0" t="0" r="28575" b="24765"/>
                <wp:wrapNone/>
                <wp:docPr id="18" name="תיבת טקסט 18"/>
                <wp:cNvGraphicFramePr/>
                <a:graphic xmlns:a="http://schemas.openxmlformats.org/drawingml/2006/main">
                  <a:graphicData uri="http://schemas.microsoft.com/office/word/2010/wordprocessingShape">
                    <wps:wsp>
                      <wps:cNvSpPr txBox="1"/>
                      <wps:spPr>
                        <a:xfrm>
                          <a:off x="0" y="0"/>
                          <a:ext cx="1819275" cy="113768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F054F" w:rsidRPr="00657D17" w:rsidRDefault="00657D17" w:rsidP="00657D17">
                            <w:pPr>
                              <w:jc w:val="center"/>
                              <w:rPr>
                                <w:rFonts w:cs="Guttman-Aram"/>
                                <w:b/>
                                <w:outline/>
                                <w:color w:val="000000"/>
                                <w:sz w:val="56"/>
                                <w:szCs w:val="56"/>
                                <w14:shadow w14:blurRad="38100" w14:dist="22860" w14:dir="5400000" w14:sx="100000" w14:sy="100000" w14:kx="0" w14:ky="0" w14:algn="tl">
                                  <w14:srgbClr w14:val="000000">
                                    <w14:alpha w14:val="70000"/>
                                  </w14:srgbClr>
                                </w14:shadow>
                                <w14:textOutline w14:w="10160" w14:cap="flat" w14:cmpd="sng" w14:algn="ctr">
                                  <w14:solidFill>
                                    <w14:srgbClr w14:val="000000"/>
                                  </w14:solidFill>
                                  <w14:prstDash w14:val="solid"/>
                                  <w14:round/>
                                </w14:textOutline>
                                <w14:textFill>
                                  <w14:solidFill>
                                    <w14:srgbClr w14:val="FFFFFF"/>
                                  </w14:solidFill>
                                </w14:textFill>
                              </w:rPr>
                            </w:pPr>
                            <w:r w:rsidRPr="00657D17">
                              <w:rPr>
                                <w:rFonts w:cs="Guttman-Aram" w:hint="cs"/>
                                <w:b/>
                                <w:outline/>
                                <w:color w:val="000000"/>
                                <w:sz w:val="56"/>
                                <w:szCs w:val="56"/>
                                <w:rtl/>
                                <w14:shadow w14:blurRad="38100" w14:dist="22860" w14:dir="5400000" w14:sx="100000" w14:sy="100000" w14:kx="0" w14:ky="0" w14:algn="tl">
                                  <w14:srgbClr w14:val="000000">
                                    <w14:alpha w14:val="70000"/>
                                  </w14:srgbClr>
                                </w14:shadow>
                                <w14:textOutline w14:w="10160" w14:cap="flat" w14:cmpd="sng" w14:algn="ctr">
                                  <w14:solidFill>
                                    <w14:srgbClr w14:val="000000"/>
                                  </w14:solidFill>
                                  <w14:prstDash w14:val="solid"/>
                                  <w14:round/>
                                </w14:textOutline>
                                <w14:textFill>
                                  <w14:solidFill>
                                    <w14:srgbClr w14:val="FFFFFF"/>
                                  </w14:solidFill>
                                </w14:textFill>
                              </w:rPr>
                              <w:t xml:space="preserve">מאכל קפוא </w:t>
                            </w:r>
                            <w:r>
                              <w:rPr>
                                <w:rFonts w:cs="Guttman-Aram" w:hint="cs"/>
                                <w:b/>
                                <w:outline/>
                                <w:color w:val="000000"/>
                                <w:sz w:val="56"/>
                                <w:szCs w:val="56"/>
                                <w:rtl/>
                                <w14:shadow w14:blurRad="38100" w14:dist="22860" w14:dir="5400000" w14:sx="100000" w14:sy="100000" w14:kx="0" w14:ky="0" w14:algn="tl">
                                  <w14:srgbClr w14:val="000000">
                                    <w14:alpha w14:val="70000"/>
                                  </w14:srgbClr>
                                </w14:shadow>
                                <w14:textOutline w14:w="10160" w14:cap="flat" w14:cmpd="sng" w14:algn="ctr">
                                  <w14:solidFill>
                                    <w14:srgbClr w14:val="000000"/>
                                  </w14:solidFill>
                                  <w14:prstDash w14:val="solid"/>
                                  <w14:round/>
                                </w14:textOutline>
                                <w14:textFill>
                                  <w14:solidFill>
                                    <w14:srgbClr w14:val="FFFFFF"/>
                                  </w14:solidFill>
                                </w14:textFill>
                              </w:rPr>
                              <w:t xml:space="preserve"> </w:t>
                            </w:r>
                            <w:r w:rsidRPr="00657D17">
                              <w:rPr>
                                <w:rFonts w:cs="Guttman-Aram" w:hint="cs"/>
                                <w:b/>
                                <w:outline/>
                                <w:color w:val="000000"/>
                                <w:sz w:val="56"/>
                                <w:szCs w:val="56"/>
                                <w:rtl/>
                                <w14:shadow w14:blurRad="38100" w14:dist="22860" w14:dir="5400000" w14:sx="100000" w14:sy="100000" w14:kx="0" w14:ky="0" w14:algn="tl">
                                  <w14:srgbClr w14:val="000000">
                                    <w14:alpha w14:val="70000"/>
                                  </w14:srgbClr>
                                </w14:shadow>
                                <w14:textOutline w14:w="10160" w14:cap="flat" w14:cmpd="sng" w14:algn="ctr">
                                  <w14:solidFill>
                                    <w14:srgbClr w14:val="000000"/>
                                  </w14:solidFill>
                                  <w14:prstDash w14:val="solid"/>
                                  <w14:round/>
                                </w14:textOutline>
                                <w14:textFill>
                                  <w14:solidFill>
                                    <w14:srgbClr w14:val="FFFFFF"/>
                                  </w14:solidFill>
                                </w14:textFill>
                              </w:rPr>
                              <w:t>מוקצף</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15DA1C5D" id="תיבת טקסט 18" o:spid="_x0000_s1040" type="#_x0000_t202" style="position:absolute;left:0;text-align:left;margin-left:328.6pt;margin-top:9.5pt;width:143.25pt;height:89.6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" fillcolor="white [3201]" strokeweight=".5pt">
                <v:textbox>
                  <w:txbxContent>
                    <w:p w:rsidR="00BF054F" w:rsidRPr="00657D17" w:rsidRDefault="00657D17" w:rsidP="00657D17">
                      <w:pPr>
                        <w:jc w:val="center"/>
                        <w:rPr>
                          <w:rFonts w:cs="Guttman-Aram"/>
                          <w:b/>
                          <w:outline/>
                          <w:sz w:val="56"/>
                          <w:szCs w:val="56"/>
                          <w14:shadow w14:blurRad="38100" w14:dist="22860" w14:dir="5400000" w14:sx="100000" w14:sy="100000" w14:kx="0" w14:ky="0" w14:algn="tl">
                            <w14:srgbClr w14:val="000000">
                              <w14:alpha w14:val="70000"/>
                            </w14:srgbClr>
                          </w14:shadow>
                          <w14:textOutline w14:w="10160" w14:cap="flat" w14:cmpd="sng" w14:algn="ctr">
                            <w14:solidFill>
                              <w14:srgbClr w14:val="000000"/>
                            </w14:solidFill>
                            <w14:prstDash w14:val="solid"/>
                            <w14:round/>
                          </w14:textOutline>
                          <w14:textFill>
                            <w14:solidFill>
                              <w14:srgbClr w14:val="FFFFFF"/>
                            </w14:solidFill>
                          </w14:textFill>
                        </w:rPr>
                      </w:pPr>
                      <w:r w:rsidRPr="00657D17">
                        <w:rPr>
                          <w:rFonts w:cs="Guttman-Aram" w:hint="cs"/>
                          <w:b/>
                          <w:outline/>
                          <w:sz w:val="56"/>
                          <w:szCs w:val="56"/>
                          <w:rtl/>
                          <w14:shadow w14:blurRad="38100" w14:dist="22860" w14:dir="5400000" w14:sx="100000" w14:sy="100000" w14:kx="0" w14:ky="0" w14:algn="tl">
                            <w14:srgbClr w14:val="000000">
                              <w14:alpha w14:val="70000"/>
                            </w14:srgbClr>
                          </w14:shadow>
                          <w14:textOutline w14:w="10160" w14:cap="flat" w14:cmpd="sng" w14:algn="ctr">
                            <w14:solidFill>
                              <w14:srgbClr w14:val="000000"/>
                            </w14:solidFill>
                            <w14:prstDash w14:val="solid"/>
                            <w14:round/>
                          </w14:textOutline>
                          <w14:textFill>
                            <w14:solidFill>
                              <w14:srgbClr w14:val="FFFFFF"/>
                            </w14:solidFill>
                          </w14:textFill>
                        </w:rPr>
                        <w:t xml:space="preserve">מאכל קפוא </w:t>
                      </w:r>
                      <w:r>
                        <w:rPr>
                          <w:rFonts w:cs="Guttman-Aram" w:hint="cs"/>
                          <w:b/>
                          <w:outline/>
                          <w:sz w:val="56"/>
                          <w:szCs w:val="56"/>
                          <w:rtl/>
                          <w14:shadow w14:blurRad="38100" w14:dist="22860" w14:dir="5400000" w14:sx="100000" w14:sy="100000" w14:kx="0" w14:ky="0" w14:algn="tl">
                            <w14:srgbClr w14:val="000000">
                              <w14:alpha w14:val="70000"/>
                            </w14:srgbClr>
                          </w14:shadow>
                          <w14:textOutline w14:w="10160" w14:cap="flat" w14:cmpd="sng" w14:algn="ctr">
                            <w14:solidFill>
                              <w14:srgbClr w14:val="000000"/>
                            </w14:solidFill>
                            <w14:prstDash w14:val="solid"/>
                            <w14:round/>
                          </w14:textOutline>
                          <w14:textFill>
                            <w14:solidFill>
                              <w14:srgbClr w14:val="FFFFFF"/>
                            </w14:solidFill>
                          </w14:textFill>
                        </w:rPr>
                        <w:t xml:space="preserve"> </w:t>
                      </w:r>
                      <w:r w:rsidRPr="00657D17">
                        <w:rPr>
                          <w:rFonts w:cs="Guttman-Aram" w:hint="cs"/>
                          <w:b/>
                          <w:outline/>
                          <w:sz w:val="56"/>
                          <w:szCs w:val="56"/>
                          <w:rtl/>
                          <w14:shadow w14:blurRad="38100" w14:dist="22860" w14:dir="5400000" w14:sx="100000" w14:sy="100000" w14:kx="0" w14:ky="0" w14:algn="tl">
                            <w14:srgbClr w14:val="000000">
                              <w14:alpha w14:val="70000"/>
                            </w14:srgbClr>
                          </w14:shadow>
                          <w14:textOutline w14:w="10160" w14:cap="flat" w14:cmpd="sng" w14:algn="ctr">
                            <w14:solidFill>
                              <w14:srgbClr w14:val="000000"/>
                            </w14:solidFill>
                            <w14:prstDash w14:val="solid"/>
                            <w14:round/>
                          </w14:textOutline>
                          <w14:textFill>
                            <w14:solidFill>
                              <w14:srgbClr w14:val="FFFFFF"/>
                            </w14:solidFill>
                          </w14:textFill>
                        </w:rPr>
                        <w:t>מוקצף</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04FA0497" wp14:editId="068EB707">
                <wp:simplePos x="0" y="0"/>
                <wp:positionH relativeFrom="column">
                  <wp:posOffset>1897912</wp:posOffset>
                </wp:positionH>
                <wp:positionV relativeFrom="paragraph">
                  <wp:posOffset>25165</wp:posOffset>
                </wp:positionV>
                <wp:extent cx="1828800" cy="1180214"/>
                <wp:effectExtent l="0" t="0" r="19050" b="20320"/>
                <wp:wrapNone/>
                <wp:docPr id="195" name="תיבת טקסט 195"/>
                <wp:cNvGraphicFramePr/>
                <a:graphic xmlns:a="http://schemas.openxmlformats.org/drawingml/2006/main">
                  <a:graphicData uri="http://schemas.microsoft.com/office/word/2010/wordprocessingShape">
                    <wps:wsp>
                      <wps:cNvSpPr txBox="1"/>
                      <wps:spPr>
                        <a:xfrm>
                          <a:off x="0" y="0"/>
                          <a:ext cx="1828800" cy="1180214"/>
                        </a:xfrm>
                        <a:prstGeom prst="rect">
                          <a:avLst/>
                        </a:prstGeom>
                        <a:noFill/>
                        <a:ln w="6350">
                          <a:solidFill>
                            <a:prstClr val="black"/>
                          </a:solidFill>
                        </a:ln>
                        <a:effectLst/>
                      </wps:spPr>
                      <wps:txbx>
                        <w:txbxContent>
                          <w:p w:rsidR="005B618B" w:rsidRDefault="00657D17" w:rsidP="00657D17">
                            <w:pPr>
                              <w:rPr>
                                <w:rtl/>
                              </w:rPr>
                            </w:pPr>
                            <w:r w:rsidRPr="00657D17">
                              <w:rPr>
                                <w:noProof/>
                              </w:rPr>
                              <w:drawing>
                                <wp:inline distT="0" distB="0" distL="0" distR="0" wp14:anchorId="38FE8CB1" wp14:editId="186827F3">
                                  <wp:extent cx="1639570" cy="1094343"/>
                                  <wp:effectExtent l="0" t="0" r="0" b="0"/>
                                  <wp:docPr id="21" name="תמונה 21" descr="http://images.nana10.co.il/upload/mediastock/img/43/0/201/201671.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images.nana10.co.il/upload/mediastock/img/43/0/201/201671.jp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9570" cy="109434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4FA0497" id="תיבת טקסט 195" o:spid="_x0000_s1041" type="#_x0000_t202" style="position:absolute;left:0;text-align:left;margin-left:149.45pt;margin-top:2pt;width:2in;height:92.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" filled="f" strokeweight=".5pt">
                <v:textbox>
                  <w:txbxContent>
                    <w:p w:rsidR="005B618B" w:rsidRDefault="00657D17" w:rsidP="00657D17">
                      <w:pPr>
                        <w:rPr>
                          <w:rtl/>
                        </w:rPr>
                      </w:pPr>
                      <w:r w:rsidRPr="00657D17">
                        <w:drawing>
                          <wp:inline distT="0" distB="0" distL="0" distR="0" wp14:anchorId="38FE8CB1" wp14:editId="186827F3">
                            <wp:extent cx="1639570" cy="1094343"/>
                            <wp:effectExtent l="0" t="0" r="0" b="0"/>
                            <wp:docPr id="21" name="תמונה 21" descr="http://images.nana10.co.il/upload/mediastock/img/43/0/201/201671.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images.nana10.co.il/upload/mediastock/img/43/0/201/201671.jp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9570" cy="1094343"/>
                                    </a:xfrm>
                                    <a:prstGeom prst="rect">
                                      <a:avLst/>
                                    </a:prstGeom>
                                    <a:noFill/>
                                    <a:ln>
                                      <a:noFill/>
                                    </a:ln>
                                  </pic:spPr>
                                </pic:pic>
                              </a:graphicData>
                            </a:graphic>
                          </wp:inline>
                        </w:drawing>
                      </w:r>
                    </w:p>
                  </w:txbxContent>
                </v:textbox>
              </v:shape>
            </w:pict>
          </mc:Fallback>
        </mc:AlternateContent>
      </w:r>
      <w:r w:rsidR="00BF054F" w:rsidRPr="007D649E">
        <w:rPr>
          <w:rFonts w:ascii="David" w:hAnsi="David" w:cs="David"/>
          <w:noProof/>
          <w:sz w:val="24"/>
          <w:szCs w:val="24"/>
          <w:rtl/>
        </w:rPr>
        <mc:AlternateContent>
          <mc:Choice Requires="wps">
            <w:drawing>
              <wp:anchor distT="45720" distB="45720" distL="114300" distR="114300" simplePos="0" relativeHeight="251685888" behindDoc="0" locked="0" layoutInCell="1" allowOverlap="1" wp14:anchorId="2C10346D" wp14:editId="04B80BDF">
                <wp:simplePos x="0" y="0"/>
                <wp:positionH relativeFrom="margin">
                  <wp:posOffset>-885825</wp:posOffset>
                </wp:positionH>
                <wp:positionV relativeFrom="paragraph">
                  <wp:posOffset>-62865</wp:posOffset>
                </wp:positionV>
                <wp:extent cx="2360930" cy="2762250"/>
                <wp:effectExtent l="0" t="0" r="24130" b="19050"/>
                <wp:wrapSquare wrapText="bothSides"/>
                <wp:docPr id="2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62250"/>
                        </a:xfrm>
                        <a:prstGeom prst="rect">
                          <a:avLst/>
                        </a:prstGeom>
                        <a:solidFill>
                          <a:srgbClr val="FFFFFF"/>
                        </a:solidFill>
                        <a:ln w="9525">
                          <a:solidFill>
                            <a:srgbClr val="000000"/>
                          </a:solidFill>
                          <a:miter lim="800000"/>
                          <a:headEnd/>
                          <a:tailEnd/>
                        </a:ln>
                      </wps:spPr>
                      <wps:txbx>
                        <w:txbxContent>
                          <w:p w:rsidR="00BF054F" w:rsidRDefault="00BF054F" w:rsidP="00BF054F">
                            <w:pPr>
                              <w:rPr>
                                <w:rtl/>
                              </w:rPr>
                            </w:pPr>
                          </w:p>
                          <w:p w:rsidR="00BF054F" w:rsidRDefault="00BF054F" w:rsidP="00BF054F">
                            <w:pPr>
                              <w:rPr>
                                <w:rtl/>
                              </w:rPr>
                            </w:pPr>
                          </w:p>
                          <w:p w:rsidR="00BF054F" w:rsidRDefault="00BF054F" w:rsidP="00BF054F">
                            <w:pPr>
                              <w:rPr>
                                <w:rtl/>
                              </w:rPr>
                            </w:pPr>
                          </w:p>
                          <w:p w:rsidR="00BF054F" w:rsidRDefault="00BF054F" w:rsidP="00BF054F">
                            <w:pPr>
                              <w:rPr>
                                <w:rtl/>
                              </w:rPr>
                            </w:pPr>
                          </w:p>
                          <w:p w:rsidR="00BF054F" w:rsidRDefault="00BF054F" w:rsidP="00BF054F">
                            <w:pPr>
                              <w:rPr>
                                <w:rtl/>
                              </w:rPr>
                            </w:pPr>
                          </w:p>
                          <w:p w:rsidR="00BF054F" w:rsidRPr="00EA4865" w:rsidRDefault="00BF054F" w:rsidP="00BF054F">
                            <w:pPr>
                              <w:pStyle w:val="a4"/>
                              <w:numPr>
                                <w:ilvl w:val="0"/>
                                <w:numId w:val="13"/>
                              </w:numPr>
                              <w:rPr>
                                <w:rFonts w:cs="Guttman-Aram"/>
                                <w:b/>
                                <w:bCs/>
                                <w:sz w:val="40"/>
                                <w:szCs w:val="40"/>
                              </w:rPr>
                            </w:pPr>
                            <w:r w:rsidRPr="00EA4865">
                              <w:rPr>
                                <w:rFonts w:cs="Guttman-Aram" w:hint="cs"/>
                                <w:b/>
                                <w:bCs/>
                                <w:sz w:val="40"/>
                                <w:szCs w:val="40"/>
                                <w:rtl/>
                              </w:rPr>
                              <w:t>מילה</w:t>
                            </w:r>
                          </w:p>
                          <w:p w:rsidR="00BF054F" w:rsidRPr="00EA4865" w:rsidRDefault="00BF054F" w:rsidP="00BF054F">
                            <w:pPr>
                              <w:pStyle w:val="a4"/>
                              <w:numPr>
                                <w:ilvl w:val="0"/>
                                <w:numId w:val="13"/>
                              </w:numPr>
                              <w:rPr>
                                <w:rFonts w:cs="Guttman-Aram"/>
                                <w:sz w:val="32"/>
                                <w:szCs w:val="32"/>
                              </w:rPr>
                            </w:pPr>
                            <w:r w:rsidRPr="00EA4865">
                              <w:rPr>
                                <w:rFonts w:cs="Guttman-Aram" w:hint="cs"/>
                                <w:sz w:val="32"/>
                                <w:szCs w:val="32"/>
                                <w:rtl/>
                              </w:rPr>
                              <w:t>שורש</w:t>
                            </w:r>
                          </w:p>
                          <w:p w:rsidR="00BF054F" w:rsidRPr="007D649E" w:rsidRDefault="00BF054F" w:rsidP="00BF054F">
                            <w:pPr>
                              <w:pStyle w:val="a4"/>
                              <w:numPr>
                                <w:ilvl w:val="0"/>
                                <w:numId w:val="13"/>
                              </w:numPr>
                              <w:rPr>
                                <w:rFonts w:cs="Guttman-Aram"/>
                                <w:sz w:val="32"/>
                                <w:szCs w:val="32"/>
                              </w:rPr>
                            </w:pPr>
                            <w:r w:rsidRPr="007D649E">
                              <w:rPr>
                                <w:rFonts w:cs="Guttman-Aram" w:hint="cs"/>
                                <w:sz w:val="32"/>
                                <w:szCs w:val="32"/>
                                <w:rtl/>
                              </w:rPr>
                              <w:t>פירוש</w:t>
                            </w:r>
                          </w:p>
                          <w:p w:rsidR="00BF054F" w:rsidRPr="00CD16C8" w:rsidRDefault="00BF054F" w:rsidP="00BF054F">
                            <w:pPr>
                              <w:pStyle w:val="a4"/>
                              <w:numPr>
                                <w:ilvl w:val="0"/>
                                <w:numId w:val="13"/>
                              </w:numPr>
                              <w:rPr>
                                <w:rFonts w:cs="Guttman-Aram"/>
                                <w:sz w:val="32"/>
                                <w:szCs w:val="32"/>
                                <w:rtl/>
                                <w:cs/>
                              </w:rPr>
                            </w:pPr>
                            <w:r w:rsidRPr="00CD16C8">
                              <w:rPr>
                                <w:rFonts w:cs="Guttman-Aram" w:hint="cs"/>
                                <w:sz w:val="32"/>
                                <w:szCs w:val="32"/>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2C10346D" id="_x0000_s1042" type="#_x0000_t202" style="position:absolute;left:0;text-align:left;margin-left:-69.75pt;margin-top:-4.95pt;width:185.9pt;height:217.5pt;flip:x;z-index:25168588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">
                <v:textbox>
                  <w:txbxContent>
                    <w:p w:rsidR="00BF054F" w:rsidRDefault="00BF054F" w:rsidP="00BF054F">
                      <w:pPr>
                        <w:rPr>
                          <w:rtl/>
                        </w:rPr>
                      </w:pPr>
                    </w:p>
                    <w:p w:rsidR="00BF054F" w:rsidRDefault="00BF054F" w:rsidP="00BF054F">
                      <w:pPr>
                        <w:rPr>
                          <w:rtl/>
                        </w:rPr>
                      </w:pPr>
                    </w:p>
                    <w:p w:rsidR="00BF054F" w:rsidRDefault="00BF054F" w:rsidP="00BF054F">
                      <w:pPr>
                        <w:rPr>
                          <w:rtl/>
                        </w:rPr>
                      </w:pPr>
                    </w:p>
                    <w:p w:rsidR="00BF054F" w:rsidRDefault="00BF054F" w:rsidP="00BF054F">
                      <w:pPr>
                        <w:rPr>
                          <w:rtl/>
                        </w:rPr>
                      </w:pPr>
                    </w:p>
                    <w:p w:rsidR="00BF054F" w:rsidRDefault="00BF054F" w:rsidP="00BF054F">
                      <w:pPr>
                        <w:rPr>
                          <w:rtl/>
                        </w:rPr>
                      </w:pPr>
                    </w:p>
                    <w:p w:rsidR="00BF054F" w:rsidRPr="00EA4865" w:rsidRDefault="00BF054F" w:rsidP="00BF054F">
                      <w:pPr>
                        <w:pStyle w:val="a4"/>
                        <w:numPr>
                          <w:ilvl w:val="0"/>
                          <w:numId w:val="13"/>
                        </w:numPr>
                        <w:rPr>
                          <w:rFonts w:cs="Guttman-Aram"/>
                          <w:b/>
                          <w:bCs/>
                          <w:sz w:val="40"/>
                          <w:szCs w:val="40"/>
                        </w:rPr>
                      </w:pPr>
                      <w:r w:rsidRPr="00EA4865">
                        <w:rPr>
                          <w:rFonts w:cs="Guttman-Aram" w:hint="cs"/>
                          <w:b/>
                          <w:bCs/>
                          <w:sz w:val="40"/>
                          <w:szCs w:val="40"/>
                          <w:rtl/>
                        </w:rPr>
                        <w:t>מילה</w:t>
                      </w:r>
                    </w:p>
                    <w:p w:rsidR="00BF054F" w:rsidRPr="00EA4865" w:rsidRDefault="00BF054F" w:rsidP="00BF054F">
                      <w:pPr>
                        <w:pStyle w:val="a4"/>
                        <w:numPr>
                          <w:ilvl w:val="0"/>
                          <w:numId w:val="13"/>
                        </w:numPr>
                        <w:rPr>
                          <w:rFonts w:cs="Guttman-Aram"/>
                          <w:sz w:val="32"/>
                          <w:szCs w:val="32"/>
                        </w:rPr>
                      </w:pPr>
                      <w:r w:rsidRPr="00EA4865">
                        <w:rPr>
                          <w:rFonts w:cs="Guttman-Aram" w:hint="cs"/>
                          <w:sz w:val="32"/>
                          <w:szCs w:val="32"/>
                          <w:rtl/>
                        </w:rPr>
                        <w:t>שורש</w:t>
                      </w:r>
                    </w:p>
                    <w:p w:rsidR="00BF054F" w:rsidRPr="007D649E" w:rsidRDefault="00BF054F" w:rsidP="00BF054F">
                      <w:pPr>
                        <w:pStyle w:val="a4"/>
                        <w:numPr>
                          <w:ilvl w:val="0"/>
                          <w:numId w:val="13"/>
                        </w:numPr>
                        <w:rPr>
                          <w:rFonts w:cs="Guttman-Aram"/>
                          <w:sz w:val="32"/>
                          <w:szCs w:val="32"/>
                        </w:rPr>
                      </w:pPr>
                      <w:r w:rsidRPr="007D649E">
                        <w:rPr>
                          <w:rFonts w:cs="Guttman-Aram" w:hint="cs"/>
                          <w:sz w:val="32"/>
                          <w:szCs w:val="32"/>
                          <w:rtl/>
                        </w:rPr>
                        <w:t>פירוש</w:t>
                      </w:r>
                    </w:p>
                    <w:p w:rsidR="00BF054F" w:rsidRPr="00CD16C8" w:rsidRDefault="00BF054F" w:rsidP="00BF054F">
                      <w:pPr>
                        <w:pStyle w:val="a4"/>
                        <w:numPr>
                          <w:ilvl w:val="0"/>
                          <w:numId w:val="13"/>
                        </w:numPr>
                        <w:rPr>
                          <w:rFonts w:cs="Guttman-Aram"/>
                          <w:sz w:val="32"/>
                          <w:szCs w:val="32"/>
                          <w:rtl/>
                          <w:cs/>
                        </w:rPr>
                      </w:pPr>
                      <w:r w:rsidRPr="00CD16C8">
                        <w:rPr>
                          <w:rFonts w:cs="Guttman-Aram" w:hint="cs"/>
                          <w:sz w:val="32"/>
                          <w:szCs w:val="32"/>
                          <w:rtl/>
                        </w:rPr>
                        <w:t>תמונה</w:t>
                      </w:r>
                    </w:p>
                  </w:txbxContent>
                </v:textbox>
                <w10:wrap type="square" anchorx="margin"/>
              </v:shape>
            </w:pict>
          </mc:Fallback>
        </mc:AlternateContent>
      </w:r>
      <w:r w:rsidR="00BF054F" w:rsidRPr="007D649E">
        <w:rPr>
          <w:rFonts w:ascii="David" w:hAnsi="David" w:cs="David"/>
          <w:noProof/>
          <w:sz w:val="24"/>
          <w:szCs w:val="24"/>
          <w:rtl/>
        </w:rPr>
        <mc:AlternateContent>
          <mc:Choice Requires="wps">
            <w:drawing>
              <wp:anchor distT="45720" distB="45720" distL="114300" distR="114300" simplePos="0" relativeHeight="251680768" behindDoc="0" locked="0" layoutInCell="1" allowOverlap="1" wp14:anchorId="4753A073" wp14:editId="6E3F45CC">
                <wp:simplePos x="0" y="0"/>
                <wp:positionH relativeFrom="column">
                  <wp:posOffset>4000500</wp:posOffset>
                </wp:positionH>
                <wp:positionV relativeFrom="paragraph">
                  <wp:posOffset>-62865</wp:posOffset>
                </wp:positionV>
                <wp:extent cx="2360930" cy="2752725"/>
                <wp:effectExtent l="0" t="0" r="24130" b="28575"/>
                <wp:wrapSquare wrapText="bothSides"/>
                <wp:docPr id="16" name="תיבת טקסט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52725"/>
                        </a:xfrm>
                        <a:prstGeom prst="rect">
                          <a:avLst/>
                        </a:prstGeom>
                        <a:solidFill>
                          <a:srgbClr val="FFFFFF"/>
                        </a:solidFill>
                        <a:ln w="9525">
                          <a:solidFill>
                            <a:srgbClr val="000000"/>
                          </a:solidFill>
                          <a:miter lim="800000"/>
                          <a:headEnd/>
                          <a:tailEnd/>
                        </a:ln>
                      </wps:spPr>
                      <wps:txbx>
                        <w:txbxContent>
                          <w:p w:rsidR="00BF054F" w:rsidRDefault="00BF054F" w:rsidP="00BF054F">
                            <w:pPr>
                              <w:rPr>
                                <w:rtl/>
                              </w:rPr>
                            </w:pPr>
                          </w:p>
                          <w:p w:rsidR="00BF054F" w:rsidRDefault="00BF054F" w:rsidP="00BF054F">
                            <w:pPr>
                              <w:rPr>
                                <w:rtl/>
                              </w:rPr>
                            </w:pPr>
                          </w:p>
                          <w:p w:rsidR="00BF054F" w:rsidRDefault="00BF054F" w:rsidP="00BF054F">
                            <w:pPr>
                              <w:rPr>
                                <w:rtl/>
                              </w:rPr>
                            </w:pPr>
                          </w:p>
                          <w:p w:rsidR="00BF054F" w:rsidRDefault="00BF054F" w:rsidP="00BF054F">
                            <w:pPr>
                              <w:pStyle w:val="a4"/>
                              <w:rPr>
                                <w:rFonts w:cs="Guttman-Aram"/>
                                <w:sz w:val="32"/>
                                <w:szCs w:val="32"/>
                              </w:rPr>
                            </w:pPr>
                          </w:p>
                          <w:p w:rsidR="00BF054F" w:rsidRDefault="00BF054F" w:rsidP="00BF054F">
                            <w:pPr>
                              <w:pStyle w:val="a4"/>
                              <w:rPr>
                                <w:rFonts w:cs="Guttman-Aram"/>
                                <w:sz w:val="32"/>
                                <w:szCs w:val="32"/>
                                <w:rtl/>
                              </w:rPr>
                            </w:pPr>
                          </w:p>
                          <w:p w:rsidR="00BF054F" w:rsidRPr="00BF054F" w:rsidRDefault="00BF054F" w:rsidP="00BF054F">
                            <w:pPr>
                              <w:pStyle w:val="a4"/>
                              <w:numPr>
                                <w:ilvl w:val="0"/>
                                <w:numId w:val="11"/>
                              </w:numPr>
                              <w:rPr>
                                <w:rFonts w:cs="Guttman-Aram"/>
                                <w:sz w:val="32"/>
                                <w:szCs w:val="32"/>
                              </w:rPr>
                            </w:pPr>
                            <w:r w:rsidRPr="00BF054F">
                              <w:rPr>
                                <w:rFonts w:cs="Guttman-Aram" w:hint="cs"/>
                                <w:sz w:val="32"/>
                                <w:szCs w:val="32"/>
                                <w:rtl/>
                              </w:rPr>
                              <w:t>מילה</w:t>
                            </w:r>
                          </w:p>
                          <w:p w:rsidR="00BF054F" w:rsidRPr="00BF054F" w:rsidRDefault="00BF054F" w:rsidP="00BF054F">
                            <w:pPr>
                              <w:pStyle w:val="a4"/>
                              <w:numPr>
                                <w:ilvl w:val="0"/>
                                <w:numId w:val="11"/>
                              </w:numPr>
                              <w:rPr>
                                <w:rFonts w:cs="Guttman-Aram"/>
                                <w:sz w:val="32"/>
                                <w:szCs w:val="32"/>
                              </w:rPr>
                            </w:pPr>
                            <w:r w:rsidRPr="00BF054F">
                              <w:rPr>
                                <w:rFonts w:cs="Guttman-Aram" w:hint="cs"/>
                                <w:sz w:val="32"/>
                                <w:szCs w:val="32"/>
                                <w:rtl/>
                              </w:rPr>
                              <w:t>שורש</w:t>
                            </w:r>
                          </w:p>
                          <w:p w:rsidR="00BF054F" w:rsidRPr="00124E46" w:rsidRDefault="00BF054F" w:rsidP="00BF054F">
                            <w:pPr>
                              <w:pStyle w:val="a4"/>
                              <w:numPr>
                                <w:ilvl w:val="0"/>
                                <w:numId w:val="11"/>
                              </w:numPr>
                              <w:rPr>
                                <w:rFonts w:cs="Guttman-Aram"/>
                                <w:b/>
                                <w:bCs/>
                                <w:sz w:val="40"/>
                                <w:szCs w:val="40"/>
                              </w:rPr>
                            </w:pPr>
                            <w:r w:rsidRPr="00124E46">
                              <w:rPr>
                                <w:rFonts w:cs="Guttman-Aram" w:hint="cs"/>
                                <w:b/>
                                <w:bCs/>
                                <w:sz w:val="40"/>
                                <w:szCs w:val="40"/>
                                <w:rtl/>
                              </w:rPr>
                              <w:t>פירוש</w:t>
                            </w:r>
                          </w:p>
                          <w:p w:rsidR="00BF054F" w:rsidRPr="007D649E" w:rsidRDefault="00BF054F" w:rsidP="00BF054F">
                            <w:pPr>
                              <w:pStyle w:val="a4"/>
                              <w:numPr>
                                <w:ilvl w:val="0"/>
                                <w:numId w:val="11"/>
                              </w:numPr>
                              <w:rPr>
                                <w:rFonts w:cs="Guttman-Aram"/>
                                <w:sz w:val="32"/>
                                <w:szCs w:val="32"/>
                                <w:rtl/>
                                <w:cs/>
                              </w:rPr>
                            </w:pPr>
                            <w:r w:rsidRPr="007D649E">
                              <w:rPr>
                                <w:rFonts w:cs="Guttman-Aram" w:hint="cs"/>
                                <w:sz w:val="32"/>
                                <w:szCs w:val="32"/>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4753A073" id="תיבת טקסט 16" o:spid="_x0000_s1043" type="#_x0000_t202" style="position:absolute;left:0;text-align:left;margin-left:315pt;margin-top:-4.95pt;width:185.9pt;height:216.75pt;flip:x;z-index:2516807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">
                <v:textbox>
                  <w:txbxContent>
                    <w:p w:rsidR="00BF054F" w:rsidRDefault="00BF054F" w:rsidP="00BF054F">
                      <w:pPr>
                        <w:rPr>
                          <w:rtl/>
                        </w:rPr>
                      </w:pPr>
                    </w:p>
                    <w:p w:rsidR="00BF054F" w:rsidRDefault="00BF054F" w:rsidP="00BF054F">
                      <w:pPr>
                        <w:rPr>
                          <w:rtl/>
                        </w:rPr>
                      </w:pPr>
                    </w:p>
                    <w:p w:rsidR="00BF054F" w:rsidRDefault="00BF054F" w:rsidP="00BF054F">
                      <w:pPr>
                        <w:rPr>
                          <w:rtl/>
                        </w:rPr>
                      </w:pPr>
                    </w:p>
                    <w:p w:rsidR="00BF054F" w:rsidRDefault="00BF054F" w:rsidP="00BF054F">
                      <w:pPr>
                        <w:pStyle w:val="a4"/>
                        <w:rPr>
                          <w:rFonts w:cs="Guttman-Aram"/>
                          <w:sz w:val="32"/>
                          <w:szCs w:val="32"/>
                        </w:rPr>
                      </w:pPr>
                    </w:p>
                    <w:p w:rsidR="00BF054F" w:rsidRDefault="00BF054F" w:rsidP="00BF054F">
                      <w:pPr>
                        <w:pStyle w:val="a4"/>
                        <w:rPr>
                          <w:rFonts w:cs="Guttman-Aram"/>
                          <w:sz w:val="32"/>
                          <w:szCs w:val="32"/>
                          <w:rtl/>
                        </w:rPr>
                      </w:pPr>
                    </w:p>
                    <w:p w:rsidR="00BF054F" w:rsidRPr="00BF054F" w:rsidRDefault="00BF054F" w:rsidP="00BF054F">
                      <w:pPr>
                        <w:pStyle w:val="a4"/>
                        <w:numPr>
                          <w:ilvl w:val="0"/>
                          <w:numId w:val="11"/>
                        </w:numPr>
                        <w:rPr>
                          <w:rFonts w:cs="Guttman-Aram"/>
                          <w:sz w:val="32"/>
                          <w:szCs w:val="32"/>
                        </w:rPr>
                      </w:pPr>
                      <w:r w:rsidRPr="00BF054F">
                        <w:rPr>
                          <w:rFonts w:cs="Guttman-Aram" w:hint="cs"/>
                          <w:sz w:val="32"/>
                          <w:szCs w:val="32"/>
                          <w:rtl/>
                        </w:rPr>
                        <w:t>מילה</w:t>
                      </w:r>
                    </w:p>
                    <w:p w:rsidR="00BF054F" w:rsidRPr="00BF054F" w:rsidRDefault="00BF054F" w:rsidP="00BF054F">
                      <w:pPr>
                        <w:pStyle w:val="a4"/>
                        <w:numPr>
                          <w:ilvl w:val="0"/>
                          <w:numId w:val="11"/>
                        </w:numPr>
                        <w:rPr>
                          <w:rFonts w:cs="Guttman-Aram"/>
                          <w:sz w:val="32"/>
                          <w:szCs w:val="32"/>
                        </w:rPr>
                      </w:pPr>
                      <w:r w:rsidRPr="00BF054F">
                        <w:rPr>
                          <w:rFonts w:cs="Guttman-Aram" w:hint="cs"/>
                          <w:sz w:val="32"/>
                          <w:szCs w:val="32"/>
                          <w:rtl/>
                        </w:rPr>
                        <w:t>שורש</w:t>
                      </w:r>
                    </w:p>
                    <w:p w:rsidR="00BF054F" w:rsidRPr="00124E46" w:rsidRDefault="00BF054F" w:rsidP="00BF054F">
                      <w:pPr>
                        <w:pStyle w:val="a4"/>
                        <w:numPr>
                          <w:ilvl w:val="0"/>
                          <w:numId w:val="11"/>
                        </w:numPr>
                        <w:rPr>
                          <w:rFonts w:cs="Guttman-Aram"/>
                          <w:b/>
                          <w:bCs/>
                          <w:sz w:val="40"/>
                          <w:szCs w:val="40"/>
                        </w:rPr>
                      </w:pPr>
                      <w:r w:rsidRPr="00124E46">
                        <w:rPr>
                          <w:rFonts w:cs="Guttman-Aram" w:hint="cs"/>
                          <w:b/>
                          <w:bCs/>
                          <w:sz w:val="40"/>
                          <w:szCs w:val="40"/>
                          <w:rtl/>
                        </w:rPr>
                        <w:t>פירוש</w:t>
                      </w:r>
                    </w:p>
                    <w:p w:rsidR="00BF054F" w:rsidRPr="007D649E" w:rsidRDefault="00BF054F" w:rsidP="00BF054F">
                      <w:pPr>
                        <w:pStyle w:val="a4"/>
                        <w:numPr>
                          <w:ilvl w:val="0"/>
                          <w:numId w:val="11"/>
                        </w:numPr>
                        <w:rPr>
                          <w:rFonts w:cs="Guttman-Aram"/>
                          <w:sz w:val="32"/>
                          <w:szCs w:val="32"/>
                          <w:rtl/>
                          <w:cs/>
                        </w:rPr>
                      </w:pPr>
                      <w:r w:rsidRPr="007D649E">
                        <w:rPr>
                          <w:rFonts w:cs="Guttman-Aram" w:hint="cs"/>
                          <w:sz w:val="32"/>
                          <w:szCs w:val="32"/>
                          <w:rtl/>
                        </w:rPr>
                        <w:t>תמונה</w:t>
                      </w:r>
                    </w:p>
                  </w:txbxContent>
                </v:textbox>
                <w10:wrap type="square"/>
              </v:shape>
            </w:pict>
          </mc:Fallback>
        </mc:AlternateContent>
      </w:r>
    </w:p>
    <w:p w:rsidR="006A03DF" w:rsidRDefault="006A03DF" w:rsidP="006A03DF">
      <w:pPr>
        <w:rPr>
          <w:rtl/>
        </w:rPr>
      </w:pPr>
    </w:p>
    <w:p w:rsidR="006A03DF" w:rsidRDefault="006A03DF" w:rsidP="006A03DF">
      <w:pPr>
        <w:rPr>
          <w:rtl/>
        </w:rPr>
      </w:pPr>
    </w:p>
    <w:p w:rsidR="006A03DF" w:rsidRDefault="006A03DF" w:rsidP="006A03DF">
      <w:pPr>
        <w:rPr>
          <w:rtl/>
        </w:rPr>
      </w:pPr>
    </w:p>
    <w:p w:rsidR="006A03DF" w:rsidRDefault="006A03DF" w:rsidP="006A03DF">
      <w:pPr>
        <w:rPr>
          <w:rtl/>
        </w:rPr>
      </w:pPr>
    </w:p>
    <w:p w:rsidR="006A03DF" w:rsidRDefault="006A03DF" w:rsidP="006A03DF">
      <w:pPr>
        <w:rPr>
          <w:rtl/>
        </w:rPr>
      </w:pPr>
    </w:p>
    <w:p w:rsidR="006A03DF" w:rsidRDefault="006A03DF" w:rsidP="006A03DF">
      <w:pPr>
        <w:rPr>
          <w:rtl/>
        </w:rPr>
      </w:pPr>
    </w:p>
    <w:p w:rsidR="006A03DF" w:rsidRDefault="006A03DF" w:rsidP="006A03DF">
      <w:pPr>
        <w:rPr>
          <w:rtl/>
        </w:rPr>
      </w:pPr>
    </w:p>
    <w:p w:rsidR="006A03DF" w:rsidRDefault="006A03DF" w:rsidP="006A03DF">
      <w:pPr>
        <w:rPr>
          <w:rtl/>
        </w:rPr>
      </w:pPr>
    </w:p>
    <w:p w:rsidR="006A03DF" w:rsidRDefault="006A03DF" w:rsidP="006A03DF">
      <w:pPr>
        <w:rPr>
          <w:rtl/>
        </w:rPr>
      </w:pPr>
    </w:p>
    <w:p w:rsidR="00DF6508" w:rsidRDefault="005B618B" w:rsidP="006A03DF">
      <w:pPr>
        <w:rPr>
          <w:rtl/>
        </w:rPr>
      </w:pPr>
      <w:r w:rsidRPr="007D649E">
        <w:rPr>
          <w:rFonts w:ascii="David" w:hAnsi="David" w:cs="David"/>
          <w:noProof/>
          <w:sz w:val="24"/>
          <w:szCs w:val="24"/>
          <w:rtl/>
        </w:rPr>
        <mc:AlternateContent>
          <mc:Choice Requires="wps">
            <w:drawing>
              <wp:anchor distT="45720" distB="45720" distL="114300" distR="114300" simplePos="0" relativeHeight="251698176" behindDoc="0" locked="0" layoutInCell="1" allowOverlap="1" wp14:anchorId="21C9B08A" wp14:editId="51867546">
                <wp:simplePos x="0" y="0"/>
                <wp:positionH relativeFrom="column">
                  <wp:posOffset>-790575</wp:posOffset>
                </wp:positionH>
                <wp:positionV relativeFrom="paragraph">
                  <wp:posOffset>3040380</wp:posOffset>
                </wp:positionV>
                <wp:extent cx="2360930" cy="2752725"/>
                <wp:effectExtent l="0" t="0" r="24130" b="28575"/>
                <wp:wrapSquare wrapText="bothSides"/>
                <wp:docPr id="193" name="תיבת טקסט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52725"/>
                        </a:xfrm>
                        <a:prstGeom prst="rect">
                          <a:avLst/>
                        </a:prstGeom>
                        <a:solidFill>
                          <a:srgbClr val="FFFFFF"/>
                        </a:solidFill>
                        <a:ln w="9525">
                          <a:solidFill>
                            <a:srgbClr val="000000"/>
                          </a:solidFill>
                          <a:miter lim="800000"/>
                          <a:headEnd/>
                          <a:tailEnd/>
                        </a:ln>
                      </wps:spPr>
                      <wps:txbx>
                        <w:txbxContent>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pStyle w:val="a4"/>
                              <w:rPr>
                                <w:rFonts w:cs="Guttman-Aram"/>
                                <w:sz w:val="32"/>
                                <w:szCs w:val="32"/>
                              </w:rPr>
                            </w:pPr>
                          </w:p>
                          <w:p w:rsidR="005B618B" w:rsidRDefault="005B618B" w:rsidP="005B618B">
                            <w:pPr>
                              <w:pStyle w:val="a4"/>
                              <w:rPr>
                                <w:rFonts w:cs="Guttman-Aram"/>
                                <w:sz w:val="32"/>
                                <w:szCs w:val="32"/>
                                <w:rtl/>
                              </w:rPr>
                            </w:pPr>
                          </w:p>
                          <w:p w:rsidR="005B618B" w:rsidRPr="005B618B" w:rsidRDefault="005B618B" w:rsidP="005B618B">
                            <w:pPr>
                              <w:pStyle w:val="a4"/>
                              <w:numPr>
                                <w:ilvl w:val="0"/>
                                <w:numId w:val="19"/>
                              </w:numPr>
                              <w:rPr>
                                <w:rFonts w:cs="Guttman-Aram"/>
                                <w:sz w:val="32"/>
                                <w:szCs w:val="32"/>
                              </w:rPr>
                            </w:pPr>
                            <w:r w:rsidRPr="005B618B">
                              <w:rPr>
                                <w:rFonts w:cs="Guttman-Aram" w:hint="cs"/>
                                <w:sz w:val="32"/>
                                <w:szCs w:val="32"/>
                                <w:rtl/>
                              </w:rPr>
                              <w:t>מילה</w:t>
                            </w:r>
                          </w:p>
                          <w:p w:rsidR="005B618B" w:rsidRPr="005B618B" w:rsidRDefault="005B618B" w:rsidP="005B618B">
                            <w:pPr>
                              <w:pStyle w:val="a4"/>
                              <w:numPr>
                                <w:ilvl w:val="0"/>
                                <w:numId w:val="19"/>
                              </w:numPr>
                              <w:rPr>
                                <w:rFonts w:cs="Guttman-Aram"/>
                                <w:sz w:val="32"/>
                                <w:szCs w:val="32"/>
                              </w:rPr>
                            </w:pPr>
                            <w:r w:rsidRPr="005B618B">
                              <w:rPr>
                                <w:rFonts w:cs="Guttman-Aram" w:hint="cs"/>
                                <w:sz w:val="32"/>
                                <w:szCs w:val="32"/>
                                <w:rtl/>
                              </w:rPr>
                              <w:t>שורש</w:t>
                            </w:r>
                          </w:p>
                          <w:p w:rsidR="005B618B" w:rsidRPr="00124E46" w:rsidRDefault="005B618B" w:rsidP="005B618B">
                            <w:pPr>
                              <w:pStyle w:val="a4"/>
                              <w:numPr>
                                <w:ilvl w:val="0"/>
                                <w:numId w:val="19"/>
                              </w:numPr>
                              <w:rPr>
                                <w:rFonts w:cs="Guttman-Aram"/>
                                <w:b/>
                                <w:bCs/>
                                <w:sz w:val="40"/>
                                <w:szCs w:val="40"/>
                              </w:rPr>
                            </w:pPr>
                            <w:r w:rsidRPr="00124E46">
                              <w:rPr>
                                <w:rFonts w:cs="Guttman-Aram" w:hint="cs"/>
                                <w:b/>
                                <w:bCs/>
                                <w:sz w:val="40"/>
                                <w:szCs w:val="40"/>
                                <w:rtl/>
                              </w:rPr>
                              <w:t>פירוש</w:t>
                            </w:r>
                          </w:p>
                          <w:p w:rsidR="005B618B" w:rsidRPr="007D649E" w:rsidRDefault="005B618B" w:rsidP="005B618B">
                            <w:pPr>
                              <w:pStyle w:val="a4"/>
                              <w:numPr>
                                <w:ilvl w:val="0"/>
                                <w:numId w:val="19"/>
                              </w:numPr>
                              <w:rPr>
                                <w:rFonts w:cs="Guttman-Aram"/>
                                <w:sz w:val="32"/>
                                <w:szCs w:val="32"/>
                                <w:rtl/>
                                <w:cs/>
                              </w:rPr>
                            </w:pPr>
                            <w:r w:rsidRPr="007D649E">
                              <w:rPr>
                                <w:rFonts w:cs="Guttman-Aram" w:hint="cs"/>
                                <w:sz w:val="32"/>
                                <w:szCs w:val="32"/>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21C9B08A" id="תיבת טקסט 193" o:spid="_x0000_s1044" type="#_x0000_t202" style="position:absolute;left:0;text-align:left;margin-left:-62.25pt;margin-top:239.4pt;width:185.9pt;height:216.75pt;flip:x;z-index:2516981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">
                <v:textbox>
                  <w:txbxContent>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pStyle w:val="a4"/>
                        <w:rPr>
                          <w:rFonts w:cs="Guttman-Aram"/>
                          <w:sz w:val="32"/>
                          <w:szCs w:val="32"/>
                        </w:rPr>
                      </w:pPr>
                    </w:p>
                    <w:p w:rsidR="005B618B" w:rsidRDefault="005B618B" w:rsidP="005B618B">
                      <w:pPr>
                        <w:pStyle w:val="a4"/>
                        <w:rPr>
                          <w:rFonts w:cs="Guttman-Aram"/>
                          <w:sz w:val="32"/>
                          <w:szCs w:val="32"/>
                          <w:rtl/>
                        </w:rPr>
                      </w:pPr>
                    </w:p>
                    <w:p w:rsidR="005B618B" w:rsidRPr="005B618B" w:rsidRDefault="005B618B" w:rsidP="005B618B">
                      <w:pPr>
                        <w:pStyle w:val="a4"/>
                        <w:numPr>
                          <w:ilvl w:val="0"/>
                          <w:numId w:val="19"/>
                        </w:numPr>
                        <w:rPr>
                          <w:rFonts w:cs="Guttman-Aram"/>
                          <w:sz w:val="32"/>
                          <w:szCs w:val="32"/>
                        </w:rPr>
                      </w:pPr>
                      <w:r w:rsidRPr="005B618B">
                        <w:rPr>
                          <w:rFonts w:cs="Guttman-Aram" w:hint="cs"/>
                          <w:sz w:val="32"/>
                          <w:szCs w:val="32"/>
                          <w:rtl/>
                        </w:rPr>
                        <w:t>מילה</w:t>
                      </w:r>
                    </w:p>
                    <w:p w:rsidR="005B618B" w:rsidRPr="005B618B" w:rsidRDefault="005B618B" w:rsidP="005B618B">
                      <w:pPr>
                        <w:pStyle w:val="a4"/>
                        <w:numPr>
                          <w:ilvl w:val="0"/>
                          <w:numId w:val="19"/>
                        </w:numPr>
                        <w:rPr>
                          <w:rFonts w:cs="Guttman-Aram"/>
                          <w:sz w:val="32"/>
                          <w:szCs w:val="32"/>
                        </w:rPr>
                      </w:pPr>
                      <w:r w:rsidRPr="005B618B">
                        <w:rPr>
                          <w:rFonts w:cs="Guttman-Aram" w:hint="cs"/>
                          <w:sz w:val="32"/>
                          <w:szCs w:val="32"/>
                          <w:rtl/>
                        </w:rPr>
                        <w:t>שורש</w:t>
                      </w:r>
                    </w:p>
                    <w:p w:rsidR="005B618B" w:rsidRPr="00124E46" w:rsidRDefault="005B618B" w:rsidP="005B618B">
                      <w:pPr>
                        <w:pStyle w:val="a4"/>
                        <w:numPr>
                          <w:ilvl w:val="0"/>
                          <w:numId w:val="19"/>
                        </w:numPr>
                        <w:rPr>
                          <w:rFonts w:cs="Guttman-Aram"/>
                          <w:b/>
                          <w:bCs/>
                          <w:sz w:val="40"/>
                          <w:szCs w:val="40"/>
                        </w:rPr>
                      </w:pPr>
                      <w:r w:rsidRPr="00124E46">
                        <w:rPr>
                          <w:rFonts w:cs="Guttman-Aram" w:hint="cs"/>
                          <w:b/>
                          <w:bCs/>
                          <w:sz w:val="40"/>
                          <w:szCs w:val="40"/>
                          <w:rtl/>
                        </w:rPr>
                        <w:t>פירוש</w:t>
                      </w:r>
                    </w:p>
                    <w:p w:rsidR="005B618B" w:rsidRPr="007D649E" w:rsidRDefault="005B618B" w:rsidP="005B618B">
                      <w:pPr>
                        <w:pStyle w:val="a4"/>
                        <w:numPr>
                          <w:ilvl w:val="0"/>
                          <w:numId w:val="19"/>
                        </w:numPr>
                        <w:rPr>
                          <w:rFonts w:cs="Guttman-Aram"/>
                          <w:sz w:val="32"/>
                          <w:szCs w:val="32"/>
                          <w:rtl/>
                          <w:cs/>
                        </w:rPr>
                      </w:pPr>
                      <w:r w:rsidRPr="007D649E">
                        <w:rPr>
                          <w:rFonts w:cs="Guttman-Aram" w:hint="cs"/>
                          <w:sz w:val="32"/>
                          <w:szCs w:val="32"/>
                          <w:rtl/>
                        </w:rPr>
                        <w:t>תמונה</w:t>
                      </w:r>
                    </w:p>
                  </w:txbxContent>
                </v:textbox>
                <w10:wrap type="square"/>
              </v:shape>
            </w:pict>
          </mc:Fallback>
        </mc:AlternateContent>
      </w:r>
      <w:r w:rsidRPr="007D649E">
        <w:rPr>
          <w:rFonts w:ascii="David" w:hAnsi="David" w:cs="David"/>
          <w:noProof/>
          <w:sz w:val="24"/>
          <w:szCs w:val="24"/>
          <w:rtl/>
        </w:rPr>
        <mc:AlternateContent>
          <mc:Choice Requires="wps">
            <w:drawing>
              <wp:anchor distT="45720" distB="45720" distL="114300" distR="114300" simplePos="0" relativeHeight="251696128" behindDoc="0" locked="0" layoutInCell="1" allowOverlap="1" wp14:anchorId="2E4DE1C9" wp14:editId="7CDBB04F">
                <wp:simplePos x="0" y="0"/>
                <wp:positionH relativeFrom="margin">
                  <wp:align>center</wp:align>
                </wp:positionH>
                <wp:positionV relativeFrom="paragraph">
                  <wp:posOffset>3040380</wp:posOffset>
                </wp:positionV>
                <wp:extent cx="2360930" cy="2752725"/>
                <wp:effectExtent l="0" t="0" r="24130" b="28575"/>
                <wp:wrapSquare wrapText="bothSides"/>
                <wp:docPr id="192" name="תיבת טקסט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52725"/>
                        </a:xfrm>
                        <a:prstGeom prst="rect">
                          <a:avLst/>
                        </a:prstGeom>
                        <a:solidFill>
                          <a:srgbClr val="FFFFFF"/>
                        </a:solidFill>
                        <a:ln w="9525">
                          <a:solidFill>
                            <a:srgbClr val="000000"/>
                          </a:solidFill>
                          <a:miter lim="800000"/>
                          <a:headEnd/>
                          <a:tailEnd/>
                        </a:ln>
                      </wps:spPr>
                      <wps:txbx>
                        <w:txbxContent>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pStyle w:val="a4"/>
                              <w:rPr>
                                <w:rFonts w:cs="Guttman-Aram"/>
                                <w:sz w:val="32"/>
                                <w:szCs w:val="32"/>
                              </w:rPr>
                            </w:pPr>
                          </w:p>
                          <w:p w:rsidR="005B618B" w:rsidRDefault="005B618B" w:rsidP="005B618B">
                            <w:pPr>
                              <w:pStyle w:val="a4"/>
                              <w:rPr>
                                <w:rFonts w:cs="Guttman-Aram"/>
                                <w:sz w:val="32"/>
                                <w:szCs w:val="32"/>
                                <w:rtl/>
                              </w:rPr>
                            </w:pPr>
                          </w:p>
                          <w:p w:rsidR="005B618B" w:rsidRPr="005B618B" w:rsidRDefault="005B618B" w:rsidP="005B618B">
                            <w:pPr>
                              <w:pStyle w:val="a4"/>
                              <w:numPr>
                                <w:ilvl w:val="0"/>
                                <w:numId w:val="18"/>
                              </w:numPr>
                              <w:rPr>
                                <w:rFonts w:cs="Guttman-Aram"/>
                                <w:sz w:val="32"/>
                                <w:szCs w:val="32"/>
                              </w:rPr>
                            </w:pPr>
                            <w:r w:rsidRPr="005B618B">
                              <w:rPr>
                                <w:rFonts w:cs="Guttman-Aram" w:hint="cs"/>
                                <w:sz w:val="32"/>
                                <w:szCs w:val="32"/>
                                <w:rtl/>
                              </w:rPr>
                              <w:t>מילה</w:t>
                            </w:r>
                          </w:p>
                          <w:p w:rsidR="005B618B" w:rsidRPr="005B618B" w:rsidRDefault="005B618B" w:rsidP="005B618B">
                            <w:pPr>
                              <w:pStyle w:val="a4"/>
                              <w:numPr>
                                <w:ilvl w:val="0"/>
                                <w:numId w:val="18"/>
                              </w:numPr>
                              <w:rPr>
                                <w:rFonts w:cs="Guttman-Aram"/>
                                <w:b/>
                                <w:bCs/>
                                <w:sz w:val="40"/>
                                <w:szCs w:val="40"/>
                              </w:rPr>
                            </w:pPr>
                            <w:r w:rsidRPr="005B618B">
                              <w:rPr>
                                <w:rFonts w:cs="Guttman-Aram" w:hint="cs"/>
                                <w:b/>
                                <w:bCs/>
                                <w:sz w:val="40"/>
                                <w:szCs w:val="40"/>
                                <w:rtl/>
                              </w:rPr>
                              <w:t>שורש</w:t>
                            </w:r>
                          </w:p>
                          <w:p w:rsidR="005B618B" w:rsidRPr="00EA4865" w:rsidRDefault="005B618B" w:rsidP="005B618B">
                            <w:pPr>
                              <w:pStyle w:val="a4"/>
                              <w:numPr>
                                <w:ilvl w:val="0"/>
                                <w:numId w:val="18"/>
                              </w:numPr>
                              <w:rPr>
                                <w:rFonts w:cs="Guttman-Aram"/>
                                <w:sz w:val="32"/>
                                <w:szCs w:val="32"/>
                              </w:rPr>
                            </w:pPr>
                            <w:r w:rsidRPr="00EA4865">
                              <w:rPr>
                                <w:rFonts w:cs="Guttman-Aram" w:hint="cs"/>
                                <w:sz w:val="32"/>
                                <w:szCs w:val="32"/>
                                <w:rtl/>
                              </w:rPr>
                              <w:t>פירוש</w:t>
                            </w:r>
                          </w:p>
                          <w:p w:rsidR="005B618B" w:rsidRPr="007D649E" w:rsidRDefault="005B618B" w:rsidP="005B618B">
                            <w:pPr>
                              <w:pStyle w:val="a4"/>
                              <w:numPr>
                                <w:ilvl w:val="0"/>
                                <w:numId w:val="18"/>
                              </w:numPr>
                              <w:rPr>
                                <w:rFonts w:cs="Guttman-Aram"/>
                                <w:sz w:val="32"/>
                                <w:szCs w:val="32"/>
                                <w:rtl/>
                                <w:cs/>
                              </w:rPr>
                            </w:pPr>
                            <w:r w:rsidRPr="007D649E">
                              <w:rPr>
                                <w:rFonts w:cs="Guttman-Aram" w:hint="cs"/>
                                <w:sz w:val="32"/>
                                <w:szCs w:val="32"/>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2E4DE1C9" id="תיבת טקסט 192" o:spid="_x0000_s1045" type="#_x0000_t202" style="position:absolute;left:0;text-align:left;margin-left:0;margin-top:239.4pt;width:185.9pt;height:216.75pt;flip:x;z-index:251696128;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">
                <v:textbox>
                  <w:txbxContent>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pStyle w:val="a4"/>
                        <w:rPr>
                          <w:rFonts w:cs="Guttman-Aram"/>
                          <w:sz w:val="32"/>
                          <w:szCs w:val="32"/>
                        </w:rPr>
                      </w:pPr>
                    </w:p>
                    <w:p w:rsidR="005B618B" w:rsidRDefault="005B618B" w:rsidP="005B618B">
                      <w:pPr>
                        <w:pStyle w:val="a4"/>
                        <w:rPr>
                          <w:rFonts w:cs="Guttman-Aram"/>
                          <w:sz w:val="32"/>
                          <w:szCs w:val="32"/>
                          <w:rtl/>
                        </w:rPr>
                      </w:pPr>
                    </w:p>
                    <w:p w:rsidR="005B618B" w:rsidRPr="005B618B" w:rsidRDefault="005B618B" w:rsidP="005B618B">
                      <w:pPr>
                        <w:pStyle w:val="a4"/>
                        <w:numPr>
                          <w:ilvl w:val="0"/>
                          <w:numId w:val="18"/>
                        </w:numPr>
                        <w:rPr>
                          <w:rFonts w:cs="Guttman-Aram"/>
                          <w:sz w:val="32"/>
                          <w:szCs w:val="32"/>
                        </w:rPr>
                      </w:pPr>
                      <w:r w:rsidRPr="005B618B">
                        <w:rPr>
                          <w:rFonts w:cs="Guttman-Aram" w:hint="cs"/>
                          <w:sz w:val="32"/>
                          <w:szCs w:val="32"/>
                          <w:rtl/>
                        </w:rPr>
                        <w:t>מילה</w:t>
                      </w:r>
                    </w:p>
                    <w:p w:rsidR="005B618B" w:rsidRPr="005B618B" w:rsidRDefault="005B618B" w:rsidP="005B618B">
                      <w:pPr>
                        <w:pStyle w:val="a4"/>
                        <w:numPr>
                          <w:ilvl w:val="0"/>
                          <w:numId w:val="18"/>
                        </w:numPr>
                        <w:rPr>
                          <w:rFonts w:cs="Guttman-Aram"/>
                          <w:b/>
                          <w:bCs/>
                          <w:sz w:val="40"/>
                          <w:szCs w:val="40"/>
                        </w:rPr>
                      </w:pPr>
                      <w:r w:rsidRPr="005B618B">
                        <w:rPr>
                          <w:rFonts w:cs="Guttman-Aram" w:hint="cs"/>
                          <w:b/>
                          <w:bCs/>
                          <w:sz w:val="40"/>
                          <w:szCs w:val="40"/>
                          <w:rtl/>
                        </w:rPr>
                        <w:t>שורש</w:t>
                      </w:r>
                    </w:p>
                    <w:p w:rsidR="005B618B" w:rsidRPr="00EA4865" w:rsidRDefault="005B618B" w:rsidP="005B618B">
                      <w:pPr>
                        <w:pStyle w:val="a4"/>
                        <w:numPr>
                          <w:ilvl w:val="0"/>
                          <w:numId w:val="18"/>
                        </w:numPr>
                        <w:rPr>
                          <w:rFonts w:cs="Guttman-Aram"/>
                          <w:sz w:val="32"/>
                          <w:szCs w:val="32"/>
                        </w:rPr>
                      </w:pPr>
                      <w:r w:rsidRPr="00EA4865">
                        <w:rPr>
                          <w:rFonts w:cs="Guttman-Aram" w:hint="cs"/>
                          <w:sz w:val="32"/>
                          <w:szCs w:val="32"/>
                          <w:rtl/>
                        </w:rPr>
                        <w:t>פירוש</w:t>
                      </w:r>
                    </w:p>
                    <w:p w:rsidR="005B618B" w:rsidRPr="007D649E" w:rsidRDefault="005B618B" w:rsidP="005B618B">
                      <w:pPr>
                        <w:pStyle w:val="a4"/>
                        <w:numPr>
                          <w:ilvl w:val="0"/>
                          <w:numId w:val="18"/>
                        </w:numPr>
                        <w:rPr>
                          <w:rFonts w:cs="Guttman-Aram"/>
                          <w:sz w:val="32"/>
                          <w:szCs w:val="32"/>
                          <w:rtl/>
                          <w:cs/>
                        </w:rPr>
                      </w:pPr>
                      <w:r w:rsidRPr="007D649E">
                        <w:rPr>
                          <w:rFonts w:cs="Guttman-Aram" w:hint="cs"/>
                          <w:sz w:val="32"/>
                          <w:szCs w:val="32"/>
                          <w:rtl/>
                        </w:rPr>
                        <w:t>תמונה</w:t>
                      </w:r>
                    </w:p>
                  </w:txbxContent>
                </v:textbox>
                <w10:wrap type="square" anchorx="margin"/>
              </v:shape>
            </w:pict>
          </mc:Fallback>
        </mc:AlternateContent>
      </w:r>
      <w:r w:rsidRPr="007D649E">
        <w:rPr>
          <w:rFonts w:ascii="David" w:hAnsi="David" w:cs="David"/>
          <w:noProof/>
          <w:sz w:val="24"/>
          <w:szCs w:val="24"/>
          <w:rtl/>
        </w:rPr>
        <mc:AlternateContent>
          <mc:Choice Requires="wps">
            <w:drawing>
              <wp:anchor distT="45720" distB="45720" distL="114300" distR="114300" simplePos="0" relativeHeight="251694080" behindDoc="0" locked="0" layoutInCell="1" allowOverlap="1" wp14:anchorId="1307D42B" wp14:editId="2E6326B3">
                <wp:simplePos x="0" y="0"/>
                <wp:positionH relativeFrom="margin">
                  <wp:posOffset>4010025</wp:posOffset>
                </wp:positionH>
                <wp:positionV relativeFrom="paragraph">
                  <wp:posOffset>3040380</wp:posOffset>
                </wp:positionV>
                <wp:extent cx="2360930" cy="2762250"/>
                <wp:effectExtent l="0" t="0" r="24130" b="19050"/>
                <wp:wrapSquare wrapText="bothSides"/>
                <wp:docPr id="3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62250"/>
                        </a:xfrm>
                        <a:prstGeom prst="rect">
                          <a:avLst/>
                        </a:prstGeom>
                        <a:solidFill>
                          <a:srgbClr val="FFFFFF"/>
                        </a:solidFill>
                        <a:ln w="9525">
                          <a:solidFill>
                            <a:srgbClr val="000000"/>
                          </a:solidFill>
                          <a:miter lim="800000"/>
                          <a:headEnd/>
                          <a:tailEnd/>
                        </a:ln>
                      </wps:spPr>
                      <wps:txbx>
                        <w:txbxContent>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rPr>
                                <w:rtl/>
                              </w:rPr>
                            </w:pPr>
                          </w:p>
                          <w:p w:rsidR="005B618B" w:rsidRPr="005B618B" w:rsidRDefault="005B618B" w:rsidP="005B618B">
                            <w:pPr>
                              <w:pStyle w:val="a4"/>
                              <w:numPr>
                                <w:ilvl w:val="0"/>
                                <w:numId w:val="17"/>
                              </w:numPr>
                              <w:rPr>
                                <w:rFonts w:cs="Guttman-Aram"/>
                                <w:b/>
                                <w:bCs/>
                                <w:sz w:val="40"/>
                                <w:szCs w:val="40"/>
                              </w:rPr>
                            </w:pPr>
                            <w:r w:rsidRPr="005B618B">
                              <w:rPr>
                                <w:rFonts w:cs="Guttman-Aram" w:hint="cs"/>
                                <w:b/>
                                <w:bCs/>
                                <w:sz w:val="40"/>
                                <w:szCs w:val="40"/>
                                <w:rtl/>
                              </w:rPr>
                              <w:t>מילה</w:t>
                            </w:r>
                          </w:p>
                          <w:p w:rsidR="005B618B" w:rsidRPr="005B618B" w:rsidRDefault="005B618B" w:rsidP="005B618B">
                            <w:pPr>
                              <w:pStyle w:val="a4"/>
                              <w:numPr>
                                <w:ilvl w:val="0"/>
                                <w:numId w:val="17"/>
                              </w:numPr>
                              <w:rPr>
                                <w:rFonts w:cs="Guttman-Aram"/>
                                <w:sz w:val="32"/>
                                <w:szCs w:val="32"/>
                              </w:rPr>
                            </w:pPr>
                            <w:r w:rsidRPr="005B618B">
                              <w:rPr>
                                <w:rFonts w:cs="Guttman-Aram" w:hint="cs"/>
                                <w:sz w:val="32"/>
                                <w:szCs w:val="32"/>
                                <w:rtl/>
                              </w:rPr>
                              <w:t>שורש</w:t>
                            </w:r>
                          </w:p>
                          <w:p w:rsidR="005B618B" w:rsidRPr="007D649E" w:rsidRDefault="005B618B" w:rsidP="005B618B">
                            <w:pPr>
                              <w:pStyle w:val="a4"/>
                              <w:numPr>
                                <w:ilvl w:val="0"/>
                                <w:numId w:val="17"/>
                              </w:numPr>
                              <w:rPr>
                                <w:rFonts w:cs="Guttman-Aram"/>
                                <w:sz w:val="32"/>
                                <w:szCs w:val="32"/>
                              </w:rPr>
                            </w:pPr>
                            <w:r w:rsidRPr="007D649E">
                              <w:rPr>
                                <w:rFonts w:cs="Guttman-Aram" w:hint="cs"/>
                                <w:sz w:val="32"/>
                                <w:szCs w:val="32"/>
                                <w:rtl/>
                              </w:rPr>
                              <w:t>פירוש</w:t>
                            </w:r>
                          </w:p>
                          <w:p w:rsidR="005B618B" w:rsidRPr="00CD16C8" w:rsidRDefault="005B618B" w:rsidP="005B618B">
                            <w:pPr>
                              <w:pStyle w:val="a4"/>
                              <w:numPr>
                                <w:ilvl w:val="0"/>
                                <w:numId w:val="17"/>
                              </w:numPr>
                              <w:rPr>
                                <w:rFonts w:cs="Guttman-Aram"/>
                                <w:sz w:val="32"/>
                                <w:szCs w:val="32"/>
                                <w:rtl/>
                                <w:cs/>
                              </w:rPr>
                            </w:pPr>
                            <w:r w:rsidRPr="00CD16C8">
                              <w:rPr>
                                <w:rFonts w:cs="Guttman-Aram" w:hint="cs"/>
                                <w:sz w:val="32"/>
                                <w:szCs w:val="32"/>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1307D42B" id="_x0000_s1046" type="#_x0000_t202" style="position:absolute;left:0;text-align:left;margin-left:315.75pt;margin-top:239.4pt;width:185.9pt;height:217.5pt;flip:x;z-index:25169408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">
                <v:textbox>
                  <w:txbxContent>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rPr>
                          <w:rtl/>
                        </w:rPr>
                      </w:pPr>
                    </w:p>
                    <w:p w:rsidR="005B618B" w:rsidRPr="005B618B" w:rsidRDefault="005B618B" w:rsidP="005B618B">
                      <w:pPr>
                        <w:pStyle w:val="a4"/>
                        <w:numPr>
                          <w:ilvl w:val="0"/>
                          <w:numId w:val="17"/>
                        </w:numPr>
                        <w:rPr>
                          <w:rFonts w:cs="Guttman-Aram"/>
                          <w:b/>
                          <w:bCs/>
                          <w:sz w:val="40"/>
                          <w:szCs w:val="40"/>
                        </w:rPr>
                      </w:pPr>
                      <w:r w:rsidRPr="005B618B">
                        <w:rPr>
                          <w:rFonts w:cs="Guttman-Aram" w:hint="cs"/>
                          <w:b/>
                          <w:bCs/>
                          <w:sz w:val="40"/>
                          <w:szCs w:val="40"/>
                          <w:rtl/>
                        </w:rPr>
                        <w:t>מילה</w:t>
                      </w:r>
                    </w:p>
                    <w:p w:rsidR="005B618B" w:rsidRPr="005B618B" w:rsidRDefault="005B618B" w:rsidP="005B618B">
                      <w:pPr>
                        <w:pStyle w:val="a4"/>
                        <w:numPr>
                          <w:ilvl w:val="0"/>
                          <w:numId w:val="17"/>
                        </w:numPr>
                        <w:rPr>
                          <w:rFonts w:cs="Guttman-Aram"/>
                          <w:sz w:val="32"/>
                          <w:szCs w:val="32"/>
                        </w:rPr>
                      </w:pPr>
                      <w:r w:rsidRPr="005B618B">
                        <w:rPr>
                          <w:rFonts w:cs="Guttman-Aram" w:hint="cs"/>
                          <w:sz w:val="32"/>
                          <w:szCs w:val="32"/>
                          <w:rtl/>
                        </w:rPr>
                        <w:t>שורש</w:t>
                      </w:r>
                    </w:p>
                    <w:p w:rsidR="005B618B" w:rsidRPr="007D649E" w:rsidRDefault="005B618B" w:rsidP="005B618B">
                      <w:pPr>
                        <w:pStyle w:val="a4"/>
                        <w:numPr>
                          <w:ilvl w:val="0"/>
                          <w:numId w:val="17"/>
                        </w:numPr>
                        <w:rPr>
                          <w:rFonts w:cs="Guttman-Aram"/>
                          <w:sz w:val="32"/>
                          <w:szCs w:val="32"/>
                        </w:rPr>
                      </w:pPr>
                      <w:r w:rsidRPr="007D649E">
                        <w:rPr>
                          <w:rFonts w:cs="Guttman-Aram" w:hint="cs"/>
                          <w:sz w:val="32"/>
                          <w:szCs w:val="32"/>
                          <w:rtl/>
                        </w:rPr>
                        <w:t>פירוש</w:t>
                      </w:r>
                    </w:p>
                    <w:p w:rsidR="005B618B" w:rsidRPr="00CD16C8" w:rsidRDefault="005B618B" w:rsidP="005B618B">
                      <w:pPr>
                        <w:pStyle w:val="a4"/>
                        <w:numPr>
                          <w:ilvl w:val="0"/>
                          <w:numId w:val="17"/>
                        </w:numPr>
                        <w:rPr>
                          <w:rFonts w:cs="Guttman-Aram"/>
                          <w:sz w:val="32"/>
                          <w:szCs w:val="32"/>
                          <w:rtl/>
                          <w:cs/>
                        </w:rPr>
                      </w:pPr>
                      <w:r w:rsidRPr="00CD16C8">
                        <w:rPr>
                          <w:rFonts w:cs="Guttman-Aram" w:hint="cs"/>
                          <w:sz w:val="32"/>
                          <w:szCs w:val="32"/>
                          <w:rtl/>
                        </w:rPr>
                        <w:t>תמונה</w:t>
                      </w:r>
                    </w:p>
                  </w:txbxContent>
                </v:textbox>
                <w10:wrap type="square" anchorx="margin"/>
              </v:shape>
            </w:pict>
          </mc:Fallback>
        </mc:AlternateContent>
      </w:r>
      <w:r w:rsidRPr="007D649E">
        <w:rPr>
          <w:rFonts w:ascii="David" w:hAnsi="David" w:cs="David"/>
          <w:noProof/>
          <w:sz w:val="24"/>
          <w:szCs w:val="24"/>
          <w:rtl/>
        </w:rPr>
        <mc:AlternateContent>
          <mc:Choice Requires="wps">
            <w:drawing>
              <wp:anchor distT="45720" distB="45720" distL="114300" distR="114300" simplePos="0" relativeHeight="251692032" behindDoc="0" locked="0" layoutInCell="1" allowOverlap="1" wp14:anchorId="2CD079E5" wp14:editId="54E10A00">
                <wp:simplePos x="0" y="0"/>
                <wp:positionH relativeFrom="margin">
                  <wp:posOffset>-807720</wp:posOffset>
                </wp:positionH>
                <wp:positionV relativeFrom="paragraph">
                  <wp:posOffset>20955</wp:posOffset>
                </wp:positionV>
                <wp:extent cx="2360930" cy="2762250"/>
                <wp:effectExtent l="0" t="0" r="24130" b="19050"/>
                <wp:wrapSquare wrapText="bothSides"/>
                <wp:docPr id="3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62250"/>
                        </a:xfrm>
                        <a:prstGeom prst="rect">
                          <a:avLst/>
                        </a:prstGeom>
                        <a:solidFill>
                          <a:srgbClr val="FFFFFF"/>
                        </a:solidFill>
                        <a:ln w="9525">
                          <a:solidFill>
                            <a:srgbClr val="000000"/>
                          </a:solidFill>
                          <a:miter lim="800000"/>
                          <a:headEnd/>
                          <a:tailEnd/>
                        </a:ln>
                      </wps:spPr>
                      <wps:txbx>
                        <w:txbxContent>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rPr>
                                <w:rtl/>
                              </w:rPr>
                            </w:pPr>
                          </w:p>
                          <w:p w:rsidR="005B618B" w:rsidRPr="005B618B" w:rsidRDefault="005B618B" w:rsidP="005B618B">
                            <w:pPr>
                              <w:pStyle w:val="a4"/>
                              <w:numPr>
                                <w:ilvl w:val="0"/>
                                <w:numId w:val="16"/>
                              </w:numPr>
                              <w:rPr>
                                <w:rFonts w:cs="Guttman-Aram"/>
                                <w:sz w:val="32"/>
                                <w:szCs w:val="32"/>
                              </w:rPr>
                            </w:pPr>
                            <w:r w:rsidRPr="005B618B">
                              <w:rPr>
                                <w:rFonts w:cs="Guttman-Aram" w:hint="cs"/>
                                <w:sz w:val="32"/>
                                <w:szCs w:val="32"/>
                                <w:rtl/>
                              </w:rPr>
                              <w:t>מילה</w:t>
                            </w:r>
                          </w:p>
                          <w:p w:rsidR="005B618B" w:rsidRPr="005B618B" w:rsidRDefault="005B618B" w:rsidP="005B618B">
                            <w:pPr>
                              <w:pStyle w:val="a4"/>
                              <w:numPr>
                                <w:ilvl w:val="0"/>
                                <w:numId w:val="16"/>
                              </w:numPr>
                              <w:rPr>
                                <w:rFonts w:cs="Guttman-Aram"/>
                                <w:sz w:val="32"/>
                                <w:szCs w:val="32"/>
                              </w:rPr>
                            </w:pPr>
                            <w:r w:rsidRPr="005B618B">
                              <w:rPr>
                                <w:rFonts w:cs="Guttman-Aram" w:hint="cs"/>
                                <w:sz w:val="32"/>
                                <w:szCs w:val="32"/>
                                <w:rtl/>
                              </w:rPr>
                              <w:t>שורש</w:t>
                            </w:r>
                          </w:p>
                          <w:p w:rsidR="005B618B" w:rsidRPr="007D649E" w:rsidRDefault="005B618B" w:rsidP="005B618B">
                            <w:pPr>
                              <w:pStyle w:val="a4"/>
                              <w:numPr>
                                <w:ilvl w:val="0"/>
                                <w:numId w:val="16"/>
                              </w:numPr>
                              <w:rPr>
                                <w:rFonts w:cs="Guttman-Aram"/>
                                <w:sz w:val="32"/>
                                <w:szCs w:val="32"/>
                              </w:rPr>
                            </w:pPr>
                            <w:r w:rsidRPr="007D649E">
                              <w:rPr>
                                <w:rFonts w:cs="Guttman-Aram" w:hint="cs"/>
                                <w:sz w:val="32"/>
                                <w:szCs w:val="32"/>
                                <w:rtl/>
                              </w:rPr>
                              <w:t>פירוש</w:t>
                            </w:r>
                          </w:p>
                          <w:p w:rsidR="005B618B" w:rsidRPr="00EA4865" w:rsidRDefault="005B618B" w:rsidP="005B618B">
                            <w:pPr>
                              <w:pStyle w:val="a4"/>
                              <w:numPr>
                                <w:ilvl w:val="0"/>
                                <w:numId w:val="16"/>
                              </w:numPr>
                              <w:rPr>
                                <w:rFonts w:cs="Guttman-Aram"/>
                                <w:b/>
                                <w:bCs/>
                                <w:sz w:val="40"/>
                                <w:szCs w:val="40"/>
                                <w:rtl/>
                                <w:cs/>
                              </w:rPr>
                            </w:pPr>
                            <w:r w:rsidRPr="00EA4865">
                              <w:rPr>
                                <w:rFonts w:cs="Guttman-Aram" w:hint="cs"/>
                                <w:b/>
                                <w:bCs/>
                                <w:sz w:val="40"/>
                                <w:szCs w:val="40"/>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2CD079E5" id="_x0000_s1047" type="#_x0000_t202" style="position:absolute;left:0;text-align:left;margin-left:-63.6pt;margin-top:1.65pt;width:185.9pt;height:217.5pt;flip:x;z-index:25169203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">
                <v:textbox>
                  <w:txbxContent>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rPr>
                          <w:rtl/>
                        </w:rPr>
                      </w:pPr>
                    </w:p>
                    <w:p w:rsidR="005B618B" w:rsidRPr="005B618B" w:rsidRDefault="005B618B" w:rsidP="005B618B">
                      <w:pPr>
                        <w:pStyle w:val="a4"/>
                        <w:numPr>
                          <w:ilvl w:val="0"/>
                          <w:numId w:val="16"/>
                        </w:numPr>
                        <w:rPr>
                          <w:rFonts w:cs="Guttman-Aram"/>
                          <w:sz w:val="32"/>
                          <w:szCs w:val="32"/>
                        </w:rPr>
                      </w:pPr>
                      <w:r w:rsidRPr="005B618B">
                        <w:rPr>
                          <w:rFonts w:cs="Guttman-Aram" w:hint="cs"/>
                          <w:sz w:val="32"/>
                          <w:szCs w:val="32"/>
                          <w:rtl/>
                        </w:rPr>
                        <w:t>מילה</w:t>
                      </w:r>
                    </w:p>
                    <w:p w:rsidR="005B618B" w:rsidRPr="005B618B" w:rsidRDefault="005B618B" w:rsidP="005B618B">
                      <w:pPr>
                        <w:pStyle w:val="a4"/>
                        <w:numPr>
                          <w:ilvl w:val="0"/>
                          <w:numId w:val="16"/>
                        </w:numPr>
                        <w:rPr>
                          <w:rFonts w:cs="Guttman-Aram"/>
                          <w:sz w:val="32"/>
                          <w:szCs w:val="32"/>
                        </w:rPr>
                      </w:pPr>
                      <w:r w:rsidRPr="005B618B">
                        <w:rPr>
                          <w:rFonts w:cs="Guttman-Aram" w:hint="cs"/>
                          <w:sz w:val="32"/>
                          <w:szCs w:val="32"/>
                          <w:rtl/>
                        </w:rPr>
                        <w:t>שורש</w:t>
                      </w:r>
                    </w:p>
                    <w:p w:rsidR="005B618B" w:rsidRPr="007D649E" w:rsidRDefault="005B618B" w:rsidP="005B618B">
                      <w:pPr>
                        <w:pStyle w:val="a4"/>
                        <w:numPr>
                          <w:ilvl w:val="0"/>
                          <w:numId w:val="16"/>
                        </w:numPr>
                        <w:rPr>
                          <w:rFonts w:cs="Guttman-Aram"/>
                          <w:sz w:val="32"/>
                          <w:szCs w:val="32"/>
                        </w:rPr>
                      </w:pPr>
                      <w:r w:rsidRPr="007D649E">
                        <w:rPr>
                          <w:rFonts w:cs="Guttman-Aram" w:hint="cs"/>
                          <w:sz w:val="32"/>
                          <w:szCs w:val="32"/>
                          <w:rtl/>
                        </w:rPr>
                        <w:t>פירוש</w:t>
                      </w:r>
                    </w:p>
                    <w:p w:rsidR="005B618B" w:rsidRPr="00EA4865" w:rsidRDefault="005B618B" w:rsidP="005B618B">
                      <w:pPr>
                        <w:pStyle w:val="a4"/>
                        <w:numPr>
                          <w:ilvl w:val="0"/>
                          <w:numId w:val="16"/>
                        </w:numPr>
                        <w:rPr>
                          <w:rFonts w:cs="Guttman-Aram"/>
                          <w:b/>
                          <w:bCs/>
                          <w:sz w:val="40"/>
                          <w:szCs w:val="40"/>
                          <w:rtl/>
                          <w:cs/>
                        </w:rPr>
                      </w:pPr>
                      <w:r w:rsidRPr="00EA4865">
                        <w:rPr>
                          <w:rFonts w:cs="Guttman-Aram" w:hint="cs"/>
                          <w:b/>
                          <w:bCs/>
                          <w:sz w:val="40"/>
                          <w:szCs w:val="40"/>
                          <w:rtl/>
                        </w:rPr>
                        <w:t>תמונה</w:t>
                      </w:r>
                    </w:p>
                  </w:txbxContent>
                </v:textbox>
                <w10:wrap type="square" anchorx="margin"/>
              </v:shape>
            </w:pict>
          </mc:Fallback>
        </mc:AlternateContent>
      </w:r>
      <w:r w:rsidR="00EA4865" w:rsidRPr="007D649E">
        <w:rPr>
          <w:rFonts w:ascii="David" w:hAnsi="David" w:cs="David"/>
          <w:noProof/>
          <w:sz w:val="24"/>
          <w:szCs w:val="24"/>
          <w:rtl/>
        </w:rPr>
        <mc:AlternateContent>
          <mc:Choice Requires="wps">
            <w:drawing>
              <wp:anchor distT="45720" distB="45720" distL="114300" distR="114300" simplePos="0" relativeHeight="251689984" behindDoc="0" locked="0" layoutInCell="1" allowOverlap="1" wp14:anchorId="58498A99" wp14:editId="1856FF4E">
                <wp:simplePos x="0" y="0"/>
                <wp:positionH relativeFrom="column">
                  <wp:posOffset>1562100</wp:posOffset>
                </wp:positionH>
                <wp:positionV relativeFrom="paragraph">
                  <wp:posOffset>11430</wp:posOffset>
                </wp:positionV>
                <wp:extent cx="2360930" cy="2752725"/>
                <wp:effectExtent l="0" t="0" r="24130" b="28575"/>
                <wp:wrapSquare wrapText="bothSides"/>
                <wp:docPr id="25" name="תיבת טקסט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52725"/>
                        </a:xfrm>
                        <a:prstGeom prst="rect">
                          <a:avLst/>
                        </a:prstGeom>
                        <a:solidFill>
                          <a:srgbClr val="FFFFFF"/>
                        </a:solidFill>
                        <a:ln w="9525">
                          <a:solidFill>
                            <a:srgbClr val="000000"/>
                          </a:solidFill>
                          <a:miter lim="800000"/>
                          <a:headEnd/>
                          <a:tailEnd/>
                        </a:ln>
                      </wps:spPr>
                      <wps:txbx>
                        <w:txbxContent>
                          <w:p w:rsidR="00EA4865" w:rsidRDefault="00EA4865" w:rsidP="00EA4865">
                            <w:pPr>
                              <w:rPr>
                                <w:rtl/>
                              </w:rPr>
                            </w:pPr>
                          </w:p>
                          <w:p w:rsidR="00EA4865" w:rsidRDefault="00EA4865" w:rsidP="00EA4865">
                            <w:pPr>
                              <w:rPr>
                                <w:rtl/>
                              </w:rPr>
                            </w:pPr>
                          </w:p>
                          <w:p w:rsidR="00EA4865" w:rsidRDefault="00EA4865" w:rsidP="00EA4865">
                            <w:pPr>
                              <w:rPr>
                                <w:rtl/>
                              </w:rPr>
                            </w:pPr>
                          </w:p>
                          <w:p w:rsidR="00EA4865" w:rsidRDefault="00EA4865" w:rsidP="00EA4865">
                            <w:pPr>
                              <w:pStyle w:val="a4"/>
                              <w:rPr>
                                <w:rFonts w:cs="Guttman-Aram"/>
                                <w:sz w:val="32"/>
                                <w:szCs w:val="32"/>
                              </w:rPr>
                            </w:pPr>
                          </w:p>
                          <w:p w:rsidR="00EA4865" w:rsidRDefault="00EA4865" w:rsidP="00EA4865">
                            <w:pPr>
                              <w:pStyle w:val="a4"/>
                              <w:rPr>
                                <w:rFonts w:cs="Guttman-Aram"/>
                                <w:sz w:val="32"/>
                                <w:szCs w:val="32"/>
                                <w:rtl/>
                              </w:rPr>
                            </w:pPr>
                          </w:p>
                          <w:p w:rsidR="00EA4865" w:rsidRPr="005B618B" w:rsidRDefault="00EA4865" w:rsidP="005B618B">
                            <w:pPr>
                              <w:pStyle w:val="a4"/>
                              <w:numPr>
                                <w:ilvl w:val="0"/>
                                <w:numId w:val="15"/>
                              </w:numPr>
                              <w:rPr>
                                <w:rFonts w:cs="Guttman-Aram"/>
                                <w:sz w:val="32"/>
                                <w:szCs w:val="32"/>
                              </w:rPr>
                            </w:pPr>
                            <w:r w:rsidRPr="005B618B">
                              <w:rPr>
                                <w:rFonts w:cs="Guttman-Aram" w:hint="cs"/>
                                <w:sz w:val="32"/>
                                <w:szCs w:val="32"/>
                                <w:rtl/>
                              </w:rPr>
                              <w:t>מילה</w:t>
                            </w:r>
                          </w:p>
                          <w:p w:rsidR="00EA4865" w:rsidRPr="005B618B" w:rsidRDefault="00EA4865" w:rsidP="005B618B">
                            <w:pPr>
                              <w:pStyle w:val="a4"/>
                              <w:numPr>
                                <w:ilvl w:val="0"/>
                                <w:numId w:val="15"/>
                              </w:numPr>
                              <w:rPr>
                                <w:rFonts w:cs="Guttman-Aram"/>
                                <w:sz w:val="32"/>
                                <w:szCs w:val="32"/>
                              </w:rPr>
                            </w:pPr>
                            <w:r w:rsidRPr="005B618B">
                              <w:rPr>
                                <w:rFonts w:cs="Guttman-Aram" w:hint="cs"/>
                                <w:sz w:val="32"/>
                                <w:szCs w:val="32"/>
                                <w:rtl/>
                              </w:rPr>
                              <w:t>שורש</w:t>
                            </w:r>
                          </w:p>
                          <w:p w:rsidR="00EA4865" w:rsidRPr="00124E46" w:rsidRDefault="00EA4865" w:rsidP="005B618B">
                            <w:pPr>
                              <w:pStyle w:val="a4"/>
                              <w:numPr>
                                <w:ilvl w:val="0"/>
                                <w:numId w:val="15"/>
                              </w:numPr>
                              <w:rPr>
                                <w:rFonts w:cs="Guttman-Aram"/>
                                <w:b/>
                                <w:bCs/>
                                <w:sz w:val="40"/>
                                <w:szCs w:val="40"/>
                              </w:rPr>
                            </w:pPr>
                            <w:r w:rsidRPr="00124E46">
                              <w:rPr>
                                <w:rFonts w:cs="Guttman-Aram" w:hint="cs"/>
                                <w:b/>
                                <w:bCs/>
                                <w:sz w:val="40"/>
                                <w:szCs w:val="40"/>
                                <w:rtl/>
                              </w:rPr>
                              <w:t>פירוש</w:t>
                            </w:r>
                          </w:p>
                          <w:p w:rsidR="00EA4865" w:rsidRPr="007D649E" w:rsidRDefault="00EA4865" w:rsidP="005B618B">
                            <w:pPr>
                              <w:pStyle w:val="a4"/>
                              <w:numPr>
                                <w:ilvl w:val="0"/>
                                <w:numId w:val="15"/>
                              </w:numPr>
                              <w:rPr>
                                <w:rFonts w:cs="Guttman-Aram"/>
                                <w:sz w:val="32"/>
                                <w:szCs w:val="32"/>
                                <w:rtl/>
                                <w:cs/>
                              </w:rPr>
                            </w:pPr>
                            <w:r w:rsidRPr="007D649E">
                              <w:rPr>
                                <w:rFonts w:cs="Guttman-Aram" w:hint="cs"/>
                                <w:sz w:val="32"/>
                                <w:szCs w:val="32"/>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58498A99" id="תיבת טקסט 25" o:spid="_x0000_s1048" type="#_x0000_t202" style="position:absolute;left:0;text-align:left;margin-left:123pt;margin-top:.9pt;width:185.9pt;height:216.75pt;flip:x;z-index:2516899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">
                <v:textbox>
                  <w:txbxContent>
                    <w:p w:rsidR="00EA4865" w:rsidRDefault="00EA4865" w:rsidP="00EA4865">
                      <w:pPr>
                        <w:rPr>
                          <w:rtl/>
                        </w:rPr>
                      </w:pPr>
                    </w:p>
                    <w:p w:rsidR="00EA4865" w:rsidRDefault="00EA4865" w:rsidP="00EA4865">
                      <w:pPr>
                        <w:rPr>
                          <w:rtl/>
                        </w:rPr>
                      </w:pPr>
                    </w:p>
                    <w:p w:rsidR="00EA4865" w:rsidRDefault="00EA4865" w:rsidP="00EA4865">
                      <w:pPr>
                        <w:rPr>
                          <w:rtl/>
                        </w:rPr>
                      </w:pPr>
                    </w:p>
                    <w:p w:rsidR="00EA4865" w:rsidRDefault="00EA4865" w:rsidP="00EA4865">
                      <w:pPr>
                        <w:pStyle w:val="a4"/>
                        <w:rPr>
                          <w:rFonts w:cs="Guttman-Aram"/>
                          <w:sz w:val="32"/>
                          <w:szCs w:val="32"/>
                        </w:rPr>
                      </w:pPr>
                    </w:p>
                    <w:p w:rsidR="00EA4865" w:rsidRDefault="00EA4865" w:rsidP="00EA4865">
                      <w:pPr>
                        <w:pStyle w:val="a4"/>
                        <w:rPr>
                          <w:rFonts w:cs="Guttman-Aram"/>
                          <w:sz w:val="32"/>
                          <w:szCs w:val="32"/>
                          <w:rtl/>
                        </w:rPr>
                      </w:pPr>
                    </w:p>
                    <w:p w:rsidR="00EA4865" w:rsidRPr="005B618B" w:rsidRDefault="00EA4865" w:rsidP="005B618B">
                      <w:pPr>
                        <w:pStyle w:val="a4"/>
                        <w:numPr>
                          <w:ilvl w:val="0"/>
                          <w:numId w:val="15"/>
                        </w:numPr>
                        <w:rPr>
                          <w:rFonts w:cs="Guttman-Aram"/>
                          <w:sz w:val="32"/>
                          <w:szCs w:val="32"/>
                        </w:rPr>
                      </w:pPr>
                      <w:r w:rsidRPr="005B618B">
                        <w:rPr>
                          <w:rFonts w:cs="Guttman-Aram" w:hint="cs"/>
                          <w:sz w:val="32"/>
                          <w:szCs w:val="32"/>
                          <w:rtl/>
                        </w:rPr>
                        <w:t>מילה</w:t>
                      </w:r>
                    </w:p>
                    <w:p w:rsidR="00EA4865" w:rsidRPr="005B618B" w:rsidRDefault="00EA4865" w:rsidP="005B618B">
                      <w:pPr>
                        <w:pStyle w:val="a4"/>
                        <w:numPr>
                          <w:ilvl w:val="0"/>
                          <w:numId w:val="15"/>
                        </w:numPr>
                        <w:rPr>
                          <w:rFonts w:cs="Guttman-Aram"/>
                          <w:sz w:val="32"/>
                          <w:szCs w:val="32"/>
                        </w:rPr>
                      </w:pPr>
                      <w:r w:rsidRPr="005B618B">
                        <w:rPr>
                          <w:rFonts w:cs="Guttman-Aram" w:hint="cs"/>
                          <w:sz w:val="32"/>
                          <w:szCs w:val="32"/>
                          <w:rtl/>
                        </w:rPr>
                        <w:t>שורש</w:t>
                      </w:r>
                    </w:p>
                    <w:p w:rsidR="00EA4865" w:rsidRPr="00124E46" w:rsidRDefault="00EA4865" w:rsidP="005B618B">
                      <w:pPr>
                        <w:pStyle w:val="a4"/>
                        <w:numPr>
                          <w:ilvl w:val="0"/>
                          <w:numId w:val="15"/>
                        </w:numPr>
                        <w:rPr>
                          <w:rFonts w:cs="Guttman-Aram"/>
                          <w:b/>
                          <w:bCs/>
                          <w:sz w:val="40"/>
                          <w:szCs w:val="40"/>
                        </w:rPr>
                      </w:pPr>
                      <w:r w:rsidRPr="00124E46">
                        <w:rPr>
                          <w:rFonts w:cs="Guttman-Aram" w:hint="cs"/>
                          <w:b/>
                          <w:bCs/>
                          <w:sz w:val="40"/>
                          <w:szCs w:val="40"/>
                          <w:rtl/>
                        </w:rPr>
                        <w:t>פירוש</w:t>
                      </w:r>
                    </w:p>
                    <w:p w:rsidR="00EA4865" w:rsidRPr="007D649E" w:rsidRDefault="00EA4865" w:rsidP="005B618B">
                      <w:pPr>
                        <w:pStyle w:val="a4"/>
                        <w:numPr>
                          <w:ilvl w:val="0"/>
                          <w:numId w:val="15"/>
                        </w:numPr>
                        <w:rPr>
                          <w:rFonts w:cs="Guttman-Aram"/>
                          <w:sz w:val="32"/>
                          <w:szCs w:val="32"/>
                          <w:rtl/>
                          <w:cs/>
                        </w:rPr>
                      </w:pPr>
                      <w:r w:rsidRPr="007D649E">
                        <w:rPr>
                          <w:rFonts w:cs="Guttman-Aram" w:hint="cs"/>
                          <w:sz w:val="32"/>
                          <w:szCs w:val="32"/>
                          <w:rtl/>
                        </w:rPr>
                        <w:t>תמונה</w:t>
                      </w:r>
                    </w:p>
                  </w:txbxContent>
                </v:textbox>
                <w10:wrap type="square"/>
              </v:shape>
            </w:pict>
          </mc:Fallback>
        </mc:AlternateContent>
      </w:r>
      <w:r w:rsidR="00EA4865" w:rsidRPr="007D649E">
        <w:rPr>
          <w:rFonts w:ascii="David" w:hAnsi="David" w:cs="David"/>
          <w:noProof/>
          <w:sz w:val="24"/>
          <w:szCs w:val="24"/>
          <w:rtl/>
        </w:rPr>
        <mc:AlternateContent>
          <mc:Choice Requires="wps">
            <w:drawing>
              <wp:anchor distT="45720" distB="45720" distL="114300" distR="114300" simplePos="0" relativeHeight="251687936" behindDoc="0" locked="0" layoutInCell="1" allowOverlap="1" wp14:anchorId="5C8D0024" wp14:editId="284B56BF">
                <wp:simplePos x="0" y="0"/>
                <wp:positionH relativeFrom="margin">
                  <wp:posOffset>3993515</wp:posOffset>
                </wp:positionH>
                <wp:positionV relativeFrom="paragraph">
                  <wp:posOffset>11430</wp:posOffset>
                </wp:positionV>
                <wp:extent cx="2360930" cy="2752725"/>
                <wp:effectExtent l="0" t="0" r="24130" b="28575"/>
                <wp:wrapSquare wrapText="bothSides"/>
                <wp:docPr id="24" name="תיבת טקסט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52725"/>
                        </a:xfrm>
                        <a:prstGeom prst="rect">
                          <a:avLst/>
                        </a:prstGeom>
                        <a:solidFill>
                          <a:srgbClr val="FFFFFF"/>
                        </a:solidFill>
                        <a:ln w="9525">
                          <a:solidFill>
                            <a:srgbClr val="000000"/>
                          </a:solidFill>
                          <a:miter lim="800000"/>
                          <a:headEnd/>
                          <a:tailEnd/>
                        </a:ln>
                      </wps:spPr>
                      <wps:txbx>
                        <w:txbxContent>
                          <w:p w:rsidR="00EA4865" w:rsidRDefault="00EA4865" w:rsidP="00EA4865">
                            <w:pPr>
                              <w:rPr>
                                <w:rtl/>
                              </w:rPr>
                            </w:pPr>
                          </w:p>
                          <w:p w:rsidR="00EA4865" w:rsidRDefault="00EA4865" w:rsidP="00EA4865">
                            <w:pPr>
                              <w:rPr>
                                <w:rtl/>
                              </w:rPr>
                            </w:pPr>
                          </w:p>
                          <w:p w:rsidR="00EA4865" w:rsidRDefault="00EA4865" w:rsidP="00EA4865">
                            <w:pPr>
                              <w:rPr>
                                <w:rtl/>
                              </w:rPr>
                            </w:pPr>
                          </w:p>
                          <w:p w:rsidR="00EA4865" w:rsidRDefault="00EA4865" w:rsidP="00EA4865">
                            <w:pPr>
                              <w:pStyle w:val="a4"/>
                              <w:rPr>
                                <w:rFonts w:cs="Guttman-Aram"/>
                                <w:sz w:val="32"/>
                                <w:szCs w:val="32"/>
                              </w:rPr>
                            </w:pPr>
                          </w:p>
                          <w:p w:rsidR="00EA4865" w:rsidRDefault="00EA4865" w:rsidP="00EA4865">
                            <w:pPr>
                              <w:pStyle w:val="a4"/>
                              <w:rPr>
                                <w:rFonts w:cs="Guttman-Aram"/>
                                <w:sz w:val="32"/>
                                <w:szCs w:val="32"/>
                                <w:rtl/>
                              </w:rPr>
                            </w:pPr>
                          </w:p>
                          <w:p w:rsidR="00EA4865" w:rsidRPr="00EA4865" w:rsidRDefault="00EA4865" w:rsidP="00EA4865">
                            <w:pPr>
                              <w:pStyle w:val="a4"/>
                              <w:numPr>
                                <w:ilvl w:val="0"/>
                                <w:numId w:val="14"/>
                              </w:numPr>
                              <w:rPr>
                                <w:rFonts w:cs="Guttman-Aram"/>
                                <w:sz w:val="32"/>
                                <w:szCs w:val="32"/>
                              </w:rPr>
                            </w:pPr>
                            <w:r w:rsidRPr="00EA4865">
                              <w:rPr>
                                <w:rFonts w:cs="Guttman-Aram" w:hint="cs"/>
                                <w:sz w:val="32"/>
                                <w:szCs w:val="32"/>
                                <w:rtl/>
                              </w:rPr>
                              <w:t>מילה</w:t>
                            </w:r>
                          </w:p>
                          <w:p w:rsidR="00EA4865" w:rsidRPr="00EA4865" w:rsidRDefault="00EA4865" w:rsidP="00EA4865">
                            <w:pPr>
                              <w:pStyle w:val="a4"/>
                              <w:numPr>
                                <w:ilvl w:val="0"/>
                                <w:numId w:val="14"/>
                              </w:numPr>
                              <w:rPr>
                                <w:rFonts w:cs="Guttman-Aram"/>
                                <w:b/>
                                <w:bCs/>
                                <w:sz w:val="40"/>
                                <w:szCs w:val="40"/>
                              </w:rPr>
                            </w:pPr>
                            <w:r w:rsidRPr="00EA4865">
                              <w:rPr>
                                <w:rFonts w:cs="Guttman-Aram" w:hint="cs"/>
                                <w:b/>
                                <w:bCs/>
                                <w:sz w:val="40"/>
                                <w:szCs w:val="40"/>
                                <w:rtl/>
                              </w:rPr>
                              <w:t>שורש</w:t>
                            </w:r>
                          </w:p>
                          <w:p w:rsidR="00EA4865" w:rsidRPr="00EA4865" w:rsidRDefault="00EA4865" w:rsidP="00EA4865">
                            <w:pPr>
                              <w:pStyle w:val="a4"/>
                              <w:numPr>
                                <w:ilvl w:val="0"/>
                                <w:numId w:val="14"/>
                              </w:numPr>
                              <w:rPr>
                                <w:rFonts w:cs="Guttman-Aram"/>
                                <w:sz w:val="32"/>
                                <w:szCs w:val="32"/>
                              </w:rPr>
                            </w:pPr>
                            <w:r w:rsidRPr="00EA4865">
                              <w:rPr>
                                <w:rFonts w:cs="Guttman-Aram" w:hint="cs"/>
                                <w:sz w:val="32"/>
                                <w:szCs w:val="32"/>
                                <w:rtl/>
                              </w:rPr>
                              <w:t>פירוש</w:t>
                            </w:r>
                          </w:p>
                          <w:p w:rsidR="00EA4865" w:rsidRPr="007D649E" w:rsidRDefault="00EA4865" w:rsidP="00EA4865">
                            <w:pPr>
                              <w:pStyle w:val="a4"/>
                              <w:numPr>
                                <w:ilvl w:val="0"/>
                                <w:numId w:val="14"/>
                              </w:numPr>
                              <w:rPr>
                                <w:rFonts w:cs="Guttman-Aram"/>
                                <w:sz w:val="32"/>
                                <w:szCs w:val="32"/>
                                <w:rtl/>
                                <w:cs/>
                              </w:rPr>
                            </w:pPr>
                            <w:r w:rsidRPr="007D649E">
                              <w:rPr>
                                <w:rFonts w:cs="Guttman-Aram" w:hint="cs"/>
                                <w:sz w:val="32"/>
                                <w:szCs w:val="32"/>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5C8D0024" id="תיבת טקסט 24" o:spid="_x0000_s1049" type="#_x0000_t202" style="position:absolute;left:0;text-align:left;margin-left:314.45pt;margin-top:.9pt;width:185.9pt;height:216.75pt;flip:x;z-index:251687936;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">
                <v:textbox>
                  <w:txbxContent>
                    <w:p w:rsidR="00EA4865" w:rsidRDefault="00EA4865" w:rsidP="00EA4865">
                      <w:pPr>
                        <w:rPr>
                          <w:rtl/>
                        </w:rPr>
                      </w:pPr>
                    </w:p>
                    <w:p w:rsidR="00EA4865" w:rsidRDefault="00EA4865" w:rsidP="00EA4865">
                      <w:pPr>
                        <w:rPr>
                          <w:rtl/>
                        </w:rPr>
                      </w:pPr>
                    </w:p>
                    <w:p w:rsidR="00EA4865" w:rsidRDefault="00EA4865" w:rsidP="00EA4865">
                      <w:pPr>
                        <w:rPr>
                          <w:rtl/>
                        </w:rPr>
                      </w:pPr>
                    </w:p>
                    <w:p w:rsidR="00EA4865" w:rsidRDefault="00EA4865" w:rsidP="00EA4865">
                      <w:pPr>
                        <w:pStyle w:val="a4"/>
                        <w:rPr>
                          <w:rFonts w:cs="Guttman-Aram"/>
                          <w:sz w:val="32"/>
                          <w:szCs w:val="32"/>
                        </w:rPr>
                      </w:pPr>
                    </w:p>
                    <w:p w:rsidR="00EA4865" w:rsidRDefault="00EA4865" w:rsidP="00EA4865">
                      <w:pPr>
                        <w:pStyle w:val="a4"/>
                        <w:rPr>
                          <w:rFonts w:cs="Guttman-Aram"/>
                          <w:sz w:val="32"/>
                          <w:szCs w:val="32"/>
                          <w:rtl/>
                        </w:rPr>
                      </w:pPr>
                    </w:p>
                    <w:p w:rsidR="00EA4865" w:rsidRPr="00EA4865" w:rsidRDefault="00EA4865" w:rsidP="00EA4865">
                      <w:pPr>
                        <w:pStyle w:val="a4"/>
                        <w:numPr>
                          <w:ilvl w:val="0"/>
                          <w:numId w:val="14"/>
                        </w:numPr>
                        <w:rPr>
                          <w:rFonts w:cs="Guttman-Aram"/>
                          <w:sz w:val="32"/>
                          <w:szCs w:val="32"/>
                        </w:rPr>
                      </w:pPr>
                      <w:r w:rsidRPr="00EA4865">
                        <w:rPr>
                          <w:rFonts w:cs="Guttman-Aram" w:hint="cs"/>
                          <w:sz w:val="32"/>
                          <w:szCs w:val="32"/>
                          <w:rtl/>
                        </w:rPr>
                        <w:t>מילה</w:t>
                      </w:r>
                    </w:p>
                    <w:p w:rsidR="00EA4865" w:rsidRPr="00EA4865" w:rsidRDefault="00EA4865" w:rsidP="00EA4865">
                      <w:pPr>
                        <w:pStyle w:val="a4"/>
                        <w:numPr>
                          <w:ilvl w:val="0"/>
                          <w:numId w:val="14"/>
                        </w:numPr>
                        <w:rPr>
                          <w:rFonts w:cs="Guttman-Aram"/>
                          <w:b/>
                          <w:bCs/>
                          <w:sz w:val="40"/>
                          <w:szCs w:val="40"/>
                        </w:rPr>
                      </w:pPr>
                      <w:r w:rsidRPr="00EA4865">
                        <w:rPr>
                          <w:rFonts w:cs="Guttman-Aram" w:hint="cs"/>
                          <w:b/>
                          <w:bCs/>
                          <w:sz w:val="40"/>
                          <w:szCs w:val="40"/>
                          <w:rtl/>
                        </w:rPr>
                        <w:t>שורש</w:t>
                      </w:r>
                    </w:p>
                    <w:p w:rsidR="00EA4865" w:rsidRPr="00EA4865" w:rsidRDefault="00EA4865" w:rsidP="00EA4865">
                      <w:pPr>
                        <w:pStyle w:val="a4"/>
                        <w:numPr>
                          <w:ilvl w:val="0"/>
                          <w:numId w:val="14"/>
                        </w:numPr>
                        <w:rPr>
                          <w:rFonts w:cs="Guttman-Aram"/>
                          <w:sz w:val="32"/>
                          <w:szCs w:val="32"/>
                        </w:rPr>
                      </w:pPr>
                      <w:r w:rsidRPr="00EA4865">
                        <w:rPr>
                          <w:rFonts w:cs="Guttman-Aram" w:hint="cs"/>
                          <w:sz w:val="32"/>
                          <w:szCs w:val="32"/>
                          <w:rtl/>
                        </w:rPr>
                        <w:t>פירוש</w:t>
                      </w:r>
                    </w:p>
                    <w:p w:rsidR="00EA4865" w:rsidRPr="007D649E" w:rsidRDefault="00EA4865" w:rsidP="00EA4865">
                      <w:pPr>
                        <w:pStyle w:val="a4"/>
                        <w:numPr>
                          <w:ilvl w:val="0"/>
                          <w:numId w:val="14"/>
                        </w:numPr>
                        <w:rPr>
                          <w:rFonts w:cs="Guttman-Aram"/>
                          <w:sz w:val="32"/>
                          <w:szCs w:val="32"/>
                          <w:rtl/>
                          <w:cs/>
                        </w:rPr>
                      </w:pPr>
                      <w:r w:rsidRPr="007D649E">
                        <w:rPr>
                          <w:rFonts w:cs="Guttman-Aram" w:hint="cs"/>
                          <w:sz w:val="32"/>
                          <w:szCs w:val="32"/>
                          <w:rtl/>
                        </w:rPr>
                        <w:t>תמונה</w:t>
                      </w:r>
                    </w:p>
                  </w:txbxContent>
                </v:textbox>
                <w10:wrap type="square" anchorx="margin"/>
              </v:shape>
            </w:pict>
          </mc:Fallback>
        </mc:AlternateContent>
      </w:r>
    </w:p>
    <w:p w:rsidR="006A03DF" w:rsidRDefault="005B618B" w:rsidP="005B618B">
      <w:pPr>
        <w:bidi w:val="0"/>
        <w:jc w:val="center"/>
      </w:pPr>
      <w:r w:rsidRPr="007D649E">
        <w:rPr>
          <w:rFonts w:ascii="David" w:hAnsi="David" w:cs="David"/>
          <w:noProof/>
          <w:sz w:val="24"/>
          <w:szCs w:val="24"/>
          <w:rtl/>
        </w:rPr>
        <mc:AlternateContent>
          <mc:Choice Requires="wps">
            <w:drawing>
              <wp:anchor distT="45720" distB="45720" distL="114300" distR="114300" simplePos="0" relativeHeight="251700224" behindDoc="0" locked="0" layoutInCell="1" allowOverlap="1" wp14:anchorId="3B042C3E" wp14:editId="2A221D71">
                <wp:simplePos x="0" y="0"/>
                <wp:positionH relativeFrom="margin">
                  <wp:posOffset>4040505</wp:posOffset>
                </wp:positionH>
                <wp:positionV relativeFrom="paragraph">
                  <wp:posOffset>-63500</wp:posOffset>
                </wp:positionV>
                <wp:extent cx="2360930" cy="2762250"/>
                <wp:effectExtent l="0" t="0" r="24130" b="19050"/>
                <wp:wrapSquare wrapText="bothSides"/>
                <wp:docPr id="19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762250"/>
                        </a:xfrm>
                        <a:prstGeom prst="rect">
                          <a:avLst/>
                        </a:prstGeom>
                        <a:solidFill>
                          <a:srgbClr val="FFFFFF"/>
                        </a:solidFill>
                        <a:ln w="9525">
                          <a:solidFill>
                            <a:srgbClr val="000000"/>
                          </a:solidFill>
                          <a:miter lim="800000"/>
                          <a:headEnd/>
                          <a:tailEnd/>
                        </a:ln>
                      </wps:spPr>
                      <wps:txbx>
                        <w:txbxContent>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rPr>
                                <w:rtl/>
                              </w:rPr>
                            </w:pPr>
                          </w:p>
                          <w:p w:rsidR="005B618B" w:rsidRPr="005B618B" w:rsidRDefault="005B618B" w:rsidP="005B618B">
                            <w:pPr>
                              <w:pStyle w:val="a4"/>
                              <w:numPr>
                                <w:ilvl w:val="0"/>
                                <w:numId w:val="20"/>
                              </w:numPr>
                              <w:rPr>
                                <w:rFonts w:cs="Guttman-Aram"/>
                                <w:sz w:val="32"/>
                                <w:szCs w:val="32"/>
                              </w:rPr>
                            </w:pPr>
                            <w:r w:rsidRPr="005B618B">
                              <w:rPr>
                                <w:rFonts w:cs="Guttman-Aram" w:hint="cs"/>
                                <w:sz w:val="32"/>
                                <w:szCs w:val="32"/>
                                <w:rtl/>
                              </w:rPr>
                              <w:t>מילה</w:t>
                            </w:r>
                          </w:p>
                          <w:p w:rsidR="005B618B" w:rsidRPr="005B618B" w:rsidRDefault="005B618B" w:rsidP="005B618B">
                            <w:pPr>
                              <w:pStyle w:val="a4"/>
                              <w:numPr>
                                <w:ilvl w:val="0"/>
                                <w:numId w:val="20"/>
                              </w:numPr>
                              <w:rPr>
                                <w:rFonts w:cs="Guttman-Aram"/>
                                <w:sz w:val="32"/>
                                <w:szCs w:val="32"/>
                              </w:rPr>
                            </w:pPr>
                            <w:r w:rsidRPr="005B618B">
                              <w:rPr>
                                <w:rFonts w:cs="Guttman-Aram" w:hint="cs"/>
                                <w:sz w:val="32"/>
                                <w:szCs w:val="32"/>
                                <w:rtl/>
                              </w:rPr>
                              <w:t>שורש</w:t>
                            </w:r>
                          </w:p>
                          <w:p w:rsidR="005B618B" w:rsidRPr="007D649E" w:rsidRDefault="005B618B" w:rsidP="005B618B">
                            <w:pPr>
                              <w:pStyle w:val="a4"/>
                              <w:numPr>
                                <w:ilvl w:val="0"/>
                                <w:numId w:val="20"/>
                              </w:numPr>
                              <w:rPr>
                                <w:rFonts w:cs="Guttman-Aram"/>
                                <w:sz w:val="32"/>
                                <w:szCs w:val="32"/>
                              </w:rPr>
                            </w:pPr>
                            <w:r w:rsidRPr="007D649E">
                              <w:rPr>
                                <w:rFonts w:cs="Guttman-Aram" w:hint="cs"/>
                                <w:sz w:val="32"/>
                                <w:szCs w:val="32"/>
                                <w:rtl/>
                              </w:rPr>
                              <w:t>פירוש</w:t>
                            </w:r>
                          </w:p>
                          <w:p w:rsidR="005B618B" w:rsidRPr="00EA4865" w:rsidRDefault="005B618B" w:rsidP="005B618B">
                            <w:pPr>
                              <w:pStyle w:val="a4"/>
                              <w:numPr>
                                <w:ilvl w:val="0"/>
                                <w:numId w:val="20"/>
                              </w:numPr>
                              <w:rPr>
                                <w:rFonts w:cs="Guttman-Aram"/>
                                <w:b/>
                                <w:bCs/>
                                <w:sz w:val="40"/>
                                <w:szCs w:val="40"/>
                                <w:rtl/>
                                <w:cs/>
                              </w:rPr>
                            </w:pPr>
                            <w:r w:rsidRPr="00EA4865">
                              <w:rPr>
                                <w:rFonts w:cs="Guttman-Aram" w:hint="cs"/>
                                <w:b/>
                                <w:bCs/>
                                <w:sz w:val="40"/>
                                <w:szCs w:val="40"/>
                                <w:rtl/>
                              </w:rPr>
                              <w:t>תמונה</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5="http://schemas.microsoft.com/office/word/2012/wordml">
            <w:pict>
              <v:shape w14:anchorId="3B042C3E" id="_x0000_s1050" type="#_x0000_t202" style="position:absolute;left:0;text-align:left;margin-left:318.15pt;margin-top:-5pt;width:185.9pt;height:217.5pt;flip:x;z-index:25170022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">
                <v:textbox>
                  <w:txbxContent>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rPr>
                          <w:rtl/>
                        </w:rPr>
                      </w:pPr>
                    </w:p>
                    <w:p w:rsidR="005B618B" w:rsidRDefault="005B618B" w:rsidP="005B618B">
                      <w:pPr>
                        <w:rPr>
                          <w:rtl/>
                        </w:rPr>
                      </w:pPr>
                    </w:p>
                    <w:p w:rsidR="005B618B" w:rsidRPr="005B618B" w:rsidRDefault="005B618B" w:rsidP="005B618B">
                      <w:pPr>
                        <w:pStyle w:val="a4"/>
                        <w:numPr>
                          <w:ilvl w:val="0"/>
                          <w:numId w:val="20"/>
                        </w:numPr>
                        <w:rPr>
                          <w:rFonts w:cs="Guttman-Aram"/>
                          <w:sz w:val="32"/>
                          <w:szCs w:val="32"/>
                        </w:rPr>
                      </w:pPr>
                      <w:r w:rsidRPr="005B618B">
                        <w:rPr>
                          <w:rFonts w:cs="Guttman-Aram" w:hint="cs"/>
                          <w:sz w:val="32"/>
                          <w:szCs w:val="32"/>
                          <w:rtl/>
                        </w:rPr>
                        <w:t>מילה</w:t>
                      </w:r>
                    </w:p>
                    <w:p w:rsidR="005B618B" w:rsidRPr="005B618B" w:rsidRDefault="005B618B" w:rsidP="005B618B">
                      <w:pPr>
                        <w:pStyle w:val="a4"/>
                        <w:numPr>
                          <w:ilvl w:val="0"/>
                          <w:numId w:val="20"/>
                        </w:numPr>
                        <w:rPr>
                          <w:rFonts w:cs="Guttman-Aram"/>
                          <w:sz w:val="32"/>
                          <w:szCs w:val="32"/>
                        </w:rPr>
                      </w:pPr>
                      <w:r w:rsidRPr="005B618B">
                        <w:rPr>
                          <w:rFonts w:cs="Guttman-Aram" w:hint="cs"/>
                          <w:sz w:val="32"/>
                          <w:szCs w:val="32"/>
                          <w:rtl/>
                        </w:rPr>
                        <w:t>שורש</w:t>
                      </w:r>
                    </w:p>
                    <w:p w:rsidR="005B618B" w:rsidRPr="007D649E" w:rsidRDefault="005B618B" w:rsidP="005B618B">
                      <w:pPr>
                        <w:pStyle w:val="a4"/>
                        <w:numPr>
                          <w:ilvl w:val="0"/>
                          <w:numId w:val="20"/>
                        </w:numPr>
                        <w:rPr>
                          <w:rFonts w:cs="Guttman-Aram"/>
                          <w:sz w:val="32"/>
                          <w:szCs w:val="32"/>
                        </w:rPr>
                      </w:pPr>
                      <w:r w:rsidRPr="007D649E">
                        <w:rPr>
                          <w:rFonts w:cs="Guttman-Aram" w:hint="cs"/>
                          <w:sz w:val="32"/>
                          <w:szCs w:val="32"/>
                          <w:rtl/>
                        </w:rPr>
                        <w:t>פירוש</w:t>
                      </w:r>
                    </w:p>
                    <w:p w:rsidR="005B618B" w:rsidRPr="00EA4865" w:rsidRDefault="005B618B" w:rsidP="005B618B">
                      <w:pPr>
                        <w:pStyle w:val="a4"/>
                        <w:numPr>
                          <w:ilvl w:val="0"/>
                          <w:numId w:val="20"/>
                        </w:numPr>
                        <w:rPr>
                          <w:rFonts w:cs="Guttman-Aram"/>
                          <w:b/>
                          <w:bCs/>
                          <w:sz w:val="40"/>
                          <w:szCs w:val="40"/>
                          <w:rtl/>
                          <w:cs/>
                        </w:rPr>
                      </w:pPr>
                      <w:r w:rsidRPr="00EA4865">
                        <w:rPr>
                          <w:rFonts w:cs="Guttman-Aram" w:hint="cs"/>
                          <w:b/>
                          <w:bCs/>
                          <w:sz w:val="40"/>
                          <w:szCs w:val="40"/>
                          <w:rtl/>
                        </w:rPr>
                        <w:t>תמונה</w:t>
                      </w:r>
                    </w:p>
                  </w:txbxContent>
                </v:textbox>
                <w10:wrap type="square" anchorx="margin"/>
              </v:shape>
            </w:pict>
          </mc:Fallback>
        </mc:AlternateContent>
      </w:r>
    </w:p>
    <w:sectPr w:rsidR="006A03DF"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uttman-Aram">
    <w:panose1 w:val="02010401010101010101"/>
    <w:charset w:val="B1"/>
    <w:family w:val="auto"/>
    <w:pitch w:val="variable"/>
    <w:sig w:usb0="00000801" w:usb1="40000000" w:usb2="00000000" w:usb3="00000000" w:csb0="0000002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Guttman Hatzvi">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B0B34"/>
    <w:multiLevelType w:val="hybridMultilevel"/>
    <w:tmpl w:val="DC2415B0"/>
    <w:lvl w:ilvl="0" w:tplc="BF86F8AE">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C87DC4"/>
    <w:multiLevelType w:val="hybridMultilevel"/>
    <w:tmpl w:val="66C03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3D0293"/>
    <w:multiLevelType w:val="hybridMultilevel"/>
    <w:tmpl w:val="8AAA2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527EAD"/>
    <w:multiLevelType w:val="hybridMultilevel"/>
    <w:tmpl w:val="F080F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FA699F"/>
    <w:multiLevelType w:val="hybridMultilevel"/>
    <w:tmpl w:val="425E5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F273F0"/>
    <w:multiLevelType w:val="hybridMultilevel"/>
    <w:tmpl w:val="03AAF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EF3EA7"/>
    <w:multiLevelType w:val="hybridMultilevel"/>
    <w:tmpl w:val="2222E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A43D86"/>
    <w:multiLevelType w:val="multilevel"/>
    <w:tmpl w:val="1030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4A1601"/>
    <w:multiLevelType w:val="hybridMultilevel"/>
    <w:tmpl w:val="06B45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D7E1FA2"/>
    <w:multiLevelType w:val="hybridMultilevel"/>
    <w:tmpl w:val="C05C1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DDA59A7"/>
    <w:multiLevelType w:val="hybridMultilevel"/>
    <w:tmpl w:val="207CB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B8B1CA0"/>
    <w:multiLevelType w:val="hybridMultilevel"/>
    <w:tmpl w:val="DCEAB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E41387A"/>
    <w:multiLevelType w:val="hybridMultilevel"/>
    <w:tmpl w:val="3B6AD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26A58DE"/>
    <w:multiLevelType w:val="hybridMultilevel"/>
    <w:tmpl w:val="E02C9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2C0189A"/>
    <w:multiLevelType w:val="hybridMultilevel"/>
    <w:tmpl w:val="D98A4688"/>
    <w:lvl w:ilvl="0" w:tplc="82C0947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DB92602"/>
    <w:multiLevelType w:val="hybridMultilevel"/>
    <w:tmpl w:val="CEF05884"/>
    <w:lvl w:ilvl="0" w:tplc="3C54CA68">
      <w:start w:val="1"/>
      <w:numFmt w:val="decimal"/>
      <w:lvlText w:val="%1."/>
      <w:lvlJc w:val="left"/>
      <w:pPr>
        <w:ind w:left="720" w:hanging="360"/>
      </w:pPr>
      <w:rPr>
        <w:rFonts w:asciiTheme="minorHAnsi" w:eastAsiaTheme="minorHAnsi" w:hAnsiTheme="minorHAnsi" w:cs="Guttman-Aram"/>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00B173A"/>
    <w:multiLevelType w:val="hybridMultilevel"/>
    <w:tmpl w:val="8042D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8F101C3"/>
    <w:multiLevelType w:val="hybridMultilevel"/>
    <w:tmpl w:val="B8345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C95467B"/>
    <w:multiLevelType w:val="hybridMultilevel"/>
    <w:tmpl w:val="6268A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D003C96"/>
    <w:multiLevelType w:val="hybridMultilevel"/>
    <w:tmpl w:val="3594E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E27019E"/>
    <w:multiLevelType w:val="hybridMultilevel"/>
    <w:tmpl w:val="CEC03B4C"/>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19"/>
  </w:num>
  <w:num w:numId="4">
    <w:abstractNumId w:val="18"/>
  </w:num>
  <w:num w:numId="5">
    <w:abstractNumId w:val="5"/>
  </w:num>
  <w:num w:numId="6">
    <w:abstractNumId w:val="4"/>
  </w:num>
  <w:num w:numId="7">
    <w:abstractNumId w:val="1"/>
  </w:num>
  <w:num w:numId="8">
    <w:abstractNumId w:val="20"/>
  </w:num>
  <w:num w:numId="9">
    <w:abstractNumId w:val="3"/>
  </w:num>
  <w:num w:numId="10">
    <w:abstractNumId w:val="11"/>
  </w:num>
  <w:num w:numId="11">
    <w:abstractNumId w:val="15"/>
  </w:num>
  <w:num w:numId="12">
    <w:abstractNumId w:val="2"/>
  </w:num>
  <w:num w:numId="13">
    <w:abstractNumId w:val="16"/>
  </w:num>
  <w:num w:numId="14">
    <w:abstractNumId w:val="10"/>
  </w:num>
  <w:num w:numId="15">
    <w:abstractNumId w:val="17"/>
  </w:num>
  <w:num w:numId="16">
    <w:abstractNumId w:val="8"/>
  </w:num>
  <w:num w:numId="17">
    <w:abstractNumId w:val="9"/>
  </w:num>
  <w:num w:numId="18">
    <w:abstractNumId w:val="12"/>
  </w:num>
  <w:num w:numId="19">
    <w:abstractNumId w:val="13"/>
  </w:num>
  <w:num w:numId="20">
    <w:abstractNumId w:val="6"/>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3DF"/>
    <w:rsid w:val="00014E53"/>
    <w:rsid w:val="000A1A45"/>
    <w:rsid w:val="00122861"/>
    <w:rsid w:val="00124E46"/>
    <w:rsid w:val="00214FF5"/>
    <w:rsid w:val="0034093D"/>
    <w:rsid w:val="00510648"/>
    <w:rsid w:val="005B618B"/>
    <w:rsid w:val="0061276E"/>
    <w:rsid w:val="0062432D"/>
    <w:rsid w:val="00657D17"/>
    <w:rsid w:val="006A03DF"/>
    <w:rsid w:val="007D649E"/>
    <w:rsid w:val="008228FF"/>
    <w:rsid w:val="0089077B"/>
    <w:rsid w:val="00996207"/>
    <w:rsid w:val="00A463E1"/>
    <w:rsid w:val="00A50B59"/>
    <w:rsid w:val="00A64A59"/>
    <w:rsid w:val="00A71AF3"/>
    <w:rsid w:val="00BF054F"/>
    <w:rsid w:val="00C126F1"/>
    <w:rsid w:val="00C142AD"/>
    <w:rsid w:val="00C21ECD"/>
    <w:rsid w:val="00C75DAC"/>
    <w:rsid w:val="00CD16C8"/>
    <w:rsid w:val="00D02C97"/>
    <w:rsid w:val="00DC6A88"/>
    <w:rsid w:val="00DF6508"/>
    <w:rsid w:val="00EA4865"/>
    <w:rsid w:val="00EF0F76"/>
    <w:rsid w:val="00FA2755"/>
    <w:rsid w:val="00FC44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F0F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0A1A45"/>
    <w:pPr>
      <w:ind w:left="720"/>
      <w:contextualSpacing/>
    </w:pPr>
  </w:style>
  <w:style w:type="character" w:styleId="Hyperlink">
    <w:name w:val="Hyperlink"/>
    <w:basedOn w:val="a0"/>
    <w:uiPriority w:val="99"/>
    <w:unhideWhenUsed/>
    <w:rsid w:val="00014E53"/>
    <w:rPr>
      <w:color w:val="0563C1" w:themeColor="hyperlink"/>
      <w:u w:val="single"/>
    </w:rPr>
  </w:style>
  <w:style w:type="paragraph" w:styleId="a5">
    <w:name w:val="Balloon Text"/>
    <w:basedOn w:val="a"/>
    <w:link w:val="a6"/>
    <w:uiPriority w:val="99"/>
    <w:semiHidden/>
    <w:unhideWhenUsed/>
    <w:rsid w:val="00FA2755"/>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FA275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F0F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0A1A45"/>
    <w:pPr>
      <w:ind w:left="720"/>
      <w:contextualSpacing/>
    </w:pPr>
  </w:style>
  <w:style w:type="character" w:styleId="Hyperlink">
    <w:name w:val="Hyperlink"/>
    <w:basedOn w:val="a0"/>
    <w:uiPriority w:val="99"/>
    <w:unhideWhenUsed/>
    <w:rsid w:val="00014E53"/>
    <w:rPr>
      <w:color w:val="0563C1" w:themeColor="hyperlink"/>
      <w:u w:val="single"/>
    </w:rPr>
  </w:style>
  <w:style w:type="paragraph" w:styleId="a5">
    <w:name w:val="Balloon Text"/>
    <w:basedOn w:val="a"/>
    <w:link w:val="a6"/>
    <w:uiPriority w:val="99"/>
    <w:semiHidden/>
    <w:unhideWhenUsed/>
    <w:rsid w:val="00FA2755"/>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FA275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8658434">
      <w:bodyDiv w:val="1"/>
      <w:marLeft w:val="0"/>
      <w:marRight w:val="0"/>
      <w:marTop w:val="0"/>
      <w:marBottom w:val="0"/>
      <w:divBdr>
        <w:top w:val="none" w:sz="0" w:space="0" w:color="auto"/>
        <w:left w:val="none" w:sz="0" w:space="0" w:color="auto"/>
        <w:bottom w:val="none" w:sz="0" w:space="0" w:color="auto"/>
        <w:right w:val="none" w:sz="0" w:space="0" w:color="auto"/>
      </w:divBdr>
      <w:divsChild>
        <w:div w:id="1413966867">
          <w:marLeft w:val="0"/>
          <w:marRight w:val="0"/>
          <w:marTop w:val="0"/>
          <w:marBottom w:val="0"/>
          <w:divBdr>
            <w:top w:val="none" w:sz="0" w:space="0" w:color="auto"/>
            <w:left w:val="none" w:sz="0" w:space="0" w:color="auto"/>
            <w:bottom w:val="none" w:sz="0" w:space="0" w:color="auto"/>
            <w:right w:val="none" w:sz="0" w:space="0" w:color="auto"/>
          </w:divBdr>
          <w:divsChild>
            <w:div w:id="1145852834">
              <w:marLeft w:val="0"/>
              <w:marRight w:val="0"/>
              <w:marTop w:val="0"/>
              <w:marBottom w:val="0"/>
              <w:divBdr>
                <w:top w:val="none" w:sz="0" w:space="0" w:color="auto"/>
                <w:left w:val="none" w:sz="0" w:space="0" w:color="auto"/>
                <w:bottom w:val="none" w:sz="0" w:space="0" w:color="auto"/>
                <w:right w:val="none" w:sz="0" w:space="0" w:color="auto"/>
              </w:divBdr>
              <w:divsChild>
                <w:div w:id="1237008608">
                  <w:marLeft w:val="0"/>
                  <w:marRight w:val="0"/>
                  <w:marTop w:val="0"/>
                  <w:marBottom w:val="0"/>
                  <w:divBdr>
                    <w:top w:val="none" w:sz="0" w:space="0" w:color="auto"/>
                    <w:left w:val="none" w:sz="0" w:space="0" w:color="auto"/>
                    <w:bottom w:val="none" w:sz="0" w:space="0" w:color="auto"/>
                    <w:right w:val="none" w:sz="0" w:space="0" w:color="auto"/>
                  </w:divBdr>
                  <w:divsChild>
                    <w:div w:id="1781753195">
                      <w:marLeft w:val="0"/>
                      <w:marRight w:val="0"/>
                      <w:marTop w:val="0"/>
                      <w:marBottom w:val="0"/>
                      <w:divBdr>
                        <w:top w:val="none" w:sz="0" w:space="0" w:color="auto"/>
                        <w:left w:val="none" w:sz="0" w:space="0" w:color="auto"/>
                        <w:bottom w:val="none" w:sz="0" w:space="0" w:color="auto"/>
                        <w:right w:val="none" w:sz="0" w:space="0" w:color="auto"/>
                      </w:divBdr>
                      <w:divsChild>
                        <w:div w:id="324626390">
                          <w:marLeft w:val="0"/>
                          <w:marRight w:val="0"/>
                          <w:marTop w:val="0"/>
                          <w:marBottom w:val="0"/>
                          <w:divBdr>
                            <w:top w:val="none" w:sz="0" w:space="0" w:color="auto"/>
                            <w:left w:val="none" w:sz="0" w:space="0" w:color="auto"/>
                            <w:bottom w:val="none" w:sz="0" w:space="0" w:color="auto"/>
                            <w:right w:val="none" w:sz="0" w:space="0" w:color="auto"/>
                          </w:divBdr>
                        </w:div>
                        <w:div w:id="516238699">
                          <w:marLeft w:val="0"/>
                          <w:marRight w:val="0"/>
                          <w:marTop w:val="0"/>
                          <w:marBottom w:val="0"/>
                          <w:divBdr>
                            <w:top w:val="none" w:sz="0" w:space="0" w:color="auto"/>
                            <w:left w:val="none" w:sz="0" w:space="0" w:color="auto"/>
                            <w:bottom w:val="none" w:sz="0" w:space="0" w:color="auto"/>
                            <w:right w:val="none" w:sz="0" w:space="0" w:color="auto"/>
                          </w:divBdr>
                        </w:div>
                        <w:div w:id="1847746986">
                          <w:marLeft w:val="0"/>
                          <w:marRight w:val="0"/>
                          <w:marTop w:val="0"/>
                          <w:marBottom w:val="0"/>
                          <w:divBdr>
                            <w:top w:val="none" w:sz="0" w:space="0" w:color="auto"/>
                            <w:left w:val="none" w:sz="0" w:space="0" w:color="auto"/>
                            <w:bottom w:val="none" w:sz="0" w:space="0" w:color="auto"/>
                            <w:right w:val="none" w:sz="0" w:space="0" w:color="auto"/>
                          </w:divBdr>
                        </w:div>
                        <w:div w:id="1259824519">
                          <w:marLeft w:val="0"/>
                          <w:marRight w:val="0"/>
                          <w:marTop w:val="0"/>
                          <w:marBottom w:val="0"/>
                          <w:divBdr>
                            <w:top w:val="none" w:sz="0" w:space="0" w:color="auto"/>
                            <w:left w:val="none" w:sz="0" w:space="0" w:color="auto"/>
                            <w:bottom w:val="none" w:sz="0" w:space="0" w:color="auto"/>
                            <w:right w:val="none" w:sz="0" w:space="0" w:color="auto"/>
                          </w:divBdr>
                        </w:div>
                        <w:div w:id="83378460">
                          <w:marLeft w:val="0"/>
                          <w:marRight w:val="0"/>
                          <w:marTop w:val="0"/>
                          <w:marBottom w:val="0"/>
                          <w:divBdr>
                            <w:top w:val="none" w:sz="0" w:space="0" w:color="auto"/>
                            <w:left w:val="none" w:sz="0" w:space="0" w:color="auto"/>
                            <w:bottom w:val="none" w:sz="0" w:space="0" w:color="auto"/>
                            <w:right w:val="none" w:sz="0" w:space="0" w:color="auto"/>
                          </w:divBdr>
                        </w:div>
                        <w:div w:id="1586451393">
                          <w:marLeft w:val="0"/>
                          <w:marRight w:val="0"/>
                          <w:marTop w:val="0"/>
                          <w:marBottom w:val="0"/>
                          <w:divBdr>
                            <w:top w:val="none" w:sz="0" w:space="0" w:color="auto"/>
                            <w:left w:val="none" w:sz="0" w:space="0" w:color="auto"/>
                            <w:bottom w:val="none" w:sz="0" w:space="0" w:color="auto"/>
                            <w:right w:val="none" w:sz="0" w:space="0" w:color="auto"/>
                          </w:divBdr>
                        </w:div>
                        <w:div w:id="794636980">
                          <w:marLeft w:val="0"/>
                          <w:marRight w:val="0"/>
                          <w:marTop w:val="0"/>
                          <w:marBottom w:val="0"/>
                          <w:divBdr>
                            <w:top w:val="none" w:sz="0" w:space="0" w:color="auto"/>
                            <w:left w:val="none" w:sz="0" w:space="0" w:color="auto"/>
                            <w:bottom w:val="none" w:sz="0" w:space="0" w:color="auto"/>
                            <w:right w:val="none" w:sz="0" w:space="0" w:color="auto"/>
                          </w:divBdr>
                        </w:div>
                        <w:div w:id="914633708">
                          <w:marLeft w:val="0"/>
                          <w:marRight w:val="0"/>
                          <w:marTop w:val="0"/>
                          <w:marBottom w:val="0"/>
                          <w:divBdr>
                            <w:top w:val="none" w:sz="0" w:space="0" w:color="auto"/>
                            <w:left w:val="none" w:sz="0" w:space="0" w:color="auto"/>
                            <w:bottom w:val="none" w:sz="0" w:space="0" w:color="auto"/>
                            <w:right w:val="none" w:sz="0" w:space="0" w:color="auto"/>
                          </w:divBdr>
                        </w:div>
                        <w:div w:id="71392630">
                          <w:marLeft w:val="0"/>
                          <w:marRight w:val="0"/>
                          <w:marTop w:val="0"/>
                          <w:marBottom w:val="0"/>
                          <w:divBdr>
                            <w:top w:val="none" w:sz="0" w:space="0" w:color="auto"/>
                            <w:left w:val="none" w:sz="0" w:space="0" w:color="auto"/>
                            <w:bottom w:val="none" w:sz="0" w:space="0" w:color="auto"/>
                            <w:right w:val="none" w:sz="0" w:space="0" w:color="auto"/>
                          </w:divBdr>
                        </w:div>
                        <w:div w:id="200629109">
                          <w:marLeft w:val="0"/>
                          <w:marRight w:val="0"/>
                          <w:marTop w:val="0"/>
                          <w:marBottom w:val="0"/>
                          <w:divBdr>
                            <w:top w:val="none" w:sz="0" w:space="0" w:color="auto"/>
                            <w:left w:val="none" w:sz="0" w:space="0" w:color="auto"/>
                            <w:bottom w:val="none" w:sz="0" w:space="0" w:color="auto"/>
                            <w:right w:val="none" w:sz="0" w:space="0" w:color="auto"/>
                          </w:divBdr>
                        </w:div>
                        <w:div w:id="924416480">
                          <w:marLeft w:val="0"/>
                          <w:marRight w:val="0"/>
                          <w:marTop w:val="0"/>
                          <w:marBottom w:val="0"/>
                          <w:divBdr>
                            <w:top w:val="none" w:sz="0" w:space="0" w:color="auto"/>
                            <w:left w:val="none" w:sz="0" w:space="0" w:color="auto"/>
                            <w:bottom w:val="none" w:sz="0" w:space="0" w:color="auto"/>
                            <w:right w:val="none" w:sz="0" w:space="0" w:color="auto"/>
                          </w:divBdr>
                        </w:div>
                        <w:div w:id="964392476">
                          <w:marLeft w:val="0"/>
                          <w:marRight w:val="0"/>
                          <w:marTop w:val="0"/>
                          <w:marBottom w:val="0"/>
                          <w:divBdr>
                            <w:top w:val="none" w:sz="0" w:space="0" w:color="auto"/>
                            <w:left w:val="none" w:sz="0" w:space="0" w:color="auto"/>
                            <w:bottom w:val="none" w:sz="0" w:space="0" w:color="auto"/>
                            <w:right w:val="none" w:sz="0" w:space="0" w:color="auto"/>
                          </w:divBdr>
                        </w:div>
                        <w:div w:id="849102134">
                          <w:marLeft w:val="0"/>
                          <w:marRight w:val="0"/>
                          <w:marTop w:val="0"/>
                          <w:marBottom w:val="0"/>
                          <w:divBdr>
                            <w:top w:val="none" w:sz="0" w:space="0" w:color="auto"/>
                            <w:left w:val="none" w:sz="0" w:space="0" w:color="auto"/>
                            <w:bottom w:val="none" w:sz="0" w:space="0" w:color="auto"/>
                            <w:right w:val="none" w:sz="0" w:space="0" w:color="auto"/>
                          </w:divBdr>
                        </w:div>
                        <w:div w:id="1272975772">
                          <w:marLeft w:val="0"/>
                          <w:marRight w:val="0"/>
                          <w:marTop w:val="0"/>
                          <w:marBottom w:val="0"/>
                          <w:divBdr>
                            <w:top w:val="none" w:sz="0" w:space="0" w:color="auto"/>
                            <w:left w:val="none" w:sz="0" w:space="0" w:color="auto"/>
                            <w:bottom w:val="none" w:sz="0" w:space="0" w:color="auto"/>
                            <w:right w:val="none" w:sz="0" w:space="0" w:color="auto"/>
                          </w:divBdr>
                        </w:div>
                        <w:div w:id="170872118">
                          <w:marLeft w:val="0"/>
                          <w:marRight w:val="0"/>
                          <w:marTop w:val="0"/>
                          <w:marBottom w:val="0"/>
                          <w:divBdr>
                            <w:top w:val="none" w:sz="0" w:space="0" w:color="auto"/>
                            <w:left w:val="none" w:sz="0" w:space="0" w:color="auto"/>
                            <w:bottom w:val="none" w:sz="0" w:space="0" w:color="auto"/>
                            <w:right w:val="none" w:sz="0" w:space="0" w:color="auto"/>
                          </w:divBdr>
                        </w:div>
                        <w:div w:id="1112552102">
                          <w:marLeft w:val="0"/>
                          <w:marRight w:val="0"/>
                          <w:marTop w:val="0"/>
                          <w:marBottom w:val="0"/>
                          <w:divBdr>
                            <w:top w:val="none" w:sz="0" w:space="0" w:color="auto"/>
                            <w:left w:val="none" w:sz="0" w:space="0" w:color="auto"/>
                            <w:bottom w:val="none" w:sz="0" w:space="0" w:color="auto"/>
                            <w:right w:val="none" w:sz="0" w:space="0" w:color="auto"/>
                          </w:divBdr>
                        </w:div>
                        <w:div w:id="420297176">
                          <w:marLeft w:val="0"/>
                          <w:marRight w:val="0"/>
                          <w:marTop w:val="0"/>
                          <w:marBottom w:val="0"/>
                          <w:divBdr>
                            <w:top w:val="none" w:sz="0" w:space="0" w:color="auto"/>
                            <w:left w:val="none" w:sz="0" w:space="0" w:color="auto"/>
                            <w:bottom w:val="none" w:sz="0" w:space="0" w:color="auto"/>
                            <w:right w:val="none" w:sz="0" w:space="0" w:color="auto"/>
                          </w:divBdr>
                        </w:div>
                        <w:div w:id="996112555">
                          <w:marLeft w:val="0"/>
                          <w:marRight w:val="0"/>
                          <w:marTop w:val="0"/>
                          <w:marBottom w:val="0"/>
                          <w:divBdr>
                            <w:top w:val="none" w:sz="0" w:space="0" w:color="auto"/>
                            <w:left w:val="none" w:sz="0" w:space="0" w:color="auto"/>
                            <w:bottom w:val="none" w:sz="0" w:space="0" w:color="auto"/>
                            <w:right w:val="none" w:sz="0" w:space="0" w:color="auto"/>
                          </w:divBdr>
                        </w:div>
                        <w:div w:id="1690716703">
                          <w:marLeft w:val="0"/>
                          <w:marRight w:val="0"/>
                          <w:marTop w:val="0"/>
                          <w:marBottom w:val="0"/>
                          <w:divBdr>
                            <w:top w:val="none" w:sz="0" w:space="0" w:color="auto"/>
                            <w:left w:val="none" w:sz="0" w:space="0" w:color="auto"/>
                            <w:bottom w:val="none" w:sz="0" w:space="0" w:color="auto"/>
                            <w:right w:val="none" w:sz="0" w:space="0" w:color="auto"/>
                          </w:divBdr>
                        </w:div>
                        <w:div w:id="918056390">
                          <w:marLeft w:val="0"/>
                          <w:marRight w:val="0"/>
                          <w:marTop w:val="0"/>
                          <w:marBottom w:val="0"/>
                          <w:divBdr>
                            <w:top w:val="none" w:sz="0" w:space="0" w:color="auto"/>
                            <w:left w:val="none" w:sz="0" w:space="0" w:color="auto"/>
                            <w:bottom w:val="none" w:sz="0" w:space="0" w:color="auto"/>
                            <w:right w:val="none" w:sz="0" w:space="0" w:color="auto"/>
                          </w:divBdr>
                        </w:div>
                        <w:div w:id="2005428031">
                          <w:marLeft w:val="0"/>
                          <w:marRight w:val="0"/>
                          <w:marTop w:val="0"/>
                          <w:marBottom w:val="0"/>
                          <w:divBdr>
                            <w:top w:val="none" w:sz="0" w:space="0" w:color="auto"/>
                            <w:left w:val="none" w:sz="0" w:space="0" w:color="auto"/>
                            <w:bottom w:val="none" w:sz="0" w:space="0" w:color="auto"/>
                            <w:right w:val="none" w:sz="0" w:space="0" w:color="auto"/>
                          </w:divBdr>
                        </w:div>
                        <w:div w:id="48767704">
                          <w:marLeft w:val="0"/>
                          <w:marRight w:val="0"/>
                          <w:marTop w:val="0"/>
                          <w:marBottom w:val="0"/>
                          <w:divBdr>
                            <w:top w:val="none" w:sz="0" w:space="0" w:color="auto"/>
                            <w:left w:val="none" w:sz="0" w:space="0" w:color="auto"/>
                            <w:bottom w:val="none" w:sz="0" w:space="0" w:color="auto"/>
                            <w:right w:val="none" w:sz="0" w:space="0" w:color="auto"/>
                          </w:divBdr>
                        </w:div>
                        <w:div w:id="1552576513">
                          <w:marLeft w:val="0"/>
                          <w:marRight w:val="0"/>
                          <w:marTop w:val="0"/>
                          <w:marBottom w:val="0"/>
                          <w:divBdr>
                            <w:top w:val="none" w:sz="0" w:space="0" w:color="auto"/>
                            <w:left w:val="none" w:sz="0" w:space="0" w:color="auto"/>
                            <w:bottom w:val="none" w:sz="0" w:space="0" w:color="auto"/>
                            <w:right w:val="none" w:sz="0" w:space="0" w:color="auto"/>
                          </w:divBdr>
                        </w:div>
                        <w:div w:id="1891914911">
                          <w:marLeft w:val="0"/>
                          <w:marRight w:val="0"/>
                          <w:marTop w:val="0"/>
                          <w:marBottom w:val="0"/>
                          <w:divBdr>
                            <w:top w:val="none" w:sz="0" w:space="0" w:color="auto"/>
                            <w:left w:val="none" w:sz="0" w:space="0" w:color="auto"/>
                            <w:bottom w:val="none" w:sz="0" w:space="0" w:color="auto"/>
                            <w:right w:val="none" w:sz="0" w:space="0" w:color="auto"/>
                          </w:divBdr>
                        </w:div>
                        <w:div w:id="2367856">
                          <w:marLeft w:val="0"/>
                          <w:marRight w:val="0"/>
                          <w:marTop w:val="0"/>
                          <w:marBottom w:val="0"/>
                          <w:divBdr>
                            <w:top w:val="none" w:sz="0" w:space="0" w:color="auto"/>
                            <w:left w:val="none" w:sz="0" w:space="0" w:color="auto"/>
                            <w:bottom w:val="none" w:sz="0" w:space="0" w:color="auto"/>
                            <w:right w:val="none" w:sz="0" w:space="0" w:color="auto"/>
                          </w:divBdr>
                        </w:div>
                        <w:div w:id="1312979881">
                          <w:marLeft w:val="0"/>
                          <w:marRight w:val="0"/>
                          <w:marTop w:val="0"/>
                          <w:marBottom w:val="0"/>
                          <w:divBdr>
                            <w:top w:val="none" w:sz="0" w:space="0" w:color="auto"/>
                            <w:left w:val="none" w:sz="0" w:space="0" w:color="auto"/>
                            <w:bottom w:val="none" w:sz="0" w:space="0" w:color="auto"/>
                            <w:right w:val="none" w:sz="0" w:space="0" w:color="auto"/>
                          </w:divBdr>
                        </w:div>
                        <w:div w:id="1050495663">
                          <w:marLeft w:val="0"/>
                          <w:marRight w:val="0"/>
                          <w:marTop w:val="0"/>
                          <w:marBottom w:val="0"/>
                          <w:divBdr>
                            <w:top w:val="none" w:sz="0" w:space="0" w:color="auto"/>
                            <w:left w:val="none" w:sz="0" w:space="0" w:color="auto"/>
                            <w:bottom w:val="none" w:sz="0" w:space="0" w:color="auto"/>
                            <w:right w:val="none" w:sz="0" w:space="0" w:color="auto"/>
                          </w:divBdr>
                        </w:div>
                        <w:div w:id="678580192">
                          <w:marLeft w:val="0"/>
                          <w:marRight w:val="0"/>
                          <w:marTop w:val="0"/>
                          <w:marBottom w:val="0"/>
                          <w:divBdr>
                            <w:top w:val="none" w:sz="0" w:space="0" w:color="auto"/>
                            <w:left w:val="none" w:sz="0" w:space="0" w:color="auto"/>
                            <w:bottom w:val="none" w:sz="0" w:space="0" w:color="auto"/>
                            <w:right w:val="none" w:sz="0" w:space="0" w:color="auto"/>
                          </w:divBdr>
                        </w:div>
                        <w:div w:id="1631588729">
                          <w:marLeft w:val="0"/>
                          <w:marRight w:val="0"/>
                          <w:marTop w:val="0"/>
                          <w:marBottom w:val="0"/>
                          <w:divBdr>
                            <w:top w:val="none" w:sz="0" w:space="0" w:color="auto"/>
                            <w:left w:val="none" w:sz="0" w:space="0" w:color="auto"/>
                            <w:bottom w:val="none" w:sz="0" w:space="0" w:color="auto"/>
                            <w:right w:val="none" w:sz="0" w:space="0" w:color="auto"/>
                          </w:divBdr>
                        </w:div>
                        <w:div w:id="1720939513">
                          <w:marLeft w:val="0"/>
                          <w:marRight w:val="0"/>
                          <w:marTop w:val="0"/>
                          <w:marBottom w:val="0"/>
                          <w:divBdr>
                            <w:top w:val="none" w:sz="0" w:space="0" w:color="auto"/>
                            <w:left w:val="none" w:sz="0" w:space="0" w:color="auto"/>
                            <w:bottom w:val="none" w:sz="0" w:space="0" w:color="auto"/>
                            <w:right w:val="none" w:sz="0" w:space="0" w:color="auto"/>
                          </w:divBdr>
                        </w:div>
                        <w:div w:id="1072581679">
                          <w:marLeft w:val="0"/>
                          <w:marRight w:val="0"/>
                          <w:marTop w:val="0"/>
                          <w:marBottom w:val="0"/>
                          <w:divBdr>
                            <w:top w:val="none" w:sz="0" w:space="0" w:color="auto"/>
                            <w:left w:val="none" w:sz="0" w:space="0" w:color="auto"/>
                            <w:bottom w:val="none" w:sz="0" w:space="0" w:color="auto"/>
                            <w:right w:val="none" w:sz="0" w:space="0" w:color="auto"/>
                          </w:divBdr>
                        </w:div>
                        <w:div w:id="1021273995">
                          <w:marLeft w:val="0"/>
                          <w:marRight w:val="0"/>
                          <w:marTop w:val="0"/>
                          <w:marBottom w:val="0"/>
                          <w:divBdr>
                            <w:top w:val="none" w:sz="0" w:space="0" w:color="auto"/>
                            <w:left w:val="none" w:sz="0" w:space="0" w:color="auto"/>
                            <w:bottom w:val="none" w:sz="0" w:space="0" w:color="auto"/>
                            <w:right w:val="none" w:sz="0" w:space="0" w:color="auto"/>
                          </w:divBdr>
                        </w:div>
                        <w:div w:id="16704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google.co.il/url?sa=i&amp;rct=j&amp;q=&amp;esrc=s&amp;source=images&amp;cd=&amp;cad=rja&amp;uact=8&amp;ved=0ahUKEwijo-_wjPXJAhWCWhoKHXX0DBwQjRwIBw&amp;url=http%3A%2F%2Flifestyle.nana10.co.il%2FArticle%2F%3FArticleID%3D1056957&amp;bvm=bv.110151844,d.d2s&amp;psig=AFQjCNEVRdNYWMfRIOWi1j6aj3cSHjMNUQ&amp;ust=1451067120151755" TargetMode="External"/><Relationship Id="rId3" Type="http://schemas.openxmlformats.org/officeDocument/2006/relationships/styles" Target="styles.xml"/><Relationship Id="rId7" Type="http://schemas.openxmlformats.org/officeDocument/2006/relationships/hyperlink" Target="http://www.google.co.il/url?sa=i&amp;rct=j&amp;q=&amp;esrc=s&amp;source=images&amp;cd=&amp;cad=rja&amp;uact=8&amp;ved=0ahUKEwjliZa3iPPJAhVMVhQKHcAWDvgQjRwIBw&amp;url=http://www.matzok.co.il/mtb-rent.html&amp;psig=AFQjCNEgcsJQHMQwCHWkwJxy9t3oLNl7pg&amp;ust=1450997324938535" TargetMode="Externa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oogle.co.il/url?sa=i&amp;rct=j&amp;q=&amp;esrc=s&amp;source=images&amp;cd=&amp;cad=rja&amp;uact=8&amp;ved=0ahUKEwijo-_wjPXJAhWCWhoKHXX0DBwQjRwIBw&amp;url=http://lifestyle.nana10.co.il/Article/?ArticleID=1056957&amp;bvm=bv.110151844,d.d2s&amp;psig=AFQjCNEVRdNYWMfRIOWi1j6aj3cSHjMNUQ&amp;ust=1451067120151755"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hyperlink" Target="http://www.google.co.il/url?sa=i&amp;rct=j&amp;q=&amp;esrc=s&amp;source=images&amp;cd=&amp;cad=rja&amp;uact=8&amp;ved=0ahUKEwjliZa3iPPJAhVMVhQKHcAWDvgQjRwIBw&amp;url=http://www.matzok.co.il/mtb-rent.html&amp;psig=AFQjCNEgcsJQHMQwCHWkwJxy9t3oLNl7pg&amp;ust=1450997324938535" TargetMode="External"/><Relationship Id="rId14" Type="http://schemas.openxmlformats.org/officeDocument/2006/relationships/image" Target="media/image20.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E2485-7CF5-4A0B-ABD6-FBF75A0E1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1207</Words>
  <Characters>6036</Characters>
  <Application>Microsoft Office Word</Application>
  <DocSecurity>0</DocSecurity>
  <Lines>50</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2015-12-26T18:46:00Z</dcterms:created>
  <dcterms:modified xsi:type="dcterms:W3CDTF">2015-12-26T18:46:00Z</dcterms:modified>
</cp:coreProperties>
</file>