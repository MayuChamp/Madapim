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5F9" w:rsidRPr="007D75F9" w:rsidRDefault="007D75F9" w:rsidP="007D75F9">
      <w:pPr>
        <w:rPr>
          <w:rFonts w:ascii="David" w:hAnsi="David" w:cs="David"/>
          <w:sz w:val="24"/>
          <w:szCs w:val="24"/>
          <w:rtl/>
        </w:rPr>
      </w:pPr>
      <w:r w:rsidRPr="007D75F9">
        <w:rPr>
          <w:rFonts w:ascii="David" w:hAnsi="David" w:cs="David" w:hint="cs"/>
          <w:sz w:val="24"/>
          <w:szCs w:val="24"/>
          <w:rtl/>
        </w:rPr>
        <w:t>בס"ד</w:t>
      </w:r>
    </w:p>
    <w:p w:rsidR="00FF2BCA" w:rsidRPr="00BB54D3" w:rsidRDefault="00BB54D3" w:rsidP="00BB54D3">
      <w:pPr>
        <w:jc w:val="center"/>
        <w:rPr>
          <w:rFonts w:ascii="David" w:hAnsi="David" w:cs="David"/>
          <w:b/>
          <w:bCs/>
          <w:sz w:val="40"/>
          <w:szCs w:val="40"/>
          <w:rtl/>
        </w:rPr>
      </w:pPr>
      <w:r w:rsidRPr="00BB54D3">
        <w:rPr>
          <w:rFonts w:ascii="David" w:hAnsi="David" w:cs="David"/>
          <w:b/>
          <w:bCs/>
          <w:sz w:val="40"/>
          <w:szCs w:val="40"/>
          <w:rtl/>
        </w:rPr>
        <w:t>מערך שיעור מספר 2</w:t>
      </w:r>
    </w:p>
    <w:p w:rsidR="00BB54D3" w:rsidRPr="00BB54D3" w:rsidRDefault="00BB54D3" w:rsidP="00BB54D3">
      <w:pPr>
        <w:jc w:val="center"/>
        <w:rPr>
          <w:rFonts w:ascii="David" w:hAnsi="David" w:cs="David"/>
          <w:b/>
          <w:bCs/>
          <w:sz w:val="40"/>
          <w:szCs w:val="40"/>
          <w:rtl/>
        </w:rPr>
      </w:pPr>
      <w:r w:rsidRPr="00BB54D3">
        <w:rPr>
          <w:rFonts w:ascii="David" w:hAnsi="David" w:cs="David"/>
          <w:b/>
          <w:bCs/>
          <w:sz w:val="40"/>
          <w:szCs w:val="40"/>
          <w:rtl/>
        </w:rPr>
        <w:t>נושא: עוזי חיטמן</w:t>
      </w:r>
      <w:r>
        <w:rPr>
          <w:rFonts w:ascii="David" w:hAnsi="David" w:cs="David" w:hint="cs"/>
          <w:b/>
          <w:bCs/>
          <w:sz w:val="40"/>
          <w:szCs w:val="40"/>
          <w:rtl/>
        </w:rPr>
        <w:t xml:space="preserve">  </w:t>
      </w:r>
      <w:r w:rsidRPr="00BB54D3">
        <w:rPr>
          <w:rFonts w:ascii="David" w:hAnsi="David" w:cs="David"/>
          <w:b/>
          <w:bCs/>
          <w:sz w:val="40"/>
          <w:szCs w:val="40"/>
          <w:rtl/>
        </w:rPr>
        <w:t xml:space="preserve"> </w:t>
      </w:r>
      <w:r>
        <w:rPr>
          <w:rFonts w:ascii="David" w:hAnsi="David" w:cs="David" w:hint="cs"/>
          <w:b/>
          <w:bCs/>
          <w:sz w:val="40"/>
          <w:szCs w:val="40"/>
          <w:rtl/>
        </w:rPr>
        <w:t xml:space="preserve"> </w:t>
      </w:r>
      <w:r w:rsidRPr="00BB54D3">
        <w:rPr>
          <w:rFonts w:ascii="David" w:hAnsi="David" w:cs="David"/>
          <w:b/>
          <w:bCs/>
          <w:sz w:val="40"/>
          <w:szCs w:val="40"/>
          <w:rtl/>
        </w:rPr>
        <w:t>כיתה: ה'</w:t>
      </w:r>
      <w:r w:rsidRPr="00BB54D3">
        <w:rPr>
          <w:rFonts w:ascii="David" w:hAnsi="David" w:cs="David"/>
          <w:b/>
          <w:bCs/>
          <w:sz w:val="40"/>
          <w:szCs w:val="40"/>
        </w:rPr>
        <w:t xml:space="preserve"> </w:t>
      </w:r>
      <w:r w:rsidRPr="00BB54D3">
        <w:rPr>
          <w:rFonts w:ascii="David" w:hAnsi="David" w:cs="David"/>
          <w:b/>
          <w:bCs/>
          <w:sz w:val="40"/>
          <w:szCs w:val="40"/>
          <w:rtl/>
        </w:rPr>
        <w:t xml:space="preserve"> </w:t>
      </w:r>
      <w:r>
        <w:rPr>
          <w:rFonts w:ascii="David" w:hAnsi="David" w:cs="David" w:hint="cs"/>
          <w:b/>
          <w:bCs/>
          <w:sz w:val="40"/>
          <w:szCs w:val="40"/>
          <w:rtl/>
        </w:rPr>
        <w:t xml:space="preserve">   </w:t>
      </w:r>
      <w:r w:rsidRPr="00BB54D3">
        <w:rPr>
          <w:rFonts w:ascii="David" w:hAnsi="David" w:cs="David"/>
          <w:b/>
          <w:bCs/>
          <w:sz w:val="40"/>
          <w:szCs w:val="40"/>
          <w:rtl/>
        </w:rPr>
        <w:t>תאריך:31.10.15</w:t>
      </w:r>
      <w:ins w:id="0" w:author="מנהל" w:date="2015-10-31T23:32:00Z">
        <w:r w:rsidR="0066475A">
          <w:rPr>
            <w:rFonts w:ascii="David" w:hAnsi="David" w:cs="David" w:hint="cs"/>
            <w:b/>
            <w:bCs/>
            <w:sz w:val="40"/>
            <w:szCs w:val="40"/>
            <w:rtl/>
          </w:rPr>
          <w:t xml:space="preserve"> </w:t>
        </w:r>
      </w:ins>
      <w:ins w:id="1" w:author="מנהל" w:date="2015-10-31T23:33:00Z">
        <w:r w:rsidR="0066475A">
          <w:rPr>
            <w:rFonts w:ascii="David" w:hAnsi="David" w:cs="David" w:hint="cs"/>
            <w:b/>
            <w:bCs/>
            <w:sz w:val="40"/>
            <w:szCs w:val="40"/>
            <w:rtl/>
          </w:rPr>
          <w:t xml:space="preserve">  </w:t>
        </w:r>
      </w:ins>
      <w:ins w:id="2" w:author="מנהל" w:date="2015-10-31T23:32:00Z">
        <w:r w:rsidR="0066475A">
          <w:rPr>
            <w:rFonts w:ascii="David" w:hAnsi="David" w:cs="David" w:hint="cs"/>
            <w:b/>
            <w:bCs/>
            <w:sz w:val="40"/>
            <w:szCs w:val="40"/>
            <w:rtl/>
          </w:rPr>
          <w:t>שם:</w:t>
        </w:r>
      </w:ins>
      <w:ins w:id="3" w:author="מנהל" w:date="2015-10-31T23:33:00Z">
        <w:r w:rsidR="0066475A">
          <w:rPr>
            <w:rFonts w:ascii="David" w:hAnsi="David" w:cs="David" w:hint="cs"/>
            <w:b/>
            <w:bCs/>
            <w:sz w:val="40"/>
            <w:szCs w:val="40"/>
            <w:rtl/>
          </w:rPr>
          <w:t xml:space="preserve"> הודיה </w:t>
        </w:r>
      </w:ins>
    </w:p>
    <w:p w:rsidR="007D75F9" w:rsidRPr="00656AA1" w:rsidRDefault="00BB54D3" w:rsidP="007D75F9">
      <w:pPr>
        <w:jc w:val="center"/>
        <w:rPr>
          <w:rFonts w:ascii="David" w:hAnsi="David" w:cs="David"/>
          <w:b/>
          <w:bCs/>
          <w:sz w:val="36"/>
          <w:szCs w:val="36"/>
          <w:rtl/>
        </w:rPr>
      </w:pPr>
      <w:r w:rsidRPr="00656AA1">
        <w:rPr>
          <w:rFonts w:ascii="David" w:hAnsi="David" w:cs="David"/>
          <w:b/>
          <w:bCs/>
          <w:sz w:val="36"/>
          <w:szCs w:val="36"/>
          <w:rtl/>
        </w:rPr>
        <w:t>מטרת השיעור:</w:t>
      </w:r>
      <w:r w:rsidR="00656AA1" w:rsidRPr="00656AA1">
        <w:rPr>
          <w:rFonts w:ascii="David" w:hAnsi="David" w:cs="David" w:hint="cs"/>
          <w:b/>
          <w:bCs/>
          <w:sz w:val="36"/>
          <w:szCs w:val="36"/>
          <w:rtl/>
        </w:rPr>
        <w:t xml:space="preserve"> ל</w:t>
      </w:r>
      <w:r w:rsidR="00656AA1">
        <w:rPr>
          <w:rFonts w:ascii="David" w:hAnsi="David" w:cs="David" w:hint="cs"/>
          <w:b/>
          <w:bCs/>
          <w:sz w:val="36"/>
          <w:szCs w:val="36"/>
          <w:rtl/>
        </w:rPr>
        <w:t>ימוד</w:t>
      </w:r>
      <w:r w:rsidR="00656AA1" w:rsidRPr="00656AA1">
        <w:rPr>
          <w:rFonts w:ascii="David" w:hAnsi="David" w:cs="David" w:hint="cs"/>
          <w:b/>
          <w:bCs/>
          <w:sz w:val="36"/>
          <w:szCs w:val="36"/>
          <w:rtl/>
        </w:rPr>
        <w:t xml:space="preserve"> השיר "כאן" של עוזי חיטמן ומסריו.</w:t>
      </w:r>
      <w:ins w:id="4" w:author="מנהל" w:date="2015-10-31T23:33:00Z">
        <w:r w:rsidR="0066475A">
          <w:rPr>
            <w:rFonts w:ascii="David" w:hAnsi="David" w:cs="David" w:hint="cs"/>
            <w:b/>
            <w:bCs/>
            <w:sz w:val="36"/>
            <w:szCs w:val="36"/>
            <w:rtl/>
          </w:rPr>
          <w:t xml:space="preserve"> לימוד השיר הוא הפעילות. חשבי מדוע את מלמדת שיר זה מה את רוצה שהתלמידים ידעו בעקבותיו. נסחי מטרה מחדש.</w:t>
        </w:r>
      </w:ins>
    </w:p>
    <w:tbl>
      <w:tblPr>
        <w:tblStyle w:val="a3"/>
        <w:bidiVisual/>
        <w:tblW w:w="0" w:type="auto"/>
        <w:tblLook w:val="04A0" w:firstRow="1" w:lastRow="0" w:firstColumn="1" w:lastColumn="0" w:noHBand="0" w:noVBand="1"/>
      </w:tblPr>
      <w:tblGrid>
        <w:gridCol w:w="925"/>
        <w:gridCol w:w="3685"/>
        <w:gridCol w:w="3686"/>
      </w:tblGrid>
      <w:tr w:rsidR="00BB54D3" w:rsidTr="00BB54D3">
        <w:tc>
          <w:tcPr>
            <w:tcW w:w="925" w:type="dxa"/>
          </w:tcPr>
          <w:p w:rsidR="00BB54D3" w:rsidRDefault="00BB54D3" w:rsidP="00BB54D3">
            <w:pPr>
              <w:rPr>
                <w:rFonts w:ascii="David" w:hAnsi="David" w:cs="David"/>
                <w:sz w:val="24"/>
                <w:szCs w:val="24"/>
                <w:rtl/>
              </w:rPr>
            </w:pPr>
            <w:r>
              <w:rPr>
                <w:rFonts w:ascii="David" w:hAnsi="David" w:cs="David" w:hint="cs"/>
                <w:sz w:val="24"/>
                <w:szCs w:val="24"/>
                <w:rtl/>
              </w:rPr>
              <w:t>זמן</w:t>
            </w:r>
          </w:p>
        </w:tc>
        <w:tc>
          <w:tcPr>
            <w:tcW w:w="3685" w:type="dxa"/>
          </w:tcPr>
          <w:p w:rsidR="00BB54D3" w:rsidRDefault="00BB54D3" w:rsidP="00BB54D3">
            <w:pPr>
              <w:rPr>
                <w:rFonts w:ascii="David" w:hAnsi="David" w:cs="David"/>
                <w:sz w:val="24"/>
                <w:szCs w:val="24"/>
                <w:rtl/>
              </w:rPr>
            </w:pPr>
            <w:r>
              <w:rPr>
                <w:rFonts w:ascii="David" w:hAnsi="David" w:cs="David" w:hint="cs"/>
                <w:sz w:val="24"/>
                <w:szCs w:val="24"/>
                <w:rtl/>
              </w:rPr>
              <w:t>פעולות הוראה</w:t>
            </w:r>
          </w:p>
        </w:tc>
        <w:tc>
          <w:tcPr>
            <w:tcW w:w="3686" w:type="dxa"/>
          </w:tcPr>
          <w:p w:rsidR="00BB54D3" w:rsidRDefault="00BB54D3" w:rsidP="00BB54D3">
            <w:pPr>
              <w:rPr>
                <w:rFonts w:ascii="David" w:hAnsi="David" w:cs="David"/>
                <w:sz w:val="24"/>
                <w:szCs w:val="24"/>
                <w:rtl/>
              </w:rPr>
            </w:pPr>
            <w:r>
              <w:rPr>
                <w:rFonts w:ascii="David" w:hAnsi="David" w:cs="David" w:hint="cs"/>
                <w:sz w:val="24"/>
                <w:szCs w:val="24"/>
                <w:rtl/>
              </w:rPr>
              <w:t>שיקול דעת</w:t>
            </w:r>
          </w:p>
        </w:tc>
      </w:tr>
      <w:tr w:rsidR="00BB54D3" w:rsidTr="009E76D3">
        <w:trPr>
          <w:trHeight w:val="5661"/>
        </w:trPr>
        <w:tc>
          <w:tcPr>
            <w:tcW w:w="925" w:type="dxa"/>
          </w:tcPr>
          <w:p w:rsidR="00BB54D3" w:rsidRDefault="00FA00EA" w:rsidP="00BB54D3">
            <w:pPr>
              <w:rPr>
                <w:rFonts w:ascii="David" w:hAnsi="David" w:cs="David"/>
                <w:sz w:val="24"/>
                <w:szCs w:val="24"/>
                <w:rtl/>
              </w:rPr>
            </w:pPr>
            <w:r>
              <w:rPr>
                <w:rFonts w:ascii="David" w:hAnsi="David" w:cs="David" w:hint="cs"/>
                <w:sz w:val="24"/>
                <w:szCs w:val="24"/>
                <w:rtl/>
              </w:rPr>
              <w:t>5</w:t>
            </w:r>
            <w:r w:rsidR="00A07010">
              <w:rPr>
                <w:rFonts w:ascii="David" w:hAnsi="David" w:cs="David" w:hint="cs"/>
                <w:sz w:val="24"/>
                <w:szCs w:val="24"/>
                <w:rtl/>
              </w:rPr>
              <w:t xml:space="preserve"> דקות</w:t>
            </w: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3E0676" w:rsidRDefault="003E0676" w:rsidP="00BB54D3">
            <w:pPr>
              <w:rPr>
                <w:rFonts w:ascii="David" w:hAnsi="David" w:cs="David"/>
                <w:sz w:val="24"/>
                <w:szCs w:val="24"/>
                <w:rtl/>
              </w:rPr>
            </w:pPr>
          </w:p>
          <w:p w:rsidR="009E76D3" w:rsidRDefault="009E76D3" w:rsidP="00BB54D3">
            <w:pPr>
              <w:rPr>
                <w:rFonts w:ascii="David" w:hAnsi="David" w:cs="David"/>
                <w:sz w:val="24"/>
                <w:szCs w:val="24"/>
                <w:rtl/>
              </w:rPr>
            </w:pPr>
          </w:p>
          <w:p w:rsidR="009E76D3" w:rsidRDefault="009E76D3" w:rsidP="00BB54D3">
            <w:pPr>
              <w:rPr>
                <w:rFonts w:ascii="David" w:hAnsi="David" w:cs="David"/>
                <w:sz w:val="24"/>
                <w:szCs w:val="24"/>
                <w:rtl/>
              </w:rPr>
            </w:pPr>
          </w:p>
          <w:p w:rsidR="003E0676" w:rsidRDefault="003E0676" w:rsidP="00BB54D3">
            <w:pPr>
              <w:rPr>
                <w:rFonts w:ascii="David" w:hAnsi="David" w:cs="David"/>
                <w:sz w:val="24"/>
                <w:szCs w:val="24"/>
                <w:rtl/>
              </w:rPr>
            </w:pPr>
            <w:r>
              <w:rPr>
                <w:rFonts w:ascii="David" w:hAnsi="David" w:cs="David" w:hint="cs"/>
                <w:sz w:val="24"/>
                <w:szCs w:val="24"/>
                <w:rtl/>
              </w:rPr>
              <w:t>15 דקות</w:t>
            </w: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BB54D3">
            <w:pPr>
              <w:rPr>
                <w:rFonts w:ascii="David" w:hAnsi="David" w:cs="David"/>
                <w:sz w:val="24"/>
                <w:szCs w:val="24"/>
                <w:rtl/>
              </w:rPr>
            </w:pPr>
          </w:p>
          <w:p w:rsidR="0083411B" w:rsidRDefault="0083411B" w:rsidP="0083411B">
            <w:pPr>
              <w:rPr>
                <w:rFonts w:ascii="David" w:hAnsi="David" w:cs="David"/>
                <w:sz w:val="24"/>
                <w:szCs w:val="24"/>
                <w:rtl/>
              </w:rPr>
            </w:pPr>
          </w:p>
          <w:p w:rsidR="0083411B" w:rsidRDefault="0083411B" w:rsidP="0083411B">
            <w:pPr>
              <w:rPr>
                <w:rFonts w:ascii="David" w:hAnsi="David" w:cs="David"/>
                <w:sz w:val="24"/>
                <w:szCs w:val="24"/>
                <w:rtl/>
              </w:rPr>
            </w:pPr>
          </w:p>
          <w:p w:rsidR="0083411B" w:rsidRDefault="0083411B" w:rsidP="0083411B">
            <w:pPr>
              <w:rPr>
                <w:rFonts w:ascii="David" w:hAnsi="David" w:cs="David"/>
                <w:sz w:val="24"/>
                <w:szCs w:val="24"/>
                <w:rtl/>
              </w:rPr>
            </w:pPr>
          </w:p>
          <w:p w:rsidR="008D7BEF" w:rsidRDefault="008D7BEF" w:rsidP="0083411B">
            <w:pPr>
              <w:rPr>
                <w:rFonts w:ascii="David" w:hAnsi="David" w:cs="David"/>
                <w:sz w:val="24"/>
                <w:szCs w:val="24"/>
                <w:rtl/>
              </w:rPr>
            </w:pPr>
          </w:p>
          <w:p w:rsidR="008D7BEF" w:rsidRDefault="008D7BEF" w:rsidP="0083411B">
            <w:pPr>
              <w:rPr>
                <w:rFonts w:ascii="David" w:hAnsi="David" w:cs="David"/>
                <w:sz w:val="24"/>
                <w:szCs w:val="24"/>
                <w:rtl/>
              </w:rPr>
            </w:pPr>
          </w:p>
          <w:p w:rsidR="008D7BEF" w:rsidRDefault="008D7BEF" w:rsidP="0083411B">
            <w:pPr>
              <w:rPr>
                <w:rFonts w:ascii="David" w:hAnsi="David" w:cs="David"/>
                <w:sz w:val="24"/>
                <w:szCs w:val="24"/>
                <w:rtl/>
              </w:rPr>
            </w:pPr>
          </w:p>
          <w:p w:rsidR="008D7BEF" w:rsidRDefault="008D7BEF"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83411B" w:rsidRDefault="0083411B" w:rsidP="0083411B">
            <w:pPr>
              <w:rPr>
                <w:rFonts w:ascii="David" w:hAnsi="David" w:cs="David"/>
                <w:sz w:val="24"/>
                <w:szCs w:val="24"/>
                <w:rtl/>
              </w:rPr>
            </w:pPr>
          </w:p>
          <w:p w:rsidR="0083411B" w:rsidRDefault="008D7BEF" w:rsidP="009E76D3">
            <w:pPr>
              <w:rPr>
                <w:rFonts w:ascii="David" w:hAnsi="David" w:cs="David"/>
                <w:sz w:val="24"/>
                <w:szCs w:val="24"/>
                <w:rtl/>
              </w:rPr>
            </w:pPr>
            <w:r>
              <w:rPr>
                <w:rFonts w:ascii="David" w:hAnsi="David" w:cs="David" w:hint="cs"/>
                <w:sz w:val="24"/>
                <w:szCs w:val="24"/>
                <w:rtl/>
              </w:rPr>
              <w:t>15</w:t>
            </w:r>
            <w:r w:rsidR="007D75F9">
              <w:rPr>
                <w:rFonts w:ascii="David" w:hAnsi="David" w:cs="David" w:hint="cs"/>
                <w:sz w:val="24"/>
                <w:szCs w:val="24"/>
                <w:rtl/>
              </w:rPr>
              <w:t xml:space="preserve"> </w:t>
            </w:r>
            <w:proofErr w:type="spellStart"/>
            <w:r w:rsidR="007D75F9">
              <w:rPr>
                <w:rFonts w:ascii="David" w:hAnsi="David" w:cs="David" w:hint="cs"/>
                <w:sz w:val="24"/>
                <w:szCs w:val="24"/>
                <w:rtl/>
              </w:rPr>
              <w:t>דקותת</w:t>
            </w:r>
            <w:proofErr w:type="spellEnd"/>
          </w:p>
        </w:tc>
        <w:tc>
          <w:tcPr>
            <w:tcW w:w="3685" w:type="dxa"/>
          </w:tcPr>
          <w:p w:rsidR="00BB54D3" w:rsidRPr="003E0676" w:rsidRDefault="00BB54D3" w:rsidP="00BB54D3">
            <w:pPr>
              <w:rPr>
                <w:rFonts w:ascii="David" w:hAnsi="David" w:cs="David"/>
                <w:sz w:val="24"/>
                <w:szCs w:val="24"/>
                <w:u w:val="single"/>
                <w:rtl/>
              </w:rPr>
            </w:pPr>
            <w:r w:rsidRPr="003E0676">
              <w:rPr>
                <w:rFonts w:ascii="David" w:hAnsi="David" w:cs="David" w:hint="cs"/>
                <w:sz w:val="24"/>
                <w:szCs w:val="24"/>
                <w:u w:val="single"/>
                <w:rtl/>
              </w:rPr>
              <w:lastRenderedPageBreak/>
              <w:t>1.פתיחה</w:t>
            </w:r>
          </w:p>
          <w:p w:rsidR="00BB54D3" w:rsidRDefault="00BB54D3" w:rsidP="00BB54D3">
            <w:pPr>
              <w:rPr>
                <w:rFonts w:ascii="David" w:hAnsi="David" w:cs="David"/>
                <w:sz w:val="24"/>
                <w:szCs w:val="24"/>
                <w:rtl/>
              </w:rPr>
            </w:pPr>
            <w:proofErr w:type="spellStart"/>
            <w:r>
              <w:rPr>
                <w:rFonts w:ascii="David" w:hAnsi="David" w:cs="David" w:hint="cs"/>
                <w:sz w:val="24"/>
                <w:szCs w:val="24"/>
                <w:rtl/>
              </w:rPr>
              <w:t>א.כניסה</w:t>
            </w:r>
            <w:proofErr w:type="spellEnd"/>
            <w:r>
              <w:rPr>
                <w:rFonts w:ascii="David" w:hAnsi="David" w:cs="David" w:hint="cs"/>
                <w:sz w:val="24"/>
                <w:szCs w:val="24"/>
                <w:rtl/>
              </w:rPr>
              <w:t xml:space="preserve"> לכיתה והתארגנות של הילדים לשיעור. </w:t>
            </w:r>
          </w:p>
          <w:p w:rsidR="007D75F9" w:rsidRDefault="007D75F9" w:rsidP="00BB54D3">
            <w:pPr>
              <w:rPr>
                <w:rFonts w:ascii="David" w:hAnsi="David" w:cs="David"/>
                <w:sz w:val="24"/>
                <w:szCs w:val="24"/>
                <w:rtl/>
              </w:rPr>
            </w:pPr>
          </w:p>
          <w:p w:rsidR="00BB54D3" w:rsidRDefault="00BB54D3" w:rsidP="00A07010">
            <w:pPr>
              <w:rPr>
                <w:rFonts w:ascii="David" w:hAnsi="David" w:cs="David"/>
                <w:sz w:val="24"/>
                <w:szCs w:val="24"/>
                <w:rtl/>
              </w:rPr>
            </w:pPr>
            <w:r>
              <w:rPr>
                <w:rFonts w:ascii="David" w:hAnsi="David" w:cs="David" w:hint="cs"/>
                <w:sz w:val="24"/>
                <w:szCs w:val="24"/>
                <w:rtl/>
              </w:rPr>
              <w:t xml:space="preserve">ב. </w:t>
            </w:r>
            <w:r w:rsidR="00A07010">
              <w:rPr>
                <w:rFonts w:ascii="David" w:hAnsi="David" w:cs="David" w:hint="cs"/>
                <w:sz w:val="24"/>
                <w:szCs w:val="24"/>
                <w:rtl/>
              </w:rPr>
              <w:t>אגיד שנשמע שיר של עוזי חיטמן ו</w:t>
            </w:r>
            <w:r>
              <w:rPr>
                <w:rFonts w:ascii="David" w:hAnsi="David" w:cs="David" w:hint="cs"/>
                <w:sz w:val="24"/>
                <w:szCs w:val="24"/>
                <w:rtl/>
              </w:rPr>
              <w:t>אש</w:t>
            </w:r>
            <w:r w:rsidR="00A07010">
              <w:rPr>
                <w:rFonts w:ascii="David" w:hAnsi="David" w:cs="David" w:hint="cs"/>
                <w:sz w:val="24"/>
                <w:szCs w:val="24"/>
                <w:rtl/>
              </w:rPr>
              <w:t>מיע את השיר "כאן" בביצוע שלו</w:t>
            </w:r>
            <w:r>
              <w:rPr>
                <w:rFonts w:ascii="David" w:hAnsi="David" w:cs="David" w:hint="cs"/>
                <w:sz w:val="24"/>
                <w:szCs w:val="24"/>
                <w:rtl/>
              </w:rPr>
              <w:t>.</w:t>
            </w:r>
            <w:r w:rsidR="00CD4FFF">
              <w:rPr>
                <w:rFonts w:ascii="David" w:hAnsi="David" w:cs="David" w:hint="cs"/>
                <w:sz w:val="24"/>
                <w:szCs w:val="24"/>
                <w:rtl/>
              </w:rPr>
              <w:t xml:space="preserve"> אזכיר ש</w:t>
            </w:r>
            <w:r w:rsidR="009E76D3">
              <w:rPr>
                <w:rFonts w:ascii="David" w:hAnsi="David" w:cs="David" w:hint="cs"/>
                <w:sz w:val="24"/>
                <w:szCs w:val="24"/>
                <w:rtl/>
              </w:rPr>
              <w:t xml:space="preserve">כמו שלמדנו, </w:t>
            </w:r>
            <w:r w:rsidR="00CD4FFF">
              <w:rPr>
                <w:rFonts w:ascii="David" w:hAnsi="David" w:cs="David" w:hint="cs"/>
                <w:sz w:val="24"/>
                <w:szCs w:val="24"/>
                <w:rtl/>
              </w:rPr>
              <w:t>חיטמן כתב שיר זה למשה ואורנה דץ והם זכו עם השיר במקום השלישי באירוויזיון.</w:t>
            </w:r>
          </w:p>
          <w:p w:rsidR="00A07010" w:rsidRDefault="00A07010" w:rsidP="00A07010">
            <w:pPr>
              <w:rPr>
                <w:ins w:id="5" w:author="מנהל" w:date="2015-10-31T23:34:00Z"/>
                <w:rFonts w:ascii="David" w:hAnsi="David" w:cs="David" w:hint="cs"/>
                <w:sz w:val="24"/>
                <w:szCs w:val="24"/>
                <w:rtl/>
              </w:rPr>
            </w:pPr>
            <w:r>
              <w:rPr>
                <w:rFonts w:ascii="David" w:hAnsi="David" w:cs="David" w:hint="cs"/>
                <w:sz w:val="24"/>
                <w:szCs w:val="24"/>
                <w:rtl/>
              </w:rPr>
              <w:t>לאחר מכן, אחלק את מילות השיר לכל ילד ואקריא את השיר בעצמי.</w:t>
            </w:r>
          </w:p>
          <w:p w:rsidR="0066475A" w:rsidRDefault="0066475A" w:rsidP="0066475A">
            <w:pPr>
              <w:rPr>
                <w:rFonts w:ascii="David" w:hAnsi="David" w:cs="David"/>
                <w:sz w:val="24"/>
                <w:szCs w:val="24"/>
                <w:rtl/>
              </w:rPr>
            </w:pPr>
            <w:ins w:id="6" w:author="מנהל" w:date="2015-10-31T23:34:00Z">
              <w:r>
                <w:rPr>
                  <w:rFonts w:ascii="David" w:hAnsi="David" w:cs="David" w:hint="cs"/>
                  <w:sz w:val="24"/>
                  <w:szCs w:val="24"/>
                  <w:rtl/>
                </w:rPr>
                <w:t>הודיה, חזרי לשלבים שלמדנו בשיעור האחרון... חסר שלב ההתרשמות ושיתוף ברשמים בעקבות היצירה...</w:t>
              </w:r>
            </w:ins>
          </w:p>
          <w:p w:rsidR="00A07010" w:rsidRDefault="00A07010" w:rsidP="00A07010">
            <w:pPr>
              <w:rPr>
                <w:rFonts w:ascii="David" w:hAnsi="David" w:cs="David"/>
                <w:sz w:val="24"/>
                <w:szCs w:val="24"/>
                <w:rtl/>
              </w:rPr>
            </w:pPr>
          </w:p>
          <w:p w:rsidR="00A07010" w:rsidRPr="003E0676" w:rsidRDefault="00A07010" w:rsidP="00A07010">
            <w:pPr>
              <w:rPr>
                <w:rFonts w:ascii="David" w:hAnsi="David" w:cs="David"/>
                <w:sz w:val="24"/>
                <w:szCs w:val="24"/>
                <w:u w:val="single"/>
                <w:rtl/>
              </w:rPr>
            </w:pPr>
            <w:r w:rsidRPr="003E0676">
              <w:rPr>
                <w:rFonts w:ascii="David" w:hAnsi="David" w:cs="David" w:hint="cs"/>
                <w:sz w:val="24"/>
                <w:szCs w:val="24"/>
                <w:u w:val="single"/>
                <w:rtl/>
              </w:rPr>
              <w:t>2.דיון</w:t>
            </w:r>
          </w:p>
          <w:p w:rsidR="003E0676" w:rsidRDefault="003E0676" w:rsidP="00F274EC">
            <w:pPr>
              <w:rPr>
                <w:rFonts w:ascii="David" w:hAnsi="David" w:cs="David"/>
                <w:sz w:val="24"/>
                <w:szCs w:val="24"/>
                <w:rtl/>
              </w:rPr>
            </w:pPr>
            <w:r>
              <w:rPr>
                <w:rFonts w:ascii="David" w:hAnsi="David" w:cs="David" w:hint="cs"/>
                <w:sz w:val="24"/>
                <w:szCs w:val="24"/>
                <w:rtl/>
              </w:rPr>
              <w:t>א. הבנת תוכן השיר:</w:t>
            </w:r>
          </w:p>
          <w:p w:rsidR="00F274EC" w:rsidRDefault="00A07010" w:rsidP="00F274EC">
            <w:pPr>
              <w:rPr>
                <w:rFonts w:ascii="David" w:hAnsi="David" w:cs="David"/>
                <w:sz w:val="24"/>
                <w:szCs w:val="24"/>
                <w:rtl/>
              </w:rPr>
            </w:pPr>
            <w:r>
              <w:rPr>
                <w:rFonts w:ascii="David" w:hAnsi="David" w:cs="David" w:hint="cs"/>
                <w:sz w:val="24"/>
                <w:szCs w:val="24"/>
                <w:rtl/>
              </w:rPr>
              <w:t>אגיד לילדים שכעת ננסה לדלות כמה שיותר פ</w:t>
            </w:r>
            <w:r w:rsidR="00DA4842">
              <w:rPr>
                <w:rFonts w:ascii="David" w:hAnsi="David" w:cs="David" w:hint="cs"/>
                <w:sz w:val="24"/>
                <w:szCs w:val="24"/>
                <w:rtl/>
              </w:rPr>
              <w:t>רטים</w:t>
            </w:r>
            <w:ins w:id="7" w:author="מנהל" w:date="2015-10-31T23:40:00Z">
              <w:r w:rsidR="00ED10A4">
                <w:rPr>
                  <w:rFonts w:ascii="David" w:hAnsi="David" w:cs="David" w:hint="cs"/>
                  <w:sz w:val="24"/>
                  <w:szCs w:val="24"/>
                  <w:rtl/>
                </w:rPr>
                <w:t xml:space="preserve"> על </w:t>
              </w:r>
            </w:ins>
            <w:r w:rsidR="00DA4842">
              <w:rPr>
                <w:rFonts w:ascii="David" w:hAnsi="David" w:cs="David" w:hint="cs"/>
                <w:sz w:val="24"/>
                <w:szCs w:val="24"/>
                <w:rtl/>
              </w:rPr>
              <w:t xml:space="preserve"> אודות חיטמן מתוך השיר. אבהיר שאנו מנסים לנתח את השיר על פי ההבנה שלנו ויכול להיות שזה לא בהכרח נכון.</w:t>
            </w:r>
          </w:p>
          <w:p w:rsidR="009E76D3" w:rsidRDefault="009E76D3" w:rsidP="00F274EC">
            <w:pPr>
              <w:rPr>
                <w:rFonts w:ascii="David" w:hAnsi="David" w:cs="David"/>
                <w:sz w:val="24"/>
                <w:szCs w:val="24"/>
                <w:rtl/>
              </w:rPr>
            </w:pPr>
            <w:r>
              <w:rPr>
                <w:rFonts w:ascii="David" w:hAnsi="David" w:cs="David" w:hint="cs"/>
                <w:sz w:val="24"/>
                <w:szCs w:val="24"/>
                <w:rtl/>
              </w:rPr>
              <w:t>(ניתן לראות שהמון פרטי מידע שלמדנו בשיעור הראשון, שיעור הביוגרפיה, מתקשרים לשיר.)</w:t>
            </w:r>
          </w:p>
          <w:p w:rsidR="00AB0B61" w:rsidRDefault="009E76D3" w:rsidP="00F274EC">
            <w:pPr>
              <w:rPr>
                <w:rFonts w:ascii="David" w:hAnsi="David" w:cs="David"/>
                <w:sz w:val="24"/>
                <w:szCs w:val="24"/>
                <w:rtl/>
              </w:rPr>
            </w:pPr>
            <w:r>
              <w:rPr>
                <w:rFonts w:ascii="David" w:hAnsi="David" w:cs="David" w:hint="cs"/>
                <w:sz w:val="24"/>
                <w:szCs w:val="24"/>
                <w:rtl/>
              </w:rPr>
              <w:t>מילות השיר והסברם כפי שאדון ביחד עם התלמידים בכיתה:</w:t>
            </w:r>
          </w:p>
          <w:p w:rsidR="009E76D3" w:rsidRDefault="009E76D3" w:rsidP="00F274EC">
            <w:pPr>
              <w:rPr>
                <w:rFonts w:ascii="David" w:hAnsi="David" w:cs="David"/>
                <w:sz w:val="24"/>
                <w:szCs w:val="24"/>
                <w:rtl/>
              </w:rPr>
            </w:pPr>
          </w:p>
          <w:p w:rsidR="00DA4842" w:rsidRDefault="00AB0B61" w:rsidP="00DA4842">
            <w:pPr>
              <w:rPr>
                <w:rFonts w:ascii="David" w:hAnsi="David" w:cs="David"/>
                <w:sz w:val="24"/>
                <w:szCs w:val="24"/>
                <w:rtl/>
              </w:rPr>
            </w:pPr>
            <w:r w:rsidRPr="00AB0B61">
              <w:rPr>
                <w:rStyle w:val="artistlyricstext1"/>
                <w:rFonts w:ascii="Arial" w:hAnsi="Arial" w:cs="Arial"/>
                <w:b/>
                <w:bCs/>
                <w:sz w:val="24"/>
                <w:szCs w:val="24"/>
                <w:rtl/>
              </w:rPr>
              <w:t xml:space="preserve">כאן </w:t>
            </w:r>
            <w:r w:rsidR="00DA4842" w:rsidRPr="00AB0B61">
              <w:rPr>
                <w:rStyle w:val="artistlyricstext1"/>
                <w:rFonts w:ascii="Arial" w:hAnsi="Arial" w:cs="Arial"/>
                <w:b/>
                <w:bCs/>
                <w:sz w:val="24"/>
                <w:szCs w:val="24"/>
                <w:rtl/>
              </w:rPr>
              <w:t xml:space="preserve">ביתי פה אני נולדתי </w:t>
            </w:r>
            <w:r w:rsidR="00DA4842" w:rsidRPr="00AB0B61">
              <w:rPr>
                <w:rFonts w:ascii="Arial" w:hAnsi="Arial" w:cs="Arial"/>
                <w:b/>
                <w:bCs/>
                <w:color w:val="000000"/>
                <w:sz w:val="24"/>
                <w:szCs w:val="24"/>
                <w:rtl/>
              </w:rPr>
              <w:br/>
            </w:r>
            <w:r w:rsidR="00DA4842">
              <w:rPr>
                <w:rFonts w:ascii="David" w:hAnsi="David" w:cs="David" w:hint="cs"/>
                <w:sz w:val="24"/>
                <w:szCs w:val="24"/>
                <w:rtl/>
              </w:rPr>
              <w:t>א</w:t>
            </w:r>
            <w:r>
              <w:rPr>
                <w:rFonts w:ascii="David" w:hAnsi="David" w:cs="David" w:hint="cs"/>
                <w:sz w:val="24"/>
                <w:szCs w:val="24"/>
                <w:rtl/>
              </w:rPr>
              <w:t xml:space="preserve">שאל את הילדים לאיזה מקום המילה "כאן" מתייחסת? לארץ ישראל. </w:t>
            </w:r>
            <w:r w:rsidRPr="00DA4842">
              <w:rPr>
                <w:rStyle w:val="artistlyricstext1"/>
                <w:rFonts w:ascii="Arial" w:hAnsi="Arial" w:cs="Arial"/>
                <w:b/>
                <w:bCs/>
                <w:sz w:val="24"/>
                <w:szCs w:val="24"/>
                <w:rtl/>
              </w:rPr>
              <w:t>במישור אשר על שפת הים</w:t>
            </w:r>
            <w:r w:rsidR="00DA4842">
              <w:rPr>
                <w:rStyle w:val="a5"/>
              </w:rPr>
              <w:t/>
            </w:r>
            <w:r w:rsidR="00DA4842">
              <w:rPr>
                <w:rFonts w:ascii="David" w:hAnsi="David" w:cs="David" w:hint="cs"/>
                <w:sz w:val="24"/>
                <w:szCs w:val="24"/>
                <w:rtl/>
              </w:rPr>
              <w:t xml:space="preserve"> </w:t>
            </w:r>
          </w:p>
          <w:p w:rsidR="00DA4842" w:rsidRDefault="00DA4842" w:rsidP="00DA4842">
            <w:pPr>
              <w:rPr>
                <w:rFonts w:ascii="David" w:hAnsi="David" w:cs="David"/>
                <w:sz w:val="24"/>
                <w:szCs w:val="24"/>
                <w:rtl/>
              </w:rPr>
            </w:pPr>
            <w:r>
              <w:rPr>
                <w:rFonts w:ascii="David" w:hAnsi="David" w:cs="David" w:hint="cs"/>
                <w:sz w:val="24"/>
                <w:szCs w:val="24"/>
                <w:rtl/>
              </w:rPr>
              <w:t>מילים אלו מתארות את מיקומו הגאוגרפי שחיטמן גר וגדל בו. אנו מבינים מתוך מילים אלו מהו האזור ועל פי הידע הקודם שלמדנו בשיעור הביוגרפיה, למדנו שהמיקום המדויק הוא גבעת שמואל.</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החברים איתם גדלתי </w:t>
            </w:r>
          </w:p>
          <w:p w:rsidR="00DA4842" w:rsidRDefault="00DA4842" w:rsidP="00DA4842">
            <w:pPr>
              <w:rPr>
                <w:rFonts w:ascii="David" w:hAnsi="David" w:cs="David"/>
                <w:sz w:val="24"/>
                <w:szCs w:val="24"/>
                <w:rtl/>
              </w:rPr>
            </w:pPr>
            <w:r>
              <w:rPr>
                <w:rFonts w:ascii="David" w:hAnsi="David" w:cs="David" w:hint="cs"/>
                <w:sz w:val="24"/>
                <w:szCs w:val="24"/>
                <w:rtl/>
              </w:rPr>
              <w:t>חברי הילדות של עוזי נמצאים כאן.</w:t>
            </w:r>
          </w:p>
          <w:p w:rsidR="00DA4842" w:rsidRDefault="00AB0B61" w:rsidP="004506DD">
            <w:pPr>
              <w:rPr>
                <w:rStyle w:val="artistlyricstext1"/>
                <w:rFonts w:ascii="Arial" w:hAnsi="Arial" w:cs="Arial"/>
                <w:b/>
                <w:bCs/>
                <w:sz w:val="24"/>
                <w:szCs w:val="24"/>
                <w:rtl/>
              </w:rPr>
            </w:pPr>
            <w:r w:rsidRPr="00AB0B61">
              <w:rPr>
                <w:rStyle w:val="artistlyricstext1"/>
                <w:rFonts w:ascii="Arial" w:hAnsi="Arial" w:cs="Arial"/>
                <w:b/>
                <w:bCs/>
                <w:sz w:val="24"/>
                <w:szCs w:val="24"/>
                <w:rtl/>
              </w:rPr>
              <w:t xml:space="preserve">ואין לי שום מקום אחר בעולם </w:t>
            </w:r>
            <w:r w:rsidRPr="00AB0B61">
              <w:rPr>
                <w:rFonts w:ascii="Arial" w:hAnsi="Arial" w:cs="Arial"/>
                <w:b/>
                <w:bCs/>
                <w:color w:val="000000"/>
                <w:sz w:val="24"/>
                <w:szCs w:val="24"/>
                <w:rtl/>
              </w:rPr>
              <w:br/>
            </w:r>
            <w:r w:rsidR="00DA4842">
              <w:rPr>
                <w:rFonts w:ascii="Arial" w:hAnsi="Arial" w:cs="Arial" w:hint="cs"/>
                <w:b/>
                <w:bCs/>
                <w:color w:val="000000"/>
                <w:sz w:val="24"/>
                <w:szCs w:val="24"/>
                <w:rtl/>
              </w:rPr>
              <w:t>-</w:t>
            </w:r>
            <w:r w:rsidRPr="00AB0B61">
              <w:rPr>
                <w:rFonts w:ascii="Arial" w:hAnsi="Arial" w:cs="Arial"/>
                <w:b/>
                <w:bCs/>
                <w:color w:val="000000"/>
                <w:sz w:val="24"/>
                <w:szCs w:val="24"/>
                <w:rtl/>
              </w:rPr>
              <w:br/>
            </w:r>
            <w:r w:rsidRPr="00AB0B61">
              <w:rPr>
                <w:rStyle w:val="artistlyricstext1"/>
                <w:rFonts w:ascii="Arial" w:hAnsi="Arial" w:cs="Arial"/>
                <w:b/>
                <w:bCs/>
                <w:sz w:val="24"/>
                <w:szCs w:val="24"/>
                <w:rtl/>
              </w:rPr>
              <w:lastRenderedPageBreak/>
              <w:t xml:space="preserve">כאן ביתי פה אני שיחקתי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בשפלה אשר על גב ההר</w:t>
            </w:r>
          </w:p>
          <w:p w:rsidR="007D75F9" w:rsidRDefault="00DA4842" w:rsidP="00DA4842">
            <w:pPr>
              <w:rPr>
                <w:rStyle w:val="artistlyricstext1"/>
                <w:rFonts w:ascii="David" w:hAnsi="David" w:cs="David"/>
                <w:sz w:val="24"/>
                <w:szCs w:val="24"/>
                <w:rtl/>
              </w:rPr>
            </w:pPr>
            <w:r>
              <w:rPr>
                <w:rStyle w:val="artistlyricstext1"/>
                <w:rFonts w:ascii="David" w:hAnsi="David" w:cs="David" w:hint="cs"/>
                <w:sz w:val="24"/>
                <w:szCs w:val="24"/>
                <w:rtl/>
              </w:rPr>
              <w:t>מילים נוספות שמתארות לנו את מקום הולדתו</w:t>
            </w:r>
          </w:p>
          <w:p w:rsidR="000E46F9" w:rsidRDefault="00AB0B61" w:rsidP="00DA4842">
            <w:pPr>
              <w:rPr>
                <w:rFonts w:ascii="David" w:hAnsi="David" w:cs="David"/>
                <w:color w:val="000000"/>
                <w:sz w:val="24"/>
                <w:szCs w:val="24"/>
                <w:rtl/>
              </w:rPr>
            </w:pPr>
            <w:r w:rsidRPr="00AB0B61">
              <w:rPr>
                <w:rStyle w:val="artistlyricstext1"/>
                <w:rFonts w:ascii="Arial" w:hAnsi="Arial" w:cs="Arial"/>
                <w:b/>
                <w:bCs/>
                <w:sz w:val="24"/>
                <w:szCs w:val="24"/>
                <w:rtl/>
              </w:rPr>
              <w:t xml:space="preserve">כאן מן הבאר שתיתי מים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ושתלתי דשא במדבר. </w:t>
            </w:r>
            <w:r w:rsidRPr="00AB0B61">
              <w:rPr>
                <w:rFonts w:ascii="Arial" w:hAnsi="Arial" w:cs="Arial"/>
                <w:b/>
                <w:bCs/>
                <w:color w:val="000000"/>
                <w:sz w:val="24"/>
                <w:szCs w:val="24"/>
                <w:rtl/>
              </w:rPr>
              <w:br/>
            </w:r>
            <w:r w:rsidR="00DA4842">
              <w:rPr>
                <w:rFonts w:ascii="David" w:hAnsi="David" w:cs="David" w:hint="cs"/>
                <w:color w:val="000000"/>
                <w:sz w:val="24"/>
                <w:szCs w:val="24"/>
                <w:rtl/>
              </w:rPr>
              <w:t>על פי הידע הקודם מהשיעור הראשון, ידוע שחיטמן נולד בשנת 1952, 4 שנים אחרי קום המדינה. ניתן לה</w:t>
            </w:r>
            <w:r w:rsidR="009E76D3">
              <w:rPr>
                <w:rFonts w:ascii="David" w:hAnsi="David" w:cs="David" w:hint="cs"/>
                <w:color w:val="000000"/>
                <w:sz w:val="24"/>
                <w:szCs w:val="24"/>
                <w:rtl/>
              </w:rPr>
              <w:t xml:space="preserve">בין שכאשר היה ילד, המדינה </w:t>
            </w:r>
            <w:r w:rsidR="00DA4842">
              <w:rPr>
                <w:rFonts w:ascii="David" w:hAnsi="David" w:cs="David" w:hint="cs"/>
                <w:color w:val="000000"/>
                <w:sz w:val="24"/>
                <w:szCs w:val="24"/>
                <w:rtl/>
              </w:rPr>
              <w:t>הייתה בשנותיה הראשונות ועדיין לא היו תשתיות של מים וחשמל, המדינה עדיין הייתה בתהליכי ישוב וסלילת כבישים. לכן כאשר חיטמן כותב מילים אלו ניתן להבין שבזמנו, המקור למים היה בארות ובנוסף אולי אפשר להסיק שהיה לו חלק ביישוב ה</w:t>
            </w:r>
            <w:r w:rsidR="000E46F9">
              <w:rPr>
                <w:rFonts w:ascii="David" w:hAnsi="David" w:cs="David" w:hint="cs"/>
                <w:color w:val="000000"/>
                <w:sz w:val="24"/>
                <w:szCs w:val="24"/>
                <w:rtl/>
              </w:rPr>
              <w:t>ארץ, על ידי כך שהחיה את המדבר.</w:t>
            </w:r>
          </w:p>
          <w:p w:rsidR="000E46F9" w:rsidRDefault="00AB0B61" w:rsidP="00DA4842">
            <w:pPr>
              <w:rPr>
                <w:rFonts w:ascii="Arial" w:hAnsi="Arial" w:cs="Arial"/>
                <w:b/>
                <w:bCs/>
                <w:color w:val="000000"/>
                <w:sz w:val="24"/>
                <w:szCs w:val="24"/>
                <w:rtl/>
              </w:rPr>
            </w:pPr>
            <w:r w:rsidRPr="00AB0B61">
              <w:rPr>
                <w:rStyle w:val="artistlyricstext1"/>
                <w:rFonts w:ascii="Arial" w:hAnsi="Arial" w:cs="Arial"/>
                <w:b/>
                <w:bCs/>
                <w:sz w:val="24"/>
                <w:szCs w:val="24"/>
                <w:rtl/>
              </w:rPr>
              <w:t xml:space="preserve">כאן נולדתי כאן נולדו לי ילדי </w:t>
            </w:r>
          </w:p>
          <w:p w:rsidR="000E46F9" w:rsidRDefault="000E46F9" w:rsidP="00DA4842">
            <w:pPr>
              <w:rPr>
                <w:rFonts w:ascii="Arial" w:hAnsi="Arial" w:cs="Arial"/>
                <w:b/>
                <w:bCs/>
                <w:color w:val="000000"/>
                <w:sz w:val="24"/>
                <w:szCs w:val="24"/>
                <w:rtl/>
              </w:rPr>
            </w:pPr>
            <w:r>
              <w:rPr>
                <w:rFonts w:ascii="David" w:hAnsi="David" w:cs="David" w:hint="cs"/>
                <w:color w:val="000000"/>
                <w:sz w:val="24"/>
                <w:szCs w:val="24"/>
                <w:rtl/>
              </w:rPr>
              <w:t>אפשר להבין שחיטמן כתב את השיר כאשר היה כבר איש משפחה, נשוי, בעל ילדים.</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בניתי את ביתי בשתי ידי </w:t>
            </w:r>
          </w:p>
          <w:p w:rsidR="000E46F9" w:rsidRDefault="000E46F9" w:rsidP="000E46F9">
            <w:pPr>
              <w:rPr>
                <w:rFonts w:ascii="Arial" w:hAnsi="Arial" w:cs="Arial"/>
                <w:b/>
                <w:bCs/>
                <w:color w:val="000000"/>
                <w:sz w:val="24"/>
                <w:szCs w:val="24"/>
                <w:rtl/>
              </w:rPr>
            </w:pPr>
            <w:r w:rsidRPr="000E46F9">
              <w:rPr>
                <w:rFonts w:ascii="David" w:hAnsi="David" w:cs="David"/>
                <w:color w:val="000000"/>
                <w:sz w:val="24"/>
                <w:szCs w:val="24"/>
                <w:rtl/>
              </w:rPr>
              <w:t>בעל בית שהקים בעצמו</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גם אתה איתי וכאן כל אלף ידידי </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ואחרי שנים אלפיים סוף לנדודי. </w:t>
            </w:r>
            <w:r w:rsidR="00AB0B61" w:rsidRPr="00AB0B61">
              <w:rPr>
                <w:rFonts w:ascii="Arial" w:hAnsi="Arial" w:cs="Arial"/>
                <w:b/>
                <w:bCs/>
                <w:color w:val="000000"/>
                <w:sz w:val="24"/>
                <w:szCs w:val="24"/>
                <w:rtl/>
              </w:rPr>
              <w:br/>
            </w:r>
            <w:r>
              <w:rPr>
                <w:rFonts w:ascii="David" w:hAnsi="David" w:cs="David" w:hint="cs"/>
                <w:color w:val="000000"/>
                <w:sz w:val="24"/>
                <w:szCs w:val="24"/>
                <w:rtl/>
              </w:rPr>
              <w:t>בשיעור הביוגרפיה למדנו שהוריו של חיטמן היו ניצולי שואה. למרות שהמילה "נדודיי" היא בגוף ראשון שמדבר על עצמו, אפשר להבין שהוא מדבר באופן כללי על אלפיים שנות גלות, של עם ישראל, אולי של משפחתו שהייתה בשואה.</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את כל שירי אני ניגנתי </w:t>
            </w:r>
          </w:p>
          <w:p w:rsidR="000E46F9" w:rsidRDefault="000E46F9" w:rsidP="000E46F9">
            <w:pPr>
              <w:rPr>
                <w:rStyle w:val="artistlyricstext1"/>
                <w:rFonts w:ascii="Arial" w:hAnsi="Arial" w:cs="Arial"/>
                <w:b/>
                <w:bCs/>
                <w:sz w:val="24"/>
                <w:szCs w:val="24"/>
                <w:rtl/>
              </w:rPr>
            </w:pPr>
            <w:r>
              <w:rPr>
                <w:rFonts w:ascii="David" w:hAnsi="David" w:cs="David" w:hint="cs"/>
                <w:color w:val="000000"/>
                <w:sz w:val="24"/>
                <w:szCs w:val="24"/>
                <w:rtl/>
              </w:rPr>
              <w:t>מעיד על כך שהיה זמר, משורר.</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והלכתי במסע לילי </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כאן בנעורי אני הגנתי </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 xml:space="preserve">על חלקת האלוהים שלי. </w:t>
            </w:r>
            <w:r w:rsidR="00AB0B61" w:rsidRPr="00AB0B61">
              <w:rPr>
                <w:rFonts w:ascii="Arial" w:hAnsi="Arial" w:cs="Arial"/>
                <w:b/>
                <w:bCs/>
                <w:color w:val="000000"/>
                <w:sz w:val="24"/>
                <w:szCs w:val="24"/>
                <w:rtl/>
              </w:rPr>
              <w:br/>
            </w:r>
            <w:r>
              <w:rPr>
                <w:rFonts w:ascii="David" w:hAnsi="David" w:cs="David" w:hint="cs"/>
                <w:color w:val="000000"/>
                <w:sz w:val="24"/>
                <w:szCs w:val="24"/>
                <w:rtl/>
              </w:rPr>
              <w:t>בחלק זה, חיטמן מדבר על שירותו הצבאי בנעוריו</w:t>
            </w:r>
            <w:r w:rsidR="009E76D3">
              <w:rPr>
                <w:rFonts w:ascii="David" w:hAnsi="David" w:cs="David" w:hint="cs"/>
                <w:color w:val="000000"/>
                <w:sz w:val="24"/>
                <w:szCs w:val="24"/>
                <w:rtl/>
              </w:rPr>
              <w:t>, הלך במסעות, הגן על המדינה. אולי יש פה איז</w:t>
            </w:r>
            <w:r w:rsidR="00656AA1">
              <w:rPr>
                <w:rFonts w:ascii="David" w:hAnsi="David" w:cs="David" w:hint="cs"/>
                <w:color w:val="000000"/>
                <w:sz w:val="24"/>
                <w:szCs w:val="24"/>
                <w:rtl/>
              </w:rPr>
              <w:t>ו</w:t>
            </w:r>
            <w:r w:rsidR="009E76D3">
              <w:rPr>
                <w:rFonts w:ascii="David" w:hAnsi="David" w:cs="David" w:hint="cs"/>
                <w:color w:val="000000"/>
                <w:sz w:val="24"/>
                <w:szCs w:val="24"/>
                <w:rtl/>
              </w:rPr>
              <w:t>שהי ציפייה שימשיכו להגן על חלקת המדינה הקטנה שלנו כפי שהוא בעצמו הגן.</w:t>
            </w:r>
            <w:r w:rsidR="00AB0B61" w:rsidRPr="00AB0B61">
              <w:rPr>
                <w:rFonts w:ascii="Arial" w:hAnsi="Arial" w:cs="Arial"/>
                <w:b/>
                <w:bCs/>
                <w:color w:val="000000"/>
                <w:sz w:val="24"/>
                <w:szCs w:val="24"/>
                <w:rtl/>
              </w:rPr>
              <w:br/>
            </w:r>
            <w:r>
              <w:rPr>
                <w:rStyle w:val="artistlyricstext1"/>
                <w:rFonts w:ascii="Arial" w:hAnsi="Arial" w:cs="Arial" w:hint="cs"/>
                <w:b/>
                <w:bCs/>
                <w:sz w:val="24"/>
                <w:szCs w:val="24"/>
                <w:rtl/>
              </w:rPr>
              <w:t>-</w:t>
            </w:r>
          </w:p>
          <w:p w:rsidR="000E46F9" w:rsidRDefault="00AB0B61" w:rsidP="000E46F9">
            <w:pPr>
              <w:rPr>
                <w:rFonts w:ascii="Arial" w:hAnsi="Arial" w:cs="Arial"/>
                <w:b/>
                <w:bCs/>
                <w:color w:val="000000"/>
                <w:sz w:val="24"/>
                <w:szCs w:val="24"/>
                <w:rtl/>
              </w:rPr>
            </w:pPr>
            <w:r w:rsidRPr="00AB0B61">
              <w:rPr>
                <w:rStyle w:val="artistlyricstext1"/>
                <w:rFonts w:ascii="Arial" w:hAnsi="Arial" w:cs="Arial"/>
                <w:b/>
                <w:bCs/>
                <w:sz w:val="24"/>
                <w:szCs w:val="24"/>
                <w:rtl/>
              </w:rPr>
              <w:t xml:space="preserve">כאן נולדתי... </w:t>
            </w:r>
            <w:r w:rsidRPr="00AB0B61">
              <w:rPr>
                <w:rFonts w:ascii="Arial" w:hAnsi="Arial" w:cs="Arial"/>
                <w:b/>
                <w:bCs/>
                <w:color w:val="000000"/>
                <w:sz w:val="24"/>
                <w:szCs w:val="24"/>
                <w:rtl/>
              </w:rPr>
              <w:br/>
            </w:r>
            <w:r w:rsidR="000E46F9">
              <w:rPr>
                <w:rFonts w:ascii="Arial" w:hAnsi="Arial" w:cs="Arial" w:hint="cs"/>
                <w:b/>
                <w:bCs/>
                <w:color w:val="000000"/>
                <w:sz w:val="24"/>
                <w:szCs w:val="24"/>
                <w:rtl/>
              </w:rPr>
              <w:t>-</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כאן את שולחני אני ערכתי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פת של לחם פרח רענן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דלת לשכנים אני פתחתי </w:t>
            </w:r>
            <w:r w:rsidRPr="00AB0B61">
              <w:rPr>
                <w:rFonts w:ascii="Arial" w:hAnsi="Arial" w:cs="Arial"/>
                <w:b/>
                <w:bCs/>
                <w:color w:val="000000"/>
                <w:sz w:val="24"/>
                <w:szCs w:val="24"/>
                <w:rtl/>
              </w:rPr>
              <w:br/>
            </w:r>
            <w:r w:rsidRPr="00AB0B61">
              <w:rPr>
                <w:rStyle w:val="artistlyricstext1"/>
                <w:rFonts w:ascii="Arial" w:hAnsi="Arial" w:cs="Arial"/>
                <w:b/>
                <w:bCs/>
                <w:sz w:val="24"/>
                <w:szCs w:val="24"/>
                <w:rtl/>
              </w:rPr>
              <w:t xml:space="preserve">ומי שבא נאמר לו "אהלן". </w:t>
            </w:r>
          </w:p>
          <w:p w:rsidR="00093545" w:rsidRDefault="00CB29B8" w:rsidP="00CB29B8">
            <w:pPr>
              <w:rPr>
                <w:rFonts w:ascii="David" w:hAnsi="David" w:cs="David"/>
                <w:sz w:val="24"/>
                <w:szCs w:val="24"/>
                <w:rtl/>
              </w:rPr>
            </w:pPr>
            <w:r>
              <w:rPr>
                <w:rFonts w:ascii="David" w:hAnsi="David" w:cs="David" w:hint="cs"/>
                <w:sz w:val="24"/>
                <w:szCs w:val="24"/>
                <w:rtl/>
              </w:rPr>
              <w:t xml:space="preserve">הכנסת אורחים. </w:t>
            </w:r>
            <w:r w:rsidR="00093545">
              <w:rPr>
                <w:rFonts w:ascii="David" w:hAnsi="David" w:cs="David" w:hint="cs"/>
                <w:sz w:val="24"/>
                <w:szCs w:val="24"/>
                <w:rtl/>
              </w:rPr>
              <w:t xml:space="preserve">מחלק זה אנו יכולים להבין שחיטמן היה אדם פלורליסטי. אסביר שפירוש המילה היא אדם שמוכן להעניק זכויות וחופש ביטוי לקבוצות שונות בחברה ולכבד אותן. אם כן, אדם </w:t>
            </w:r>
            <w:r w:rsidR="00093545">
              <w:rPr>
                <w:rFonts w:ascii="David" w:hAnsi="David" w:cs="David" w:hint="cs"/>
                <w:sz w:val="24"/>
                <w:szCs w:val="24"/>
                <w:rtl/>
              </w:rPr>
              <w:lastRenderedPageBreak/>
              <w:t xml:space="preserve">שנותן כבוד ומוכן לקבל כל אדם. מוכן לחלוק עם כל אדם את דבריו, </w:t>
            </w:r>
            <w:r w:rsidR="003E0676">
              <w:rPr>
                <w:rFonts w:ascii="David" w:hAnsi="David" w:cs="David" w:hint="cs"/>
                <w:sz w:val="24"/>
                <w:szCs w:val="24"/>
                <w:rtl/>
              </w:rPr>
              <w:t xml:space="preserve">מעיד על פתיחותו לשתף את האחר. </w:t>
            </w:r>
            <w:r>
              <w:rPr>
                <w:rFonts w:ascii="David" w:hAnsi="David" w:cs="David" w:hint="cs"/>
                <w:sz w:val="24"/>
                <w:szCs w:val="24"/>
                <w:rtl/>
              </w:rPr>
              <w:t>מביע רצון לחיות בשכנות טובה ובשלום עם העמים הסובבים את הארץ</w:t>
            </w:r>
            <w:r w:rsidR="00093545">
              <w:rPr>
                <w:rFonts w:ascii="David" w:hAnsi="David" w:cs="David" w:hint="cs"/>
                <w:sz w:val="24"/>
                <w:szCs w:val="24"/>
                <w:rtl/>
              </w:rPr>
              <w:t>.</w:t>
            </w:r>
          </w:p>
          <w:p w:rsidR="00AB0B61" w:rsidRDefault="000E46F9" w:rsidP="000E46F9">
            <w:pPr>
              <w:rPr>
                <w:rFonts w:ascii="David" w:hAnsi="David" w:cs="David"/>
                <w:sz w:val="24"/>
                <w:szCs w:val="24"/>
                <w:rtl/>
              </w:rPr>
            </w:pPr>
            <w:r>
              <w:rPr>
                <w:rFonts w:ascii="Arial" w:hAnsi="Arial" w:cs="Arial" w:hint="cs"/>
                <w:b/>
                <w:bCs/>
                <w:color w:val="000000"/>
                <w:sz w:val="24"/>
                <w:szCs w:val="24"/>
                <w:rtl/>
              </w:rPr>
              <w:t>-</w:t>
            </w:r>
            <w:r w:rsidR="00AB0B61" w:rsidRPr="00AB0B61">
              <w:rPr>
                <w:rFonts w:ascii="Arial" w:hAnsi="Arial" w:cs="Arial"/>
                <w:b/>
                <w:bCs/>
                <w:color w:val="000000"/>
                <w:sz w:val="24"/>
                <w:szCs w:val="24"/>
                <w:rtl/>
              </w:rPr>
              <w:br/>
            </w:r>
            <w:r w:rsidR="00AB0B61" w:rsidRPr="00AB0B61">
              <w:rPr>
                <w:rStyle w:val="artistlyricstext1"/>
                <w:rFonts w:ascii="Arial" w:hAnsi="Arial" w:cs="Arial"/>
                <w:b/>
                <w:bCs/>
                <w:sz w:val="24"/>
                <w:szCs w:val="24"/>
                <w:rtl/>
              </w:rPr>
              <w:t>כאן נולדתי...</w:t>
            </w:r>
          </w:p>
          <w:p w:rsidR="009E76D3" w:rsidRDefault="009E76D3" w:rsidP="000E46F9">
            <w:pPr>
              <w:rPr>
                <w:rFonts w:ascii="David" w:hAnsi="David" w:cs="David"/>
                <w:sz w:val="24"/>
                <w:szCs w:val="24"/>
                <w:rtl/>
              </w:rPr>
            </w:pPr>
          </w:p>
          <w:p w:rsidR="00A07010" w:rsidRDefault="00A07010" w:rsidP="00F274EC">
            <w:pPr>
              <w:rPr>
                <w:rFonts w:ascii="David" w:hAnsi="David" w:cs="David"/>
                <w:sz w:val="24"/>
                <w:szCs w:val="24"/>
                <w:rtl/>
              </w:rPr>
            </w:pPr>
          </w:p>
          <w:p w:rsidR="00BB54D3" w:rsidRDefault="003E0676" w:rsidP="00BB54D3">
            <w:pPr>
              <w:rPr>
                <w:rFonts w:ascii="David" w:hAnsi="David" w:cs="David"/>
                <w:sz w:val="24"/>
                <w:szCs w:val="24"/>
                <w:rtl/>
              </w:rPr>
            </w:pPr>
            <w:r>
              <w:rPr>
                <w:rFonts w:ascii="David" w:hAnsi="David" w:cs="David" w:hint="cs"/>
                <w:sz w:val="24"/>
                <w:szCs w:val="24"/>
                <w:rtl/>
              </w:rPr>
              <w:t>ב. הבנת מסר השיר.</w:t>
            </w:r>
          </w:p>
          <w:p w:rsidR="003E0676" w:rsidRDefault="003E0676" w:rsidP="003E0676">
            <w:pPr>
              <w:rPr>
                <w:rFonts w:ascii="David" w:hAnsi="David" w:cs="David"/>
                <w:sz w:val="24"/>
                <w:szCs w:val="24"/>
                <w:rtl/>
              </w:rPr>
            </w:pPr>
            <w:r>
              <w:rPr>
                <w:rFonts w:ascii="David" w:hAnsi="David" w:cs="David" w:hint="cs"/>
                <w:sz w:val="24"/>
                <w:szCs w:val="24"/>
                <w:rtl/>
              </w:rPr>
              <w:t>-איזו מילה חוזרת הרבה פעמים לאורך השיר?</w:t>
            </w:r>
          </w:p>
          <w:p w:rsidR="003E0676" w:rsidRDefault="003E0676" w:rsidP="003E0676">
            <w:pPr>
              <w:rPr>
                <w:rFonts w:ascii="David" w:hAnsi="David" w:cs="David"/>
                <w:sz w:val="24"/>
                <w:szCs w:val="24"/>
                <w:rtl/>
              </w:rPr>
            </w:pPr>
            <w:r>
              <w:rPr>
                <w:rFonts w:ascii="David" w:hAnsi="David" w:cs="David" w:hint="cs"/>
                <w:sz w:val="24"/>
                <w:szCs w:val="24"/>
                <w:rtl/>
              </w:rPr>
              <w:t xml:space="preserve">ת: המילה "כאן", מדגישה את החיבור של חיטמן לארץ ישראל. </w:t>
            </w:r>
          </w:p>
          <w:p w:rsidR="003E0676" w:rsidRDefault="003E0676" w:rsidP="003E0676">
            <w:pPr>
              <w:rPr>
                <w:rFonts w:ascii="David" w:hAnsi="David" w:cs="David"/>
                <w:sz w:val="24"/>
                <w:szCs w:val="24"/>
                <w:rtl/>
              </w:rPr>
            </w:pPr>
            <w:r>
              <w:rPr>
                <w:rFonts w:ascii="David" w:hAnsi="David" w:cs="David" w:hint="cs"/>
                <w:sz w:val="24"/>
                <w:szCs w:val="24"/>
                <w:rtl/>
              </w:rPr>
              <w:t>-לפי המילים בשיר, אלו דברים קושרים את חיטמן למדינה?</w:t>
            </w:r>
          </w:p>
          <w:p w:rsidR="003E0676" w:rsidRDefault="003E0676" w:rsidP="003E0676">
            <w:pPr>
              <w:rPr>
                <w:rFonts w:ascii="David" w:hAnsi="David" w:cs="David"/>
                <w:sz w:val="24"/>
                <w:szCs w:val="24"/>
                <w:rtl/>
              </w:rPr>
            </w:pPr>
            <w:r>
              <w:rPr>
                <w:rFonts w:ascii="David" w:hAnsi="David" w:cs="David" w:hint="cs"/>
                <w:sz w:val="24"/>
                <w:szCs w:val="24"/>
                <w:rtl/>
              </w:rPr>
              <w:t>ת: ביתו, ילדותו, חבריו, משפחתו, שירותו הצבאי, הקריירה שלו בתור זמר.</w:t>
            </w:r>
          </w:p>
          <w:p w:rsidR="0083411B" w:rsidRDefault="0083411B" w:rsidP="0083411B">
            <w:pPr>
              <w:rPr>
                <w:rFonts w:ascii="David" w:hAnsi="David" w:cs="David"/>
                <w:sz w:val="24"/>
                <w:szCs w:val="24"/>
                <w:rtl/>
              </w:rPr>
            </w:pPr>
            <w:r>
              <w:rPr>
                <w:rFonts w:ascii="David" w:hAnsi="David" w:cs="David" w:hint="cs"/>
                <w:sz w:val="24"/>
                <w:szCs w:val="24"/>
                <w:rtl/>
              </w:rPr>
              <w:t>אגיד שלמרות שחיטמן כתב את השיר בגוף ראשון ומספר על חייו האישיים, כל אחד בעצם יכול להיות הדובר בשיר, בכך שכל אחד יכול להתחבר לנקודת דרך אחרת בשיר- מקום הולדתו בארץ, ביתו הנוכחי בארץ, החברים שרכש, השירות הצבאי העתידי.</w:t>
            </w:r>
          </w:p>
          <w:p w:rsidR="004506DD" w:rsidRDefault="00FA00EA" w:rsidP="009E76D3">
            <w:pPr>
              <w:rPr>
                <w:rFonts w:ascii="David" w:hAnsi="David" w:cs="David"/>
                <w:sz w:val="24"/>
                <w:szCs w:val="24"/>
                <w:rtl/>
              </w:rPr>
            </w:pPr>
            <w:r>
              <w:rPr>
                <w:rFonts w:ascii="David" w:hAnsi="David" w:cs="David" w:hint="cs"/>
                <w:sz w:val="24"/>
                <w:szCs w:val="24"/>
                <w:rtl/>
              </w:rPr>
              <w:t>- אילו תחושות המילים מתארות? רצון, אהבת הארץ, אהבת האחר, תחושת שייכות, חיבור, נאמנות.</w:t>
            </w:r>
            <w:r w:rsidR="004506DD">
              <w:rPr>
                <w:rFonts w:ascii="David" w:hAnsi="David" w:cs="David" w:hint="cs"/>
                <w:sz w:val="24"/>
                <w:szCs w:val="24"/>
                <w:rtl/>
              </w:rPr>
              <w:t xml:space="preserve"> </w:t>
            </w:r>
          </w:p>
          <w:p w:rsidR="00FA00EA" w:rsidRDefault="00FA00EA" w:rsidP="0083411B">
            <w:pPr>
              <w:rPr>
                <w:rFonts w:ascii="David" w:hAnsi="David" w:cs="David"/>
                <w:sz w:val="24"/>
                <w:szCs w:val="24"/>
                <w:rtl/>
              </w:rPr>
            </w:pPr>
          </w:p>
          <w:p w:rsidR="0083411B" w:rsidRPr="00656AA1" w:rsidRDefault="00656AA1" w:rsidP="003E0676">
            <w:pPr>
              <w:rPr>
                <w:rFonts w:ascii="David" w:hAnsi="David" w:cs="David"/>
                <w:sz w:val="24"/>
                <w:szCs w:val="24"/>
                <w:u w:val="single"/>
                <w:rtl/>
              </w:rPr>
            </w:pPr>
            <w:r w:rsidRPr="00656AA1">
              <w:rPr>
                <w:rFonts w:ascii="David" w:hAnsi="David" w:cs="David" w:hint="cs"/>
                <w:sz w:val="24"/>
                <w:szCs w:val="24"/>
                <w:u w:val="single"/>
                <w:rtl/>
              </w:rPr>
              <w:t xml:space="preserve">3. </w:t>
            </w:r>
            <w:r w:rsidR="0083411B" w:rsidRPr="00656AA1">
              <w:rPr>
                <w:rFonts w:ascii="David" w:hAnsi="David" w:cs="David" w:hint="cs"/>
                <w:sz w:val="24"/>
                <w:szCs w:val="24"/>
                <w:u w:val="single"/>
                <w:rtl/>
              </w:rPr>
              <w:t xml:space="preserve">פעילות </w:t>
            </w:r>
          </w:p>
          <w:p w:rsidR="009E76D3" w:rsidRDefault="00CD4FFF" w:rsidP="00ED10A4">
            <w:pPr>
              <w:rPr>
                <w:ins w:id="8" w:author="מנהל" w:date="2015-10-31T23:43:00Z"/>
                <w:rFonts w:ascii="David" w:hAnsi="David" w:cs="David" w:hint="cs"/>
                <w:sz w:val="24"/>
                <w:szCs w:val="24"/>
                <w:rtl/>
              </w:rPr>
            </w:pPr>
            <w:r>
              <w:rPr>
                <w:rFonts w:ascii="David" w:hAnsi="David" w:cs="David" w:hint="cs"/>
                <w:sz w:val="24"/>
                <w:szCs w:val="24"/>
                <w:rtl/>
              </w:rPr>
              <w:t>דף ע</w:t>
            </w:r>
            <w:r w:rsidR="009E76D3">
              <w:rPr>
                <w:rFonts w:ascii="David" w:hAnsi="David" w:cs="David" w:hint="cs"/>
                <w:sz w:val="24"/>
                <w:szCs w:val="24"/>
                <w:rtl/>
              </w:rPr>
              <w:t>בודה</w:t>
            </w:r>
            <w:ins w:id="9" w:author="מנהל" w:date="2015-10-31T23:42:00Z">
              <w:r w:rsidR="00ED10A4">
                <w:rPr>
                  <w:rFonts w:ascii="David" w:hAnsi="David" w:cs="David" w:hint="cs"/>
                  <w:sz w:val="24"/>
                  <w:szCs w:val="24"/>
                  <w:rtl/>
                </w:rPr>
                <w:t xml:space="preserve"> </w:t>
              </w:r>
            </w:ins>
            <w:ins w:id="10" w:author="מנהל" w:date="2015-10-31T23:43:00Z">
              <w:r w:rsidR="00ED10A4">
                <w:rPr>
                  <w:rFonts w:ascii="David" w:hAnsi="David" w:cs="David" w:hint="cs"/>
                  <w:sz w:val="24"/>
                  <w:szCs w:val="24"/>
                  <w:rtl/>
                </w:rPr>
                <w:t xml:space="preserve"> הודיה, אני מציעה להזמין את התלמידים לפעילות </w:t>
              </w:r>
              <w:proofErr w:type="spellStart"/>
              <w:r w:rsidR="00ED10A4">
                <w:rPr>
                  <w:rFonts w:ascii="David" w:hAnsi="David" w:cs="David" w:hint="cs"/>
                  <w:sz w:val="24"/>
                  <w:szCs w:val="24"/>
                  <w:rtl/>
                </w:rPr>
                <w:t>חוויתית</w:t>
              </w:r>
              <w:proofErr w:type="spellEnd"/>
              <w:r w:rsidR="00ED10A4">
                <w:rPr>
                  <w:rFonts w:ascii="David" w:hAnsi="David" w:cs="David" w:hint="cs"/>
                  <w:sz w:val="24"/>
                  <w:szCs w:val="24"/>
                  <w:rtl/>
                </w:rPr>
                <w:t xml:space="preserve"> לפני דף העבודה.</w:t>
              </w:r>
            </w:ins>
          </w:p>
          <w:p w:rsidR="00ED10A4" w:rsidRDefault="00ED10A4" w:rsidP="00ED10A4">
            <w:pPr>
              <w:rPr>
                <w:ins w:id="11" w:author="מנהל" w:date="2015-10-31T23:46:00Z"/>
                <w:rFonts w:ascii="David" w:hAnsi="David" w:cs="David" w:hint="cs"/>
                <w:sz w:val="24"/>
                <w:szCs w:val="24"/>
                <w:rtl/>
              </w:rPr>
            </w:pPr>
            <w:ins w:id="12" w:author="מנהל" w:date="2015-10-31T23:44:00Z">
              <w:r>
                <w:rPr>
                  <w:rFonts w:ascii="David" w:hAnsi="David" w:cs="David" w:hint="cs"/>
                  <w:sz w:val="24"/>
                  <w:szCs w:val="24"/>
                  <w:rtl/>
                </w:rPr>
                <w:t>לדוגמה: הכנת קולאז' כיתתי של בתי השיר מלווה באיורים</w:t>
              </w:r>
            </w:ins>
            <w:ins w:id="13" w:author="מנהל" w:date="2015-10-31T23:46:00Z">
              <w:r>
                <w:rPr>
                  <w:rFonts w:ascii="David" w:hAnsi="David" w:cs="David" w:hint="cs"/>
                  <w:sz w:val="24"/>
                  <w:szCs w:val="24"/>
                  <w:rtl/>
                </w:rPr>
                <w:t xml:space="preserve">, </w:t>
              </w:r>
            </w:ins>
            <w:ins w:id="14" w:author="מנהל" w:date="2015-10-31T23:45:00Z">
              <w:r>
                <w:rPr>
                  <w:rFonts w:ascii="David" w:hAnsi="David" w:cs="David" w:hint="cs"/>
                  <w:sz w:val="24"/>
                  <w:szCs w:val="24"/>
                  <w:rtl/>
                </w:rPr>
                <w:t>או הכנת משחק שבו שאלות ותשובות על</w:t>
              </w:r>
            </w:ins>
            <w:ins w:id="15" w:author="מנהל" w:date="2015-10-31T23:46:00Z">
              <w:r>
                <w:rPr>
                  <w:rFonts w:ascii="David" w:hAnsi="David" w:cs="David" w:hint="cs"/>
                  <w:sz w:val="24"/>
                  <w:szCs w:val="24"/>
                  <w:rtl/>
                </w:rPr>
                <w:t xml:space="preserve"> חייו של חיטמן פי השיר </w:t>
              </w:r>
            </w:ins>
            <w:ins w:id="16" w:author="מנהל" w:date="2015-10-31T23:45:00Z">
              <w:r>
                <w:rPr>
                  <w:rFonts w:ascii="David" w:hAnsi="David" w:cs="David" w:hint="cs"/>
                  <w:sz w:val="24"/>
                  <w:szCs w:val="24"/>
                  <w:rtl/>
                </w:rPr>
                <w:t xml:space="preserve"> </w:t>
              </w:r>
            </w:ins>
            <w:ins w:id="17" w:author="מנהל" w:date="2015-10-31T23:46:00Z">
              <w:r>
                <w:rPr>
                  <w:rFonts w:ascii="David" w:hAnsi="David" w:cs="David" w:hint="cs"/>
                  <w:sz w:val="24"/>
                  <w:szCs w:val="24"/>
                  <w:rtl/>
                </w:rPr>
                <w:t xml:space="preserve"> או כל רעיון חוויתי ויצירתי שיעלה בראשך.</w:t>
              </w:r>
            </w:ins>
          </w:p>
          <w:p w:rsidR="00ED10A4" w:rsidRDefault="00ED10A4" w:rsidP="00ED10A4">
            <w:pPr>
              <w:rPr>
                <w:rFonts w:ascii="David" w:hAnsi="David" w:cs="David"/>
                <w:sz w:val="24"/>
                <w:szCs w:val="24"/>
                <w:rtl/>
              </w:rPr>
            </w:pPr>
            <w:ins w:id="18" w:author="מנהל" w:date="2015-10-31T23:46:00Z">
              <w:r>
                <w:rPr>
                  <w:rFonts w:ascii="David" w:hAnsi="David" w:cs="David" w:hint="cs"/>
                  <w:sz w:val="24"/>
                  <w:szCs w:val="24"/>
                  <w:rtl/>
                </w:rPr>
                <w:t>דף העבודה יינתן לתלמידים שסיימו את עבודתם.</w:t>
              </w:r>
            </w:ins>
          </w:p>
        </w:tc>
        <w:tc>
          <w:tcPr>
            <w:tcW w:w="3686" w:type="dxa"/>
          </w:tcPr>
          <w:p w:rsidR="00BB54D3" w:rsidRDefault="00BB54D3" w:rsidP="00BB54D3">
            <w:pPr>
              <w:rPr>
                <w:rFonts w:ascii="David" w:hAnsi="David" w:cs="David"/>
                <w:sz w:val="24"/>
                <w:szCs w:val="24"/>
                <w:rtl/>
              </w:rPr>
            </w:pPr>
          </w:p>
          <w:p w:rsidR="0083411B" w:rsidRDefault="0083411B" w:rsidP="0083411B">
            <w:pPr>
              <w:rPr>
                <w:rFonts w:ascii="David" w:hAnsi="David" w:cs="David"/>
                <w:sz w:val="24"/>
                <w:szCs w:val="24"/>
                <w:rtl/>
              </w:rPr>
            </w:pPr>
            <w:proofErr w:type="spellStart"/>
            <w:r>
              <w:rPr>
                <w:rFonts w:ascii="David" w:hAnsi="David" w:cs="David" w:hint="cs"/>
                <w:sz w:val="24"/>
                <w:szCs w:val="24"/>
                <w:rtl/>
              </w:rPr>
              <w:t>א.לכנס</w:t>
            </w:r>
            <w:proofErr w:type="spellEnd"/>
            <w:r>
              <w:rPr>
                <w:rFonts w:ascii="David" w:hAnsi="David" w:cs="David" w:hint="cs"/>
                <w:sz w:val="24"/>
                <w:szCs w:val="24"/>
                <w:rtl/>
              </w:rPr>
              <w:t xml:space="preserve"> ולאסוף את התלמידים באופן מסודר לקראת תחילת השיעור.</w:t>
            </w:r>
          </w:p>
          <w:p w:rsidR="0083411B" w:rsidRDefault="0083411B" w:rsidP="0083411B">
            <w:pPr>
              <w:rPr>
                <w:rFonts w:ascii="David" w:hAnsi="David" w:cs="David"/>
                <w:sz w:val="24"/>
                <w:szCs w:val="24"/>
                <w:rtl/>
              </w:rPr>
            </w:pPr>
          </w:p>
          <w:p w:rsidR="0083411B" w:rsidRDefault="0083411B" w:rsidP="0083411B">
            <w:pPr>
              <w:rPr>
                <w:rFonts w:ascii="David" w:hAnsi="David" w:cs="David"/>
                <w:sz w:val="24"/>
                <w:szCs w:val="24"/>
                <w:rtl/>
              </w:rPr>
            </w:pPr>
            <w:r>
              <w:rPr>
                <w:rFonts w:ascii="David" w:hAnsi="David" w:cs="David" w:hint="cs"/>
                <w:sz w:val="24"/>
                <w:szCs w:val="24"/>
                <w:rtl/>
              </w:rPr>
              <w:t>ב.</w:t>
            </w:r>
            <w:r w:rsidR="00FA00EA">
              <w:rPr>
                <w:rFonts w:ascii="David" w:hAnsi="David" w:cs="David" w:hint="cs"/>
                <w:sz w:val="24"/>
                <w:szCs w:val="24"/>
                <w:rtl/>
              </w:rPr>
              <w:t xml:space="preserve"> </w:t>
            </w:r>
            <w:r w:rsidR="008D7BEF">
              <w:rPr>
                <w:rFonts w:ascii="David" w:hAnsi="David" w:cs="David" w:hint="cs"/>
                <w:sz w:val="24"/>
                <w:szCs w:val="24"/>
                <w:rtl/>
              </w:rPr>
              <w:t xml:space="preserve">פתיחת השיעור בצורה חווייתית, </w:t>
            </w:r>
            <w:r w:rsidR="00FA00EA">
              <w:rPr>
                <w:rFonts w:ascii="David" w:hAnsi="David" w:cs="David" w:hint="cs"/>
                <w:sz w:val="24"/>
                <w:szCs w:val="24"/>
                <w:rtl/>
              </w:rPr>
              <w:t>סוג של גירוי לקראת למידת השיר. הכרת השיר גם בצליליו ולא רק במילותיו.</w:t>
            </w:r>
          </w:p>
          <w:p w:rsidR="00FA00EA" w:rsidRDefault="00FA00EA" w:rsidP="0083411B">
            <w:pPr>
              <w:rPr>
                <w:rFonts w:ascii="David" w:hAnsi="David" w:cs="David"/>
                <w:sz w:val="24"/>
                <w:szCs w:val="24"/>
                <w:rtl/>
              </w:rPr>
            </w:pPr>
          </w:p>
          <w:p w:rsidR="00FA00EA" w:rsidRDefault="00FA00EA"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9E76D3" w:rsidRDefault="009E76D3" w:rsidP="0083411B">
            <w:pPr>
              <w:rPr>
                <w:rFonts w:ascii="David" w:hAnsi="David" w:cs="David"/>
                <w:sz w:val="24"/>
                <w:szCs w:val="24"/>
                <w:rtl/>
              </w:rPr>
            </w:pPr>
          </w:p>
          <w:p w:rsidR="00FA00EA" w:rsidRDefault="00FA00EA" w:rsidP="0083411B">
            <w:pPr>
              <w:rPr>
                <w:rFonts w:ascii="David" w:hAnsi="David" w:cs="David"/>
                <w:sz w:val="24"/>
                <w:szCs w:val="24"/>
                <w:rtl/>
              </w:rPr>
            </w:pPr>
          </w:p>
          <w:p w:rsidR="00FA00EA" w:rsidRDefault="00FA00EA" w:rsidP="008D7BEF">
            <w:pPr>
              <w:rPr>
                <w:rFonts w:ascii="David" w:hAnsi="David" w:cs="David"/>
                <w:sz w:val="24"/>
                <w:szCs w:val="24"/>
                <w:rtl/>
              </w:rPr>
            </w:pPr>
            <w:proofErr w:type="spellStart"/>
            <w:r>
              <w:rPr>
                <w:rFonts w:ascii="David" w:hAnsi="David" w:cs="David" w:hint="cs"/>
                <w:sz w:val="24"/>
                <w:szCs w:val="24"/>
                <w:rtl/>
              </w:rPr>
              <w:t>א.ניתוח</w:t>
            </w:r>
            <w:proofErr w:type="spellEnd"/>
            <w:r w:rsidRPr="00FA00EA">
              <w:rPr>
                <w:rFonts w:ascii="David" w:hAnsi="David" w:cs="David" w:hint="cs"/>
                <w:sz w:val="24"/>
                <w:szCs w:val="24"/>
                <w:rtl/>
              </w:rPr>
              <w:t xml:space="preserve"> של השיר מתחילתו ועד סופו, </w:t>
            </w:r>
            <w:r w:rsidR="008D7BEF">
              <w:rPr>
                <w:rFonts w:ascii="David" w:hAnsi="David" w:cs="David" w:hint="cs"/>
                <w:sz w:val="24"/>
                <w:szCs w:val="24"/>
                <w:rtl/>
              </w:rPr>
              <w:t>הילדים יבינו</w:t>
            </w:r>
            <w:r>
              <w:rPr>
                <w:rFonts w:ascii="David" w:hAnsi="David" w:cs="David" w:hint="cs"/>
                <w:sz w:val="24"/>
                <w:szCs w:val="24"/>
                <w:rtl/>
              </w:rPr>
              <w:t xml:space="preserve"> </w:t>
            </w:r>
            <w:r w:rsidR="009E76D3">
              <w:rPr>
                <w:rFonts w:ascii="David" w:hAnsi="David" w:cs="David" w:hint="cs"/>
                <w:sz w:val="24"/>
                <w:szCs w:val="24"/>
                <w:rtl/>
              </w:rPr>
              <w:t xml:space="preserve">את </w:t>
            </w:r>
            <w:r>
              <w:rPr>
                <w:rFonts w:ascii="David" w:hAnsi="David" w:cs="David" w:hint="cs"/>
                <w:sz w:val="24"/>
                <w:szCs w:val="24"/>
                <w:rtl/>
              </w:rPr>
              <w:t>ה</w:t>
            </w:r>
            <w:r w:rsidR="009E76D3">
              <w:rPr>
                <w:rFonts w:ascii="David" w:hAnsi="David" w:cs="David" w:hint="cs"/>
                <w:sz w:val="24"/>
                <w:szCs w:val="24"/>
                <w:rtl/>
              </w:rPr>
              <w:t>סיפור שעומד מאחורי השיר, י</w:t>
            </w:r>
            <w:r w:rsidR="008D7BEF">
              <w:rPr>
                <w:rFonts w:ascii="David" w:hAnsi="David" w:cs="David" w:hint="cs"/>
                <w:sz w:val="24"/>
                <w:szCs w:val="24"/>
                <w:rtl/>
              </w:rPr>
              <w:t xml:space="preserve">למדו על </w:t>
            </w:r>
            <w:r>
              <w:rPr>
                <w:rFonts w:ascii="David" w:hAnsi="David" w:cs="David" w:hint="cs"/>
                <w:sz w:val="24"/>
                <w:szCs w:val="24"/>
                <w:rtl/>
              </w:rPr>
              <w:t>שורשיו של חיטמן</w:t>
            </w:r>
            <w:r w:rsidR="008D7BEF">
              <w:rPr>
                <w:rFonts w:ascii="David" w:hAnsi="David" w:cs="David" w:hint="cs"/>
                <w:sz w:val="24"/>
                <w:szCs w:val="24"/>
                <w:rtl/>
              </w:rPr>
              <w:t>, על מסע חייו מילד למבוגר.</w:t>
            </w:r>
            <w:r w:rsidR="009E76D3">
              <w:rPr>
                <w:rFonts w:ascii="David" w:hAnsi="David" w:cs="David" w:hint="cs"/>
                <w:sz w:val="24"/>
                <w:szCs w:val="24"/>
                <w:rtl/>
              </w:rPr>
              <w:t xml:space="preserve"> שיעור הביוגרפיה היה חשוב משום שהוא מהווה את הרקע לשיר ועם הידע הקודם של התלמידים, הפרטים יתקשרו לתמונה אחת.</w:t>
            </w: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9E76D3" w:rsidRDefault="009E76D3" w:rsidP="00FA00EA">
            <w:pPr>
              <w:rPr>
                <w:rFonts w:ascii="David" w:hAnsi="David" w:cs="David"/>
                <w:sz w:val="24"/>
                <w:szCs w:val="24"/>
                <w:rtl/>
              </w:rPr>
            </w:pPr>
          </w:p>
          <w:p w:rsidR="007D75F9" w:rsidRDefault="007D75F9" w:rsidP="00FA00EA">
            <w:pPr>
              <w:rPr>
                <w:rFonts w:ascii="David" w:hAnsi="David" w:cs="David"/>
                <w:sz w:val="24"/>
                <w:szCs w:val="24"/>
                <w:rtl/>
              </w:rPr>
            </w:pPr>
          </w:p>
          <w:p w:rsidR="007D75F9" w:rsidRDefault="007D75F9" w:rsidP="00FA00EA">
            <w:pPr>
              <w:rPr>
                <w:rFonts w:ascii="David" w:hAnsi="David" w:cs="David"/>
                <w:sz w:val="24"/>
                <w:szCs w:val="24"/>
                <w:rtl/>
              </w:rPr>
            </w:pPr>
          </w:p>
          <w:p w:rsidR="007D75F9" w:rsidRDefault="007D75F9" w:rsidP="00FA00EA">
            <w:pPr>
              <w:rPr>
                <w:rFonts w:ascii="David" w:hAnsi="David" w:cs="David"/>
                <w:sz w:val="24"/>
                <w:szCs w:val="24"/>
                <w:rtl/>
              </w:rPr>
            </w:pPr>
          </w:p>
          <w:p w:rsidR="009E76D3" w:rsidRDefault="009E76D3" w:rsidP="00FA00EA">
            <w:pPr>
              <w:rPr>
                <w:rFonts w:ascii="David" w:hAnsi="David" w:cs="David"/>
                <w:sz w:val="24"/>
                <w:szCs w:val="24"/>
                <w:rtl/>
              </w:rPr>
            </w:pPr>
          </w:p>
          <w:p w:rsidR="00FA00EA" w:rsidRDefault="00FA00EA" w:rsidP="00FA00EA">
            <w:pPr>
              <w:rPr>
                <w:rFonts w:ascii="David" w:hAnsi="David" w:cs="David"/>
                <w:sz w:val="24"/>
                <w:szCs w:val="24"/>
                <w:rtl/>
              </w:rPr>
            </w:pPr>
            <w:r>
              <w:rPr>
                <w:rFonts w:ascii="David" w:hAnsi="David" w:cs="David" w:hint="cs"/>
                <w:sz w:val="24"/>
                <w:szCs w:val="24"/>
                <w:rtl/>
              </w:rPr>
              <w:t>אעשיר את ידע התלמידים בלימוד ופירוש המילה פלורליסטי</w:t>
            </w:r>
            <w:r w:rsidR="00656AA1">
              <w:rPr>
                <w:rFonts w:ascii="David" w:hAnsi="David" w:cs="David" w:hint="cs"/>
                <w:sz w:val="24"/>
                <w:szCs w:val="24"/>
                <w:rtl/>
              </w:rPr>
              <w:t xml:space="preserve"> שמקורה במילה פלורליזם</w:t>
            </w:r>
            <w:r>
              <w:rPr>
                <w:rFonts w:ascii="David" w:hAnsi="David" w:cs="David" w:hint="cs"/>
                <w:sz w:val="24"/>
                <w:szCs w:val="24"/>
                <w:rtl/>
              </w:rPr>
              <w:t>.</w:t>
            </w: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p>
          <w:p w:rsidR="009E76D3" w:rsidRDefault="009E76D3" w:rsidP="00FA00EA">
            <w:pPr>
              <w:rPr>
                <w:rFonts w:ascii="David" w:hAnsi="David" w:cs="David"/>
                <w:sz w:val="24"/>
                <w:szCs w:val="24"/>
                <w:rtl/>
              </w:rPr>
            </w:pPr>
          </w:p>
          <w:p w:rsidR="009E76D3" w:rsidRDefault="009E76D3" w:rsidP="00FA00EA">
            <w:pPr>
              <w:rPr>
                <w:rFonts w:ascii="David" w:hAnsi="David" w:cs="David"/>
                <w:sz w:val="24"/>
                <w:szCs w:val="24"/>
                <w:rtl/>
              </w:rPr>
            </w:pPr>
          </w:p>
          <w:p w:rsidR="009E76D3" w:rsidRDefault="009E76D3" w:rsidP="00FA00EA">
            <w:pPr>
              <w:rPr>
                <w:rFonts w:ascii="David" w:hAnsi="David" w:cs="David"/>
                <w:sz w:val="24"/>
                <w:szCs w:val="24"/>
                <w:rtl/>
              </w:rPr>
            </w:pPr>
          </w:p>
          <w:p w:rsidR="009E76D3" w:rsidRDefault="009E76D3" w:rsidP="00FA00EA">
            <w:pPr>
              <w:rPr>
                <w:rFonts w:ascii="David" w:hAnsi="David" w:cs="David"/>
                <w:sz w:val="24"/>
                <w:szCs w:val="24"/>
                <w:rtl/>
              </w:rPr>
            </w:pPr>
          </w:p>
          <w:p w:rsidR="00FA00EA" w:rsidRDefault="00FA00EA" w:rsidP="00FA00EA">
            <w:pPr>
              <w:rPr>
                <w:rFonts w:ascii="David" w:hAnsi="David" w:cs="David"/>
                <w:sz w:val="24"/>
                <w:szCs w:val="24"/>
                <w:rtl/>
              </w:rPr>
            </w:pPr>
          </w:p>
          <w:p w:rsidR="00FA00EA" w:rsidRDefault="00FA00EA" w:rsidP="00FA00EA">
            <w:pPr>
              <w:rPr>
                <w:rFonts w:ascii="David" w:hAnsi="David" w:cs="David"/>
                <w:sz w:val="24"/>
                <w:szCs w:val="24"/>
                <w:rtl/>
              </w:rPr>
            </w:pPr>
            <w:r>
              <w:rPr>
                <w:rFonts w:ascii="David" w:hAnsi="David" w:cs="David" w:hint="cs"/>
                <w:sz w:val="24"/>
                <w:szCs w:val="24"/>
                <w:rtl/>
              </w:rPr>
              <w:t>ב. התייחסות למילים- הבנת המסר שחיטמן רצה להעביר, חיבור לתחושותיו.</w:t>
            </w:r>
            <w:r w:rsidR="008D7BEF">
              <w:rPr>
                <w:rFonts w:ascii="David" w:hAnsi="David" w:cs="David" w:hint="cs"/>
                <w:sz w:val="24"/>
                <w:szCs w:val="24"/>
                <w:rtl/>
              </w:rPr>
              <w:t xml:space="preserve"> בכך שהילדים יבינו זאת, הם ירגישו חיבור עמוק יותר לשיר ואולי יזדהו עם תחושותיו.</w:t>
            </w:r>
          </w:p>
          <w:p w:rsidR="00FA00EA" w:rsidRPr="00FA00EA" w:rsidRDefault="00FA00EA" w:rsidP="00FA00EA">
            <w:pPr>
              <w:rPr>
                <w:rFonts w:ascii="David" w:hAnsi="David" w:cs="David"/>
                <w:sz w:val="24"/>
                <w:szCs w:val="24"/>
                <w:rtl/>
              </w:rPr>
            </w:pPr>
          </w:p>
        </w:tc>
      </w:tr>
      <w:tr w:rsidR="00BB54D3" w:rsidTr="00BB54D3">
        <w:tc>
          <w:tcPr>
            <w:tcW w:w="925" w:type="dxa"/>
          </w:tcPr>
          <w:p w:rsidR="00BB54D3" w:rsidRDefault="009E76D3" w:rsidP="00BB54D3">
            <w:pPr>
              <w:rPr>
                <w:rFonts w:ascii="David" w:hAnsi="David" w:cs="David"/>
                <w:sz w:val="24"/>
                <w:szCs w:val="24"/>
                <w:rtl/>
              </w:rPr>
            </w:pPr>
            <w:r>
              <w:rPr>
                <w:rFonts w:ascii="David" w:hAnsi="David" w:cs="David" w:hint="cs"/>
                <w:sz w:val="24"/>
                <w:szCs w:val="24"/>
                <w:rtl/>
              </w:rPr>
              <w:lastRenderedPageBreak/>
              <w:t>7</w:t>
            </w:r>
            <w:r w:rsidR="0083411B">
              <w:rPr>
                <w:rFonts w:ascii="David" w:hAnsi="David" w:cs="David" w:hint="cs"/>
                <w:sz w:val="24"/>
                <w:szCs w:val="24"/>
                <w:rtl/>
              </w:rPr>
              <w:t xml:space="preserve"> דקות</w:t>
            </w:r>
          </w:p>
        </w:tc>
        <w:tc>
          <w:tcPr>
            <w:tcW w:w="3685" w:type="dxa"/>
          </w:tcPr>
          <w:p w:rsidR="00BB54D3" w:rsidRPr="00F43A5B" w:rsidRDefault="00656AA1" w:rsidP="00BB54D3">
            <w:pPr>
              <w:rPr>
                <w:rFonts w:ascii="David" w:hAnsi="David" w:cs="David"/>
                <w:sz w:val="24"/>
                <w:szCs w:val="24"/>
                <w:u w:val="single"/>
                <w:rtl/>
              </w:rPr>
            </w:pPr>
            <w:r>
              <w:rPr>
                <w:rFonts w:ascii="David" w:hAnsi="David" w:cs="David" w:hint="cs"/>
                <w:sz w:val="24"/>
                <w:szCs w:val="24"/>
                <w:u w:val="single"/>
                <w:rtl/>
              </w:rPr>
              <w:t xml:space="preserve">4. </w:t>
            </w:r>
            <w:r w:rsidR="0083411B" w:rsidRPr="00F43A5B">
              <w:rPr>
                <w:rFonts w:ascii="David" w:hAnsi="David" w:cs="David" w:hint="cs"/>
                <w:sz w:val="24"/>
                <w:szCs w:val="24"/>
                <w:u w:val="single"/>
                <w:rtl/>
              </w:rPr>
              <w:t>סיכום</w:t>
            </w:r>
          </w:p>
          <w:p w:rsidR="00CB29B8" w:rsidRDefault="009E76D3" w:rsidP="00BB54D3">
            <w:pPr>
              <w:rPr>
                <w:rFonts w:ascii="David" w:hAnsi="David" w:cs="David"/>
                <w:sz w:val="24"/>
                <w:szCs w:val="24"/>
                <w:rtl/>
              </w:rPr>
            </w:pPr>
            <w:r>
              <w:rPr>
                <w:rFonts w:ascii="David" w:hAnsi="David" w:cs="David" w:hint="cs"/>
                <w:sz w:val="24"/>
                <w:szCs w:val="24"/>
                <w:rtl/>
              </w:rPr>
              <w:t>אבקש מכמה ילדים שישתפו אותנו במשימות 3-4 מתוך דף העבודה.</w:t>
            </w:r>
          </w:p>
          <w:p w:rsidR="009E76D3" w:rsidRDefault="009E76D3" w:rsidP="009E76D3">
            <w:pPr>
              <w:rPr>
                <w:ins w:id="19" w:author="מנהל" w:date="2015-10-31T23:47:00Z"/>
                <w:rFonts w:ascii="David" w:hAnsi="David" w:cs="David" w:hint="cs"/>
                <w:sz w:val="24"/>
                <w:szCs w:val="24"/>
                <w:rtl/>
              </w:rPr>
            </w:pPr>
            <w:r>
              <w:rPr>
                <w:rFonts w:ascii="David" w:hAnsi="David" w:cs="David" w:hint="cs"/>
                <w:sz w:val="24"/>
                <w:szCs w:val="24"/>
                <w:rtl/>
              </w:rPr>
              <w:t>חלק מהילדים יספרו לאיזה שורה בשיר התחברו ומדוע(משימה 3) וחלק מהם יספרו אילו דברים קושרים אותם לארץ ישראל(משימה 4).</w:t>
            </w:r>
          </w:p>
          <w:p w:rsidR="00ED10A4" w:rsidRDefault="00ED10A4" w:rsidP="00ED10A4">
            <w:pPr>
              <w:rPr>
                <w:rFonts w:ascii="David" w:hAnsi="David" w:cs="David"/>
                <w:sz w:val="24"/>
                <w:szCs w:val="24"/>
                <w:rtl/>
              </w:rPr>
            </w:pPr>
            <w:ins w:id="20" w:author="מנהל" w:date="2015-10-31T23:47:00Z">
              <w:r>
                <w:rPr>
                  <w:rFonts w:ascii="David" w:hAnsi="David" w:cs="David" w:hint="cs"/>
                  <w:sz w:val="24"/>
                  <w:szCs w:val="24"/>
                  <w:rtl/>
                </w:rPr>
                <w:t xml:space="preserve">לאחר שתגדירי שוב את המטרה של השיעור, חזרי לסיכום ובדקי אם הפעילות מתאימה. </w:t>
              </w:r>
            </w:ins>
            <w:bookmarkStart w:id="21" w:name="_GoBack"/>
            <w:bookmarkEnd w:id="21"/>
          </w:p>
          <w:p w:rsidR="009E76D3" w:rsidRDefault="009E76D3" w:rsidP="009E76D3">
            <w:pPr>
              <w:rPr>
                <w:rFonts w:ascii="David" w:hAnsi="David" w:cs="David"/>
                <w:sz w:val="24"/>
                <w:szCs w:val="24"/>
                <w:rtl/>
              </w:rPr>
            </w:pPr>
          </w:p>
        </w:tc>
        <w:tc>
          <w:tcPr>
            <w:tcW w:w="3686" w:type="dxa"/>
          </w:tcPr>
          <w:p w:rsidR="00BB54D3" w:rsidRDefault="00BB54D3" w:rsidP="00BB54D3">
            <w:pPr>
              <w:rPr>
                <w:rFonts w:ascii="David" w:hAnsi="David" w:cs="David"/>
                <w:sz w:val="24"/>
                <w:szCs w:val="24"/>
                <w:rtl/>
              </w:rPr>
            </w:pPr>
          </w:p>
          <w:p w:rsidR="009E76D3" w:rsidRDefault="00F43A5B" w:rsidP="00F43A5B">
            <w:pPr>
              <w:rPr>
                <w:rFonts w:ascii="David" w:hAnsi="David" w:cs="David"/>
                <w:sz w:val="24"/>
                <w:szCs w:val="24"/>
                <w:rtl/>
              </w:rPr>
            </w:pPr>
            <w:r>
              <w:rPr>
                <w:rFonts w:ascii="David" w:hAnsi="David" w:cs="David" w:hint="cs"/>
                <w:sz w:val="24"/>
                <w:szCs w:val="24"/>
                <w:rtl/>
              </w:rPr>
              <w:t xml:space="preserve">במהלך השיעור למדנו על תחושותיו של חיטמן, על רצונותיו. כעת </w:t>
            </w:r>
            <w:r w:rsidR="009E76D3">
              <w:rPr>
                <w:rFonts w:ascii="David" w:hAnsi="David" w:cs="David" w:hint="cs"/>
                <w:sz w:val="24"/>
                <w:szCs w:val="24"/>
                <w:rtl/>
              </w:rPr>
              <w:t xml:space="preserve">הילדים ישתפו את הכיתה בכתיבתם האישית שמעידה על תחושותיהם </w:t>
            </w:r>
            <w:r>
              <w:rPr>
                <w:rFonts w:ascii="David" w:hAnsi="David" w:cs="David" w:hint="cs"/>
                <w:sz w:val="24"/>
                <w:szCs w:val="24"/>
                <w:rtl/>
              </w:rPr>
              <w:t>האישיות שלהם.</w:t>
            </w:r>
            <w:r w:rsidR="00656AA1">
              <w:rPr>
                <w:rFonts w:ascii="David" w:hAnsi="David" w:cs="David" w:hint="cs"/>
                <w:sz w:val="24"/>
                <w:szCs w:val="24"/>
                <w:rtl/>
              </w:rPr>
              <w:t xml:space="preserve"> שיתוף של הפן האישי יסכם את השיעור ויעביר את התובנות של התלמידים מהשיעור.</w:t>
            </w:r>
          </w:p>
        </w:tc>
      </w:tr>
      <w:tr w:rsidR="00BB54D3" w:rsidTr="00BB54D3">
        <w:tc>
          <w:tcPr>
            <w:tcW w:w="925" w:type="dxa"/>
          </w:tcPr>
          <w:p w:rsidR="00BB54D3" w:rsidRDefault="009E76D3" w:rsidP="00BB54D3">
            <w:pPr>
              <w:rPr>
                <w:rFonts w:ascii="David" w:hAnsi="David" w:cs="David"/>
                <w:sz w:val="24"/>
                <w:szCs w:val="24"/>
                <w:rtl/>
              </w:rPr>
            </w:pPr>
            <w:r>
              <w:rPr>
                <w:rFonts w:ascii="David" w:hAnsi="David" w:cs="David" w:hint="cs"/>
                <w:sz w:val="24"/>
                <w:szCs w:val="24"/>
                <w:rtl/>
              </w:rPr>
              <w:t>3</w:t>
            </w:r>
            <w:r w:rsidR="008D7BEF">
              <w:rPr>
                <w:rFonts w:ascii="David" w:hAnsi="David" w:cs="David" w:hint="cs"/>
                <w:sz w:val="24"/>
                <w:szCs w:val="24"/>
                <w:rtl/>
              </w:rPr>
              <w:t xml:space="preserve"> דקות</w:t>
            </w:r>
          </w:p>
        </w:tc>
        <w:tc>
          <w:tcPr>
            <w:tcW w:w="3685" w:type="dxa"/>
          </w:tcPr>
          <w:p w:rsidR="00BB54D3" w:rsidRDefault="008D7BEF" w:rsidP="00BB54D3">
            <w:pPr>
              <w:rPr>
                <w:rFonts w:ascii="David" w:hAnsi="David" w:cs="David"/>
                <w:sz w:val="24"/>
                <w:szCs w:val="24"/>
                <w:rtl/>
              </w:rPr>
            </w:pPr>
            <w:r>
              <w:rPr>
                <w:rFonts w:ascii="David" w:hAnsi="David" w:cs="David" w:hint="cs"/>
                <w:sz w:val="24"/>
                <w:szCs w:val="24"/>
                <w:rtl/>
              </w:rPr>
              <w:t xml:space="preserve">השמעת השיר </w:t>
            </w:r>
            <w:proofErr w:type="spellStart"/>
            <w:r>
              <w:rPr>
                <w:rFonts w:ascii="David" w:hAnsi="David" w:cs="David" w:hint="cs"/>
                <w:sz w:val="24"/>
                <w:szCs w:val="24"/>
                <w:rtl/>
              </w:rPr>
              <w:t>ילדיש</w:t>
            </w:r>
            <w:proofErr w:type="spellEnd"/>
            <w:r>
              <w:rPr>
                <w:rFonts w:ascii="David" w:hAnsi="David" w:cs="David" w:hint="cs"/>
                <w:sz w:val="24"/>
                <w:szCs w:val="24"/>
                <w:rtl/>
              </w:rPr>
              <w:t xml:space="preserve"> שטל לימדה בשיעור הקודם ולא הספיקה להשמיע.</w:t>
            </w:r>
          </w:p>
        </w:tc>
        <w:tc>
          <w:tcPr>
            <w:tcW w:w="3686" w:type="dxa"/>
          </w:tcPr>
          <w:p w:rsidR="00BB54D3" w:rsidRDefault="00656AA1" w:rsidP="00BB54D3">
            <w:pPr>
              <w:rPr>
                <w:rFonts w:ascii="David" w:hAnsi="David" w:cs="David"/>
                <w:sz w:val="24"/>
                <w:szCs w:val="24"/>
                <w:rtl/>
              </w:rPr>
            </w:pPr>
            <w:r>
              <w:rPr>
                <w:rFonts w:ascii="David" w:hAnsi="David" w:cs="David" w:hint="cs"/>
                <w:sz w:val="24"/>
                <w:szCs w:val="24"/>
                <w:rtl/>
              </w:rPr>
              <w:t>במידה שיהיה זמן אשמיע.</w:t>
            </w:r>
          </w:p>
        </w:tc>
      </w:tr>
    </w:tbl>
    <w:p w:rsidR="008D7BEF" w:rsidRDefault="008D7BEF" w:rsidP="00BB54D3">
      <w:pPr>
        <w:rPr>
          <w:rFonts w:ascii="David" w:hAnsi="David" w:cs="David"/>
          <w:sz w:val="24"/>
          <w:szCs w:val="24"/>
          <w:rtl/>
        </w:rPr>
      </w:pPr>
    </w:p>
    <w:p w:rsidR="004506DD" w:rsidRPr="007D75F9" w:rsidRDefault="004506DD" w:rsidP="007D75F9">
      <w:pPr>
        <w:bidi w:val="0"/>
        <w:rPr>
          <w:rFonts w:ascii="David" w:hAnsi="David" w:cs="David"/>
          <w:sz w:val="24"/>
          <w:szCs w:val="24"/>
        </w:rPr>
      </w:pPr>
    </w:p>
    <w:sectPr w:rsidR="004506DD" w:rsidRPr="007D75F9"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81815"/>
    <w:multiLevelType w:val="hybridMultilevel"/>
    <w:tmpl w:val="18689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B93450"/>
    <w:multiLevelType w:val="hybridMultilevel"/>
    <w:tmpl w:val="ED989CBA"/>
    <w:lvl w:ilvl="0" w:tplc="92D8FA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5211E1"/>
    <w:multiLevelType w:val="hybridMultilevel"/>
    <w:tmpl w:val="64382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C5131C"/>
    <w:multiLevelType w:val="hybridMultilevel"/>
    <w:tmpl w:val="F55A3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E14957"/>
    <w:multiLevelType w:val="hybridMultilevel"/>
    <w:tmpl w:val="589E2E2E"/>
    <w:lvl w:ilvl="0" w:tplc="F40050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CAE5125"/>
    <w:multiLevelType w:val="hybridMultilevel"/>
    <w:tmpl w:val="027C98A0"/>
    <w:lvl w:ilvl="0" w:tplc="D9EE32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565E11"/>
    <w:multiLevelType w:val="hybridMultilevel"/>
    <w:tmpl w:val="3D9CF270"/>
    <w:lvl w:ilvl="0" w:tplc="278467C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1"/>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D4A"/>
    <w:rsid w:val="000732D0"/>
    <w:rsid w:val="00093545"/>
    <w:rsid w:val="000D3C9C"/>
    <w:rsid w:val="000E46F9"/>
    <w:rsid w:val="00314F17"/>
    <w:rsid w:val="003D37E1"/>
    <w:rsid w:val="003E0676"/>
    <w:rsid w:val="004506DD"/>
    <w:rsid w:val="004F4C9A"/>
    <w:rsid w:val="005D764C"/>
    <w:rsid w:val="00656AA1"/>
    <w:rsid w:val="0066475A"/>
    <w:rsid w:val="007A6D4A"/>
    <w:rsid w:val="007D75F9"/>
    <w:rsid w:val="0083411B"/>
    <w:rsid w:val="008D7BEF"/>
    <w:rsid w:val="009E76D3"/>
    <w:rsid w:val="00A07010"/>
    <w:rsid w:val="00AB0B61"/>
    <w:rsid w:val="00BB54D3"/>
    <w:rsid w:val="00C126F1"/>
    <w:rsid w:val="00CB29B8"/>
    <w:rsid w:val="00CD4FFF"/>
    <w:rsid w:val="00DA4842"/>
    <w:rsid w:val="00ED10A4"/>
    <w:rsid w:val="00EF4B36"/>
    <w:rsid w:val="00F274EC"/>
    <w:rsid w:val="00F43A5B"/>
    <w:rsid w:val="00FA00EA"/>
    <w:rsid w:val="00FF2B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54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54D3"/>
    <w:pPr>
      <w:ind w:left="720"/>
      <w:contextualSpacing/>
    </w:pPr>
  </w:style>
  <w:style w:type="character" w:customStyle="1" w:styleId="artistlyricstext1">
    <w:name w:val="artist_lyrics_text1"/>
    <w:basedOn w:val="a0"/>
    <w:rsid w:val="00AB0B61"/>
    <w:rPr>
      <w:color w:val="000000"/>
      <w:sz w:val="21"/>
      <w:szCs w:val="21"/>
    </w:rPr>
  </w:style>
  <w:style w:type="character" w:styleId="a5">
    <w:name w:val="annotation reference"/>
    <w:basedOn w:val="a0"/>
    <w:uiPriority w:val="99"/>
    <w:semiHidden/>
    <w:unhideWhenUsed/>
    <w:rsid w:val="00DA4842"/>
    <w:rPr>
      <w:sz w:val="16"/>
      <w:szCs w:val="16"/>
    </w:rPr>
  </w:style>
  <w:style w:type="paragraph" w:styleId="a6">
    <w:name w:val="annotation text"/>
    <w:basedOn w:val="a"/>
    <w:link w:val="a7"/>
    <w:uiPriority w:val="99"/>
    <w:semiHidden/>
    <w:unhideWhenUsed/>
    <w:rsid w:val="00DA4842"/>
    <w:pPr>
      <w:spacing w:line="240" w:lineRule="auto"/>
    </w:pPr>
    <w:rPr>
      <w:sz w:val="20"/>
      <w:szCs w:val="20"/>
    </w:rPr>
  </w:style>
  <w:style w:type="character" w:customStyle="1" w:styleId="a7">
    <w:name w:val="טקסט הערה תו"/>
    <w:basedOn w:val="a0"/>
    <w:link w:val="a6"/>
    <w:uiPriority w:val="99"/>
    <w:semiHidden/>
    <w:rsid w:val="00DA4842"/>
    <w:rPr>
      <w:sz w:val="20"/>
      <w:szCs w:val="20"/>
    </w:rPr>
  </w:style>
  <w:style w:type="paragraph" w:styleId="a8">
    <w:name w:val="annotation subject"/>
    <w:basedOn w:val="a6"/>
    <w:next w:val="a6"/>
    <w:link w:val="a9"/>
    <w:uiPriority w:val="99"/>
    <w:semiHidden/>
    <w:unhideWhenUsed/>
    <w:rsid w:val="00DA4842"/>
    <w:rPr>
      <w:b/>
      <w:bCs/>
    </w:rPr>
  </w:style>
  <w:style w:type="character" w:customStyle="1" w:styleId="a9">
    <w:name w:val="נושא הערה תו"/>
    <w:basedOn w:val="a7"/>
    <w:link w:val="a8"/>
    <w:uiPriority w:val="99"/>
    <w:semiHidden/>
    <w:rsid w:val="00DA4842"/>
    <w:rPr>
      <w:b/>
      <w:bCs/>
      <w:sz w:val="20"/>
      <w:szCs w:val="20"/>
    </w:rPr>
  </w:style>
  <w:style w:type="paragraph" w:styleId="aa">
    <w:name w:val="Balloon Text"/>
    <w:basedOn w:val="a"/>
    <w:link w:val="ab"/>
    <w:uiPriority w:val="99"/>
    <w:semiHidden/>
    <w:unhideWhenUsed/>
    <w:rsid w:val="00DA4842"/>
    <w:pPr>
      <w:spacing w:after="0" w:line="240" w:lineRule="auto"/>
    </w:pPr>
    <w:rPr>
      <w:rFonts w:ascii="Tahoma" w:hAnsi="Tahoma" w:cs="Tahoma"/>
      <w:sz w:val="18"/>
      <w:szCs w:val="18"/>
    </w:rPr>
  </w:style>
  <w:style w:type="character" w:customStyle="1" w:styleId="ab">
    <w:name w:val="טקסט בלונים תו"/>
    <w:basedOn w:val="a0"/>
    <w:link w:val="aa"/>
    <w:uiPriority w:val="99"/>
    <w:semiHidden/>
    <w:rsid w:val="00DA4842"/>
    <w:rPr>
      <w:rFonts w:ascii="Tahoma" w:hAnsi="Tahoma" w:cs="Tahoma"/>
      <w:sz w:val="18"/>
      <w:szCs w:val="18"/>
    </w:rPr>
  </w:style>
  <w:style w:type="character" w:styleId="ac">
    <w:name w:val="Strong"/>
    <w:basedOn w:val="a0"/>
    <w:uiPriority w:val="22"/>
    <w:qFormat/>
    <w:rsid w:val="00CB29B8"/>
    <w:rPr>
      <w:b/>
      <w:bCs/>
    </w:rPr>
  </w:style>
  <w:style w:type="character" w:styleId="Hyperlink">
    <w:name w:val="Hyperlink"/>
    <w:basedOn w:val="a0"/>
    <w:uiPriority w:val="99"/>
    <w:semiHidden/>
    <w:unhideWhenUsed/>
    <w:rsid w:val="000732D0"/>
    <w:rPr>
      <w:color w:val="25648D"/>
      <w:u w:val="single"/>
    </w:rPr>
  </w:style>
  <w:style w:type="character" w:customStyle="1" w:styleId="artistsongnametxt1">
    <w:name w:val="artist_song_name_txt1"/>
    <w:basedOn w:val="a0"/>
    <w:rsid w:val="000732D0"/>
    <w:rPr>
      <w:b/>
      <w:bCs/>
      <w:color w:val="FE6809"/>
      <w:sz w:val="33"/>
      <w:szCs w:val="3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54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54D3"/>
    <w:pPr>
      <w:ind w:left="720"/>
      <w:contextualSpacing/>
    </w:pPr>
  </w:style>
  <w:style w:type="character" w:customStyle="1" w:styleId="artistlyricstext1">
    <w:name w:val="artist_lyrics_text1"/>
    <w:basedOn w:val="a0"/>
    <w:rsid w:val="00AB0B61"/>
    <w:rPr>
      <w:color w:val="000000"/>
      <w:sz w:val="21"/>
      <w:szCs w:val="21"/>
    </w:rPr>
  </w:style>
  <w:style w:type="character" w:styleId="a5">
    <w:name w:val="annotation reference"/>
    <w:basedOn w:val="a0"/>
    <w:uiPriority w:val="99"/>
    <w:semiHidden/>
    <w:unhideWhenUsed/>
    <w:rsid w:val="00DA4842"/>
    <w:rPr>
      <w:sz w:val="16"/>
      <w:szCs w:val="16"/>
    </w:rPr>
  </w:style>
  <w:style w:type="paragraph" w:styleId="a6">
    <w:name w:val="annotation text"/>
    <w:basedOn w:val="a"/>
    <w:link w:val="a7"/>
    <w:uiPriority w:val="99"/>
    <w:semiHidden/>
    <w:unhideWhenUsed/>
    <w:rsid w:val="00DA4842"/>
    <w:pPr>
      <w:spacing w:line="240" w:lineRule="auto"/>
    </w:pPr>
    <w:rPr>
      <w:sz w:val="20"/>
      <w:szCs w:val="20"/>
    </w:rPr>
  </w:style>
  <w:style w:type="character" w:customStyle="1" w:styleId="a7">
    <w:name w:val="טקסט הערה תו"/>
    <w:basedOn w:val="a0"/>
    <w:link w:val="a6"/>
    <w:uiPriority w:val="99"/>
    <w:semiHidden/>
    <w:rsid w:val="00DA4842"/>
    <w:rPr>
      <w:sz w:val="20"/>
      <w:szCs w:val="20"/>
    </w:rPr>
  </w:style>
  <w:style w:type="paragraph" w:styleId="a8">
    <w:name w:val="annotation subject"/>
    <w:basedOn w:val="a6"/>
    <w:next w:val="a6"/>
    <w:link w:val="a9"/>
    <w:uiPriority w:val="99"/>
    <w:semiHidden/>
    <w:unhideWhenUsed/>
    <w:rsid w:val="00DA4842"/>
    <w:rPr>
      <w:b/>
      <w:bCs/>
    </w:rPr>
  </w:style>
  <w:style w:type="character" w:customStyle="1" w:styleId="a9">
    <w:name w:val="נושא הערה תו"/>
    <w:basedOn w:val="a7"/>
    <w:link w:val="a8"/>
    <w:uiPriority w:val="99"/>
    <w:semiHidden/>
    <w:rsid w:val="00DA4842"/>
    <w:rPr>
      <w:b/>
      <w:bCs/>
      <w:sz w:val="20"/>
      <w:szCs w:val="20"/>
    </w:rPr>
  </w:style>
  <w:style w:type="paragraph" w:styleId="aa">
    <w:name w:val="Balloon Text"/>
    <w:basedOn w:val="a"/>
    <w:link w:val="ab"/>
    <w:uiPriority w:val="99"/>
    <w:semiHidden/>
    <w:unhideWhenUsed/>
    <w:rsid w:val="00DA4842"/>
    <w:pPr>
      <w:spacing w:after="0" w:line="240" w:lineRule="auto"/>
    </w:pPr>
    <w:rPr>
      <w:rFonts w:ascii="Tahoma" w:hAnsi="Tahoma" w:cs="Tahoma"/>
      <w:sz w:val="18"/>
      <w:szCs w:val="18"/>
    </w:rPr>
  </w:style>
  <w:style w:type="character" w:customStyle="1" w:styleId="ab">
    <w:name w:val="טקסט בלונים תו"/>
    <w:basedOn w:val="a0"/>
    <w:link w:val="aa"/>
    <w:uiPriority w:val="99"/>
    <w:semiHidden/>
    <w:rsid w:val="00DA4842"/>
    <w:rPr>
      <w:rFonts w:ascii="Tahoma" w:hAnsi="Tahoma" w:cs="Tahoma"/>
      <w:sz w:val="18"/>
      <w:szCs w:val="18"/>
    </w:rPr>
  </w:style>
  <w:style w:type="character" w:styleId="ac">
    <w:name w:val="Strong"/>
    <w:basedOn w:val="a0"/>
    <w:uiPriority w:val="22"/>
    <w:qFormat/>
    <w:rsid w:val="00CB29B8"/>
    <w:rPr>
      <w:b/>
      <w:bCs/>
    </w:rPr>
  </w:style>
  <w:style w:type="character" w:styleId="Hyperlink">
    <w:name w:val="Hyperlink"/>
    <w:basedOn w:val="a0"/>
    <w:uiPriority w:val="99"/>
    <w:semiHidden/>
    <w:unhideWhenUsed/>
    <w:rsid w:val="000732D0"/>
    <w:rPr>
      <w:color w:val="25648D"/>
      <w:u w:val="single"/>
    </w:rPr>
  </w:style>
  <w:style w:type="character" w:customStyle="1" w:styleId="artistsongnametxt1">
    <w:name w:val="artist_song_name_txt1"/>
    <w:basedOn w:val="a0"/>
    <w:rsid w:val="000732D0"/>
    <w:rPr>
      <w:b/>
      <w:bCs/>
      <w:color w:val="FE6809"/>
      <w:sz w:val="33"/>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BD02B-26A5-4168-A620-145295711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4309</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2015-10-31T21:47:00Z</dcterms:created>
  <dcterms:modified xsi:type="dcterms:W3CDTF">2015-10-31T21:47:00Z</dcterms:modified>
</cp:coreProperties>
</file>