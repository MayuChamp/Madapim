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F76" w:rsidRPr="00EF0F76" w:rsidRDefault="00EF0F76" w:rsidP="00EF0F76">
      <w:pPr>
        <w:rPr>
          <w:rFonts w:ascii="David" w:hAnsi="David" w:cs="David"/>
          <w:sz w:val="24"/>
          <w:szCs w:val="24"/>
          <w:rtl/>
        </w:rPr>
      </w:pPr>
      <w:r w:rsidRPr="00EF0F76">
        <w:rPr>
          <w:rFonts w:ascii="David" w:hAnsi="David" w:cs="David" w:hint="cs"/>
          <w:sz w:val="24"/>
          <w:szCs w:val="24"/>
          <w:rtl/>
        </w:rPr>
        <w:t>בס"ד</w:t>
      </w:r>
    </w:p>
    <w:p w:rsidR="00EF0F76" w:rsidRPr="00EF0F76" w:rsidRDefault="00EF0F76" w:rsidP="00EF0F76">
      <w:pPr>
        <w:jc w:val="center"/>
        <w:rPr>
          <w:rFonts w:ascii="David" w:hAnsi="David" w:cs="David"/>
          <w:b/>
          <w:bCs/>
          <w:sz w:val="40"/>
          <w:szCs w:val="40"/>
          <w:rtl/>
        </w:rPr>
      </w:pPr>
      <w:r w:rsidRPr="00EF0F76">
        <w:rPr>
          <w:rFonts w:ascii="David" w:hAnsi="David" w:cs="David"/>
          <w:b/>
          <w:bCs/>
          <w:sz w:val="40"/>
          <w:szCs w:val="40"/>
          <w:rtl/>
        </w:rPr>
        <w:t xml:space="preserve">מערך שיעור מספר </w:t>
      </w:r>
      <w:r>
        <w:rPr>
          <w:rFonts w:ascii="David" w:hAnsi="David" w:cs="David" w:hint="cs"/>
          <w:b/>
          <w:bCs/>
          <w:sz w:val="40"/>
          <w:szCs w:val="40"/>
          <w:rtl/>
        </w:rPr>
        <w:t>4</w:t>
      </w:r>
    </w:p>
    <w:p w:rsidR="00EF0F76" w:rsidRPr="00EF0F76" w:rsidRDefault="00EF0F76" w:rsidP="00EF0F76">
      <w:pPr>
        <w:jc w:val="center"/>
        <w:rPr>
          <w:rFonts w:ascii="David" w:hAnsi="David" w:cs="David"/>
          <w:b/>
          <w:bCs/>
          <w:sz w:val="40"/>
          <w:szCs w:val="40"/>
          <w:rtl/>
        </w:rPr>
      </w:pPr>
      <w:r w:rsidRPr="00EF0F76">
        <w:rPr>
          <w:rFonts w:ascii="David" w:hAnsi="David" w:cs="David"/>
          <w:b/>
          <w:bCs/>
          <w:sz w:val="40"/>
          <w:szCs w:val="40"/>
          <w:rtl/>
        </w:rPr>
        <w:t>נושא:</w:t>
      </w:r>
      <w:r w:rsidR="00C21ECD">
        <w:rPr>
          <w:rFonts w:ascii="David" w:hAnsi="David" w:cs="David" w:hint="cs"/>
          <w:b/>
          <w:bCs/>
          <w:sz w:val="40"/>
          <w:szCs w:val="40"/>
          <w:rtl/>
        </w:rPr>
        <w:t xml:space="preserve"> אליעזר בן יהודה</w:t>
      </w:r>
      <w:r w:rsidRPr="00EF0F76">
        <w:rPr>
          <w:rFonts w:ascii="David" w:hAnsi="David" w:cs="David"/>
          <w:b/>
          <w:bCs/>
          <w:sz w:val="40"/>
          <w:szCs w:val="40"/>
          <w:rtl/>
        </w:rPr>
        <w:t xml:space="preserve"> </w:t>
      </w:r>
      <w:r w:rsidRPr="00EF0F76">
        <w:rPr>
          <w:rFonts w:ascii="David" w:hAnsi="David" w:cs="David" w:hint="cs"/>
          <w:b/>
          <w:bCs/>
          <w:sz w:val="40"/>
          <w:szCs w:val="40"/>
          <w:rtl/>
        </w:rPr>
        <w:t xml:space="preserve">     </w:t>
      </w:r>
      <w:r w:rsidRPr="00EF0F76">
        <w:rPr>
          <w:rFonts w:ascii="David" w:hAnsi="David" w:cs="David"/>
          <w:b/>
          <w:bCs/>
          <w:sz w:val="40"/>
          <w:szCs w:val="40"/>
          <w:rtl/>
        </w:rPr>
        <w:t>כיתה: ה'</w:t>
      </w:r>
      <w:r w:rsidRPr="00EF0F76">
        <w:rPr>
          <w:rFonts w:ascii="David" w:hAnsi="David" w:cs="David" w:hint="cs"/>
          <w:b/>
          <w:bCs/>
          <w:sz w:val="40"/>
          <w:szCs w:val="40"/>
          <w:rtl/>
        </w:rPr>
        <w:t xml:space="preserve">     </w:t>
      </w:r>
      <w:r w:rsidRPr="00EF0F76">
        <w:rPr>
          <w:rFonts w:ascii="David" w:hAnsi="David" w:cs="David"/>
          <w:b/>
          <w:bCs/>
          <w:sz w:val="40"/>
          <w:szCs w:val="40"/>
          <w:rtl/>
        </w:rPr>
        <w:t>תאריך:</w:t>
      </w:r>
      <w:r>
        <w:rPr>
          <w:rFonts w:ascii="David" w:hAnsi="David" w:cs="David" w:hint="cs"/>
          <w:b/>
          <w:bCs/>
          <w:sz w:val="40"/>
          <w:szCs w:val="40"/>
          <w:rtl/>
        </w:rPr>
        <w:t>23</w:t>
      </w:r>
      <w:r w:rsidRPr="00EF0F76">
        <w:rPr>
          <w:rFonts w:ascii="David" w:hAnsi="David" w:cs="David"/>
          <w:b/>
          <w:bCs/>
          <w:sz w:val="40"/>
          <w:szCs w:val="40"/>
          <w:rtl/>
        </w:rPr>
        <w:t>.</w:t>
      </w:r>
      <w:r>
        <w:rPr>
          <w:rFonts w:ascii="David" w:hAnsi="David" w:cs="David" w:hint="cs"/>
          <w:b/>
          <w:bCs/>
          <w:sz w:val="40"/>
          <w:szCs w:val="40"/>
          <w:rtl/>
        </w:rPr>
        <w:t>12</w:t>
      </w:r>
      <w:r w:rsidRPr="00EF0F76">
        <w:rPr>
          <w:rFonts w:ascii="David" w:hAnsi="David" w:cs="David"/>
          <w:b/>
          <w:bCs/>
          <w:sz w:val="40"/>
          <w:szCs w:val="40"/>
          <w:rtl/>
        </w:rPr>
        <w:t>.15</w:t>
      </w:r>
    </w:p>
    <w:p w:rsidR="00C21ECD" w:rsidRDefault="00EF0F76" w:rsidP="006972C7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EF0F76">
        <w:rPr>
          <w:rFonts w:ascii="David" w:hAnsi="David" w:cs="David"/>
          <w:b/>
          <w:bCs/>
          <w:sz w:val="36"/>
          <w:szCs w:val="36"/>
          <w:rtl/>
        </w:rPr>
        <w:t xml:space="preserve">מטרת </w:t>
      </w:r>
      <w:r w:rsidR="00C21ECD">
        <w:rPr>
          <w:rFonts w:ascii="David" w:hAnsi="David" w:cs="David" w:hint="cs"/>
          <w:b/>
          <w:bCs/>
          <w:sz w:val="36"/>
          <w:szCs w:val="36"/>
          <w:rtl/>
        </w:rPr>
        <w:t>על:</w:t>
      </w:r>
      <w:r w:rsidR="00FB5EC9">
        <w:rPr>
          <w:rFonts w:ascii="David" w:hAnsi="David" w:cs="David" w:hint="cs"/>
          <w:b/>
          <w:bCs/>
          <w:sz w:val="36"/>
          <w:szCs w:val="36"/>
          <w:rtl/>
        </w:rPr>
        <w:t xml:space="preserve"> </w:t>
      </w:r>
      <w:ins w:id="0" w:author="מנהל" w:date="2015-12-28T08:34:00Z">
        <w:r w:rsidR="006972C7">
          <w:rPr>
            <w:rFonts w:ascii="David" w:hAnsi="David" w:cs="David" w:hint="cs"/>
            <w:b/>
            <w:bCs/>
            <w:sz w:val="36"/>
            <w:szCs w:val="36"/>
            <w:rtl/>
          </w:rPr>
          <w:t xml:space="preserve">טיפוח </w:t>
        </w:r>
      </w:ins>
      <w:ins w:id="1" w:author="מנהל" w:date="2015-12-28T08:33:00Z">
        <w:r w:rsidR="006972C7">
          <w:rPr>
            <w:rFonts w:ascii="David" w:hAnsi="David" w:cs="David" w:hint="cs"/>
            <w:b/>
            <w:bCs/>
            <w:sz w:val="36"/>
            <w:szCs w:val="36"/>
            <w:rtl/>
          </w:rPr>
          <w:t xml:space="preserve">השפה במטרה לחזק את היכולת לתקשר בחברה באמצעות קריאה וכתיבה במצבים שונים  </w:t>
        </w:r>
      </w:ins>
      <w:del w:id="2" w:author="מנהל" w:date="2015-12-28T08:34:00Z">
        <w:r w:rsidR="00FB5EC9" w:rsidDel="006972C7">
          <w:rPr>
            <w:rFonts w:ascii="David" w:hAnsi="David" w:cs="David" w:hint="cs"/>
            <w:b/>
            <w:bCs/>
            <w:sz w:val="36"/>
            <w:szCs w:val="36"/>
            <w:rtl/>
          </w:rPr>
          <w:delText>קידום מיומנויות הבעה בכתב</w:delText>
        </w:r>
        <w:r w:rsidR="00387F3D" w:rsidDel="006972C7">
          <w:rPr>
            <w:rFonts w:ascii="David" w:hAnsi="David" w:cs="David" w:hint="cs"/>
            <w:b/>
            <w:bCs/>
            <w:sz w:val="36"/>
            <w:szCs w:val="36"/>
            <w:rtl/>
          </w:rPr>
          <w:delText xml:space="preserve"> </w:delText>
        </w:r>
      </w:del>
    </w:p>
    <w:p w:rsidR="00EF0F76" w:rsidRPr="00EF0F76" w:rsidRDefault="00C21ECD" w:rsidP="00A1598F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>
        <w:rPr>
          <w:rFonts w:ascii="David" w:hAnsi="David" w:cs="David" w:hint="cs"/>
          <w:b/>
          <w:bCs/>
          <w:sz w:val="36"/>
          <w:szCs w:val="36"/>
          <w:rtl/>
        </w:rPr>
        <w:t xml:space="preserve">מטרת </w:t>
      </w:r>
      <w:r w:rsidR="00EF0F76" w:rsidRPr="00EF0F76">
        <w:rPr>
          <w:rFonts w:ascii="David" w:hAnsi="David" w:cs="David"/>
          <w:b/>
          <w:bCs/>
          <w:sz w:val="36"/>
          <w:szCs w:val="36"/>
          <w:rtl/>
        </w:rPr>
        <w:t>השיעור:</w:t>
      </w:r>
      <w:r w:rsidR="00A1598F">
        <w:rPr>
          <w:rFonts w:ascii="David" w:hAnsi="David" w:cs="David" w:hint="cs"/>
          <w:b/>
          <w:bCs/>
          <w:sz w:val="36"/>
          <w:szCs w:val="36"/>
          <w:rtl/>
        </w:rPr>
        <w:t xml:space="preserve"> התלמיד ידע להביע את דעתו האישית</w:t>
      </w:r>
      <w:ins w:id="3" w:author="מנהל" w:date="2015-12-28T08:33:00Z">
        <w:r w:rsidR="006972C7">
          <w:rPr>
            <w:rFonts w:ascii="David" w:hAnsi="David" w:cs="David" w:hint="cs"/>
            <w:b/>
            <w:bCs/>
            <w:sz w:val="36"/>
            <w:szCs w:val="36"/>
            <w:rtl/>
          </w:rPr>
          <w:t xml:space="preserve"> בכתב </w:t>
        </w:r>
      </w:ins>
      <w:r w:rsidR="00A1598F">
        <w:rPr>
          <w:rFonts w:ascii="David" w:hAnsi="David" w:cs="David" w:hint="cs"/>
          <w:b/>
          <w:bCs/>
          <w:sz w:val="36"/>
          <w:szCs w:val="36"/>
          <w:rtl/>
        </w:rPr>
        <w:t xml:space="preserve"> בצורה מתומצתת ובהירה</w:t>
      </w:r>
    </w:p>
    <w:p w:rsidR="00EF0F76" w:rsidRPr="00EF0F76" w:rsidRDefault="00EF0F76" w:rsidP="00EF0F76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</w:p>
    <w:tbl>
      <w:tblPr>
        <w:tblStyle w:val="a3"/>
        <w:bidiVisual/>
        <w:tblW w:w="0" w:type="auto"/>
        <w:tblInd w:w="-91" w:type="dxa"/>
        <w:tblLook w:val="04A0" w:firstRow="1" w:lastRow="0" w:firstColumn="1" w:lastColumn="0" w:noHBand="0" w:noVBand="1"/>
      </w:tblPr>
      <w:tblGrid>
        <w:gridCol w:w="992"/>
        <w:gridCol w:w="3827"/>
        <w:gridCol w:w="3686"/>
      </w:tblGrid>
      <w:tr w:rsidR="009A6953" w:rsidRPr="00EF0F76" w:rsidTr="00014E53">
        <w:tc>
          <w:tcPr>
            <w:tcW w:w="992" w:type="dxa"/>
          </w:tcPr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זמן</w:t>
            </w:r>
          </w:p>
        </w:tc>
        <w:tc>
          <w:tcPr>
            <w:tcW w:w="3827" w:type="dxa"/>
          </w:tcPr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פעולות הוראה</w:t>
            </w:r>
          </w:p>
        </w:tc>
        <w:tc>
          <w:tcPr>
            <w:tcW w:w="3686" w:type="dxa"/>
          </w:tcPr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שיקול דעת</w:t>
            </w:r>
          </w:p>
        </w:tc>
      </w:tr>
      <w:tr w:rsidR="009A6953" w:rsidRPr="00EF0F76" w:rsidTr="0061276E">
        <w:trPr>
          <w:trHeight w:val="2258"/>
        </w:trPr>
        <w:tc>
          <w:tcPr>
            <w:tcW w:w="992" w:type="dxa"/>
          </w:tcPr>
          <w:p w:rsidR="00EF0F76" w:rsidRPr="00EF0F76" w:rsidRDefault="000A1A45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</w:t>
            </w:r>
            <w:r w:rsidR="00EF0F76" w:rsidRPr="00EF0F76">
              <w:rPr>
                <w:rFonts w:ascii="David" w:hAnsi="David" w:cs="David" w:hint="cs"/>
                <w:sz w:val="24"/>
                <w:szCs w:val="24"/>
                <w:rtl/>
              </w:rPr>
              <w:t xml:space="preserve"> דקות</w:t>
            </w: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64A59" w:rsidRDefault="00A64A59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64A59" w:rsidRDefault="00A64A59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64A59" w:rsidRDefault="00A64A59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64A59" w:rsidRPr="00EF0F76" w:rsidRDefault="00A64A59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50B59" w:rsidRDefault="00A50B59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Default="00EF0F76" w:rsidP="00EF0F76">
            <w:pPr>
              <w:rPr>
                <w:ins w:id="4" w:author="מנהל" w:date="2015-12-28T08:55:00Z"/>
                <w:rFonts w:ascii="David" w:hAnsi="David" w:cs="David" w:hint="cs"/>
                <w:sz w:val="24"/>
                <w:szCs w:val="24"/>
                <w:rtl/>
              </w:rPr>
            </w:pPr>
          </w:p>
          <w:p w:rsidR="00FE62B2" w:rsidRDefault="00FE62B2" w:rsidP="00EF0F76">
            <w:pPr>
              <w:rPr>
                <w:ins w:id="5" w:author="מנהל" w:date="2015-12-28T08:55:00Z"/>
                <w:rFonts w:ascii="David" w:hAnsi="David" w:cs="David" w:hint="cs"/>
                <w:sz w:val="24"/>
                <w:szCs w:val="24"/>
                <w:rtl/>
              </w:rPr>
            </w:pPr>
          </w:p>
          <w:p w:rsidR="00FE62B2" w:rsidRDefault="00FE62B2" w:rsidP="00EF0F76">
            <w:pPr>
              <w:rPr>
                <w:ins w:id="6" w:author="מנהל" w:date="2015-12-28T08:55:00Z"/>
                <w:rFonts w:ascii="David" w:hAnsi="David" w:cs="David" w:hint="cs"/>
                <w:sz w:val="24"/>
                <w:szCs w:val="24"/>
                <w:rtl/>
              </w:rPr>
            </w:pPr>
          </w:p>
          <w:p w:rsidR="00FE62B2" w:rsidRPr="00EF0F76" w:rsidRDefault="00FE62B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bookmarkStart w:id="7" w:name="_GoBack"/>
            <w:bookmarkEnd w:id="7"/>
          </w:p>
          <w:p w:rsidR="00EF0F76" w:rsidRPr="00EF0F76" w:rsidRDefault="003504DF" w:rsidP="00DF6508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20</w:t>
            </w:r>
            <w:r w:rsidR="00EF0F76" w:rsidRPr="00EF0F76">
              <w:rPr>
                <w:rFonts w:ascii="David" w:hAnsi="David" w:cs="David" w:hint="cs"/>
                <w:sz w:val="24"/>
                <w:szCs w:val="24"/>
                <w:rtl/>
              </w:rPr>
              <w:t xml:space="preserve"> דקות</w:t>
            </w: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61276E" w:rsidRDefault="0061276E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122861" w:rsidRDefault="00122861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C142AD" w:rsidRDefault="00C142AD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C142AD" w:rsidRDefault="00C142AD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C142AD" w:rsidRDefault="00C142AD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C142AD" w:rsidRDefault="00C142AD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C142AD" w:rsidRDefault="00C142AD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122861" w:rsidRDefault="00122861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5974F2" w:rsidRPr="00EF0F76" w:rsidRDefault="005974F2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 דקות</w:t>
            </w:r>
          </w:p>
        </w:tc>
        <w:tc>
          <w:tcPr>
            <w:tcW w:w="3827" w:type="dxa"/>
          </w:tcPr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lastRenderedPageBreak/>
              <w:t>1.פתיחה</w:t>
            </w:r>
            <w:r w:rsidR="000A1A45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 xml:space="preserve"> ודיון קצר</w:t>
            </w: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</w:p>
          <w:p w:rsidR="002616BC" w:rsidRDefault="00EF0F76" w:rsidP="00EF0F76">
            <w:pPr>
              <w:rPr>
                <w:rFonts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א.</w:t>
            </w:r>
            <w:r w:rsidR="000A1A45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כניסה לכיתה והתארגנות של הילדים לשיעור.</w:t>
            </w:r>
            <w:r w:rsidR="00FB5EC9">
              <w:rPr>
                <w:rFonts w:ascii="David" w:hAnsi="David" w:cs="David" w:hint="cs"/>
                <w:sz w:val="24"/>
                <w:szCs w:val="24"/>
                <w:rtl/>
              </w:rPr>
              <w:t xml:space="preserve"> אומר לתלמידים שהיום נלמד על אליעזר בן יהודה</w:t>
            </w:r>
            <w:r w:rsidR="002616BC">
              <w:rPr>
                <w:rFonts w:ascii="David" w:hAnsi="David" w:cs="David" w:hint="cs"/>
                <w:sz w:val="24"/>
                <w:szCs w:val="24"/>
                <w:rtl/>
              </w:rPr>
              <w:t>. הלימוד עליו יהיה</w:t>
            </w:r>
            <w:r w:rsidR="00FB5EC9">
              <w:rPr>
                <w:rFonts w:ascii="David" w:hAnsi="David" w:cs="David" w:hint="cs"/>
                <w:sz w:val="24"/>
                <w:szCs w:val="24"/>
                <w:rtl/>
              </w:rPr>
              <w:t xml:space="preserve"> במסגרת "יום הלשון העברית"</w:t>
            </w:r>
            <w:r w:rsidR="002616BC">
              <w:rPr>
                <w:rFonts w:ascii="David" w:hAnsi="David" w:cs="David" w:hint="cs"/>
                <w:sz w:val="24"/>
                <w:szCs w:val="24"/>
                <w:rtl/>
              </w:rPr>
              <w:t xml:space="preserve"> שיחול בכ"א בטבת, (יומיים לאחר השיעור) תאריך הולדתו של בן יהודה. </w:t>
            </w:r>
          </w:p>
          <w:p w:rsidR="00EF0F76" w:rsidRPr="00EF0F76" w:rsidRDefault="002616BC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(התלמידים למדו עליו בשנה שעברה יחידת לימוד שלמה על אודותיו, לכן אמור להיות להם ידע קודם על דמותו.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)</w:t>
            </w: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50B59" w:rsidRDefault="002616BC" w:rsidP="002616BC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ב. כעת נשמע</w:t>
            </w:r>
            <w:r w:rsidR="00EF0F76">
              <w:rPr>
                <w:rFonts w:ascii="David" w:hAnsi="David" w:cs="David" w:hint="cs"/>
                <w:sz w:val="24"/>
                <w:szCs w:val="24"/>
                <w:rtl/>
              </w:rPr>
              <w:t xml:space="preserve"> את השיר על אליעזר בן יהודה בביצועה של חווה אלברשטיין. </w:t>
            </w:r>
            <w:r w:rsidR="000A1A45">
              <w:rPr>
                <w:rFonts w:ascii="David" w:hAnsi="David" w:cs="David" w:hint="cs"/>
                <w:sz w:val="24"/>
                <w:szCs w:val="24"/>
                <w:rtl/>
              </w:rPr>
              <w:t xml:space="preserve">את השיר אשמיע באמצעות סרטון </w:t>
            </w:r>
            <w:proofErr w:type="spellStart"/>
            <w:r w:rsidR="000A1A45">
              <w:rPr>
                <w:rFonts w:ascii="David" w:hAnsi="David" w:cs="David" w:hint="cs"/>
                <w:sz w:val="24"/>
                <w:szCs w:val="24"/>
                <w:rtl/>
              </w:rPr>
              <w:t>ביוטיוב</w:t>
            </w:r>
            <w:proofErr w:type="spellEnd"/>
            <w:r w:rsidR="000A1A45">
              <w:rPr>
                <w:rFonts w:ascii="David" w:hAnsi="David" w:cs="David" w:hint="cs"/>
                <w:sz w:val="24"/>
                <w:szCs w:val="24"/>
                <w:rtl/>
              </w:rPr>
              <w:t xml:space="preserve"> שמלווה בתמונות.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 xml:space="preserve"> אחלק לתלמידים את מילות השיר, שנמצאות </w:t>
            </w:r>
            <w:r w:rsidR="00A64A59" w:rsidRPr="0061276E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בנספח 1.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אבקש מהתלמידים לעקוב אחר מילות השיר ולנסות לדלות מידע על הדמות שעליה מספרים בשיר. לאחר ההאזנה, 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>אשאל את התלמידים</w:t>
            </w:r>
            <w:r w:rsidR="00A50B59">
              <w:rPr>
                <w:rFonts w:ascii="David" w:hAnsi="David" w:cs="David" w:hint="cs"/>
                <w:sz w:val="24"/>
                <w:szCs w:val="24"/>
                <w:rtl/>
              </w:rPr>
              <w:t>:</w:t>
            </w:r>
          </w:p>
          <w:p w:rsidR="00A50B59" w:rsidRDefault="00A50B59" w:rsidP="000A1A45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-</w:t>
            </w:r>
            <w:r w:rsidR="002616BC">
              <w:rPr>
                <w:rFonts w:ascii="David" w:hAnsi="David" w:cs="David" w:hint="cs"/>
                <w:sz w:val="24"/>
                <w:szCs w:val="24"/>
                <w:rtl/>
              </w:rPr>
              <w:t xml:space="preserve"> האם הכרתם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 xml:space="preserve"> את השיר?</w:t>
            </w:r>
          </w:p>
          <w:p w:rsidR="00A50B59" w:rsidRDefault="00A50B59" w:rsidP="000A1A45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-</w:t>
            </w:r>
            <w:r w:rsidR="002616BC">
              <w:rPr>
                <w:rFonts w:ascii="David" w:hAnsi="David" w:cs="David" w:hint="cs"/>
                <w:sz w:val="24"/>
                <w:szCs w:val="24"/>
                <w:rtl/>
              </w:rPr>
              <w:t xml:space="preserve"> מה הרגשתם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 xml:space="preserve"> בעקבות ההאזנה לו? </w:t>
            </w:r>
          </w:p>
          <w:p w:rsidR="002616BC" w:rsidRDefault="00A50B59" w:rsidP="002616BC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-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>אילו תחושות ומחשבות עלו בראש</w:t>
            </w:r>
            <w:r w:rsidR="002616BC">
              <w:rPr>
                <w:rFonts w:ascii="David" w:hAnsi="David" w:cs="David" w:hint="cs"/>
                <w:sz w:val="24"/>
                <w:szCs w:val="24"/>
                <w:rtl/>
              </w:rPr>
              <w:t>כ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>ם תוך כדי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השיר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>?</w:t>
            </w:r>
            <w:r w:rsidR="000A1A45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</w:p>
          <w:p w:rsidR="00A50B59" w:rsidRDefault="002616BC" w:rsidP="002616BC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אקרין במצגת על הלוח תמונה של אליעזר בן יהודה ואשאל:</w:t>
            </w:r>
          </w:p>
          <w:p w:rsidR="002616BC" w:rsidRDefault="002616BC" w:rsidP="000A1A45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-אילו פרטי מידע הצלחתם לדלות?</w:t>
            </w:r>
          </w:p>
          <w:p w:rsidR="00EF0F76" w:rsidRPr="00EF0F76" w:rsidRDefault="00EF0F76" w:rsidP="002816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 אכתוב את התשובות מסביב לתמונתו.</w:t>
            </w:r>
            <w:r w:rsidR="00A50B59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ins w:id="8" w:author="מנהל" w:date="2015-12-28T08:37:00Z">
              <w:r w:rsidR="006972C7">
                <w:rPr>
                  <w:rFonts w:cs="David" w:hint="cs"/>
                  <w:sz w:val="24"/>
                  <w:szCs w:val="24"/>
                  <w:rtl/>
                </w:rPr>
                <w:t>מצוין</w:t>
              </w:r>
            </w:ins>
          </w:p>
          <w:p w:rsidR="003504DF" w:rsidRDefault="003504DF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Default="003504DF" w:rsidP="00EF0F76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2</w:t>
            </w:r>
            <w:r w:rsidR="00A64A59" w:rsidRPr="0061276E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.פעילות כתיבה</w:t>
            </w:r>
          </w:p>
          <w:p w:rsidR="0061276E" w:rsidRPr="0061276E" w:rsidRDefault="0061276E" w:rsidP="00EF0F76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</w:p>
          <w:p w:rsidR="003504DF" w:rsidRDefault="003504DF" w:rsidP="00ED538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א. </w:t>
            </w:r>
            <w:r w:rsidR="00A64A59">
              <w:rPr>
                <w:rFonts w:ascii="David" w:hAnsi="David" w:cs="David" w:hint="cs"/>
                <w:sz w:val="24"/>
                <w:szCs w:val="24"/>
                <w:rtl/>
              </w:rPr>
              <w:t>כל ילד י</w:t>
            </w:r>
            <w:r w:rsidR="00ED5382">
              <w:rPr>
                <w:rFonts w:ascii="David" w:hAnsi="David" w:cs="David" w:hint="cs"/>
                <w:sz w:val="24"/>
                <w:szCs w:val="24"/>
                <w:rtl/>
              </w:rPr>
              <w:t>קבל דף מידע על אודותיו של אליעזר בן יהודה.</w:t>
            </w:r>
            <w:r w:rsidR="005974F2">
              <w:rPr>
                <w:rFonts w:ascii="David" w:hAnsi="David" w:cs="David" w:hint="cs"/>
                <w:sz w:val="24"/>
                <w:szCs w:val="24"/>
                <w:rtl/>
              </w:rPr>
              <w:t xml:space="preserve"> (</w:t>
            </w:r>
            <w:r w:rsidR="005974F2" w:rsidRPr="005974F2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נספח 2)</w:t>
            </w:r>
            <w:ins w:id="9" w:author="מנהל" w:date="2015-12-28T08:39:00Z">
              <w:r w:rsidR="006972C7"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 </w:t>
              </w:r>
            </w:ins>
            <w:r w:rsidR="00ED5382">
              <w:rPr>
                <w:rFonts w:ascii="David" w:hAnsi="David" w:cs="David" w:hint="cs"/>
                <w:sz w:val="24"/>
                <w:szCs w:val="24"/>
                <w:rtl/>
              </w:rPr>
              <w:t xml:space="preserve"> לאחר שתקראו אותו, </w:t>
            </w:r>
            <w:ins w:id="10" w:author="מנהל" w:date="2015-12-28T08:47:00Z">
              <w:r w:rsidR="009907E4">
                <w:rPr>
                  <w:rFonts w:ascii="David" w:hAnsi="David" w:cs="David" w:hint="cs"/>
                  <w:sz w:val="24"/>
                  <w:szCs w:val="24"/>
                  <w:rtl/>
                </w:rPr>
                <w:t>נראה לי נכון יותר לבקשם לענות על השאלות ואחר כך להפוך לעיתונאים צעירים...</w:t>
              </w:r>
            </w:ins>
            <w:r w:rsidR="00ED5382">
              <w:rPr>
                <w:rFonts w:ascii="David" w:hAnsi="David" w:cs="David" w:hint="cs"/>
                <w:sz w:val="24"/>
                <w:szCs w:val="24"/>
                <w:rtl/>
              </w:rPr>
              <w:t>ת</w:t>
            </w:r>
            <w:r w:rsidR="00ED5382">
              <w:rPr>
                <w:rFonts w:cs="David" w:hint="cs"/>
                <w:sz w:val="24"/>
                <w:szCs w:val="24"/>
                <w:rtl/>
              </w:rPr>
              <w:t xml:space="preserve">הפכו לעיתונאים </w:t>
            </w:r>
            <w:r w:rsidR="00ED5382">
              <w:rPr>
                <w:rFonts w:cs="David" w:hint="cs"/>
                <w:sz w:val="24"/>
                <w:szCs w:val="24"/>
                <w:rtl/>
              </w:rPr>
              <w:lastRenderedPageBreak/>
              <w:t xml:space="preserve">צעירים הכותבים במדור משלכם בעיתון הידוע "ישראל היום". במדור תצטרכו להביע דעתכם על פועלו של בן יהודה ועל מצבה של השפה העברית כיום.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="005974F2">
              <w:rPr>
                <w:rFonts w:cs="David" w:hint="cs"/>
                <w:sz w:val="24"/>
                <w:szCs w:val="24"/>
                <w:rtl/>
              </w:rPr>
              <w:t xml:space="preserve">יש לכתוב את השם ואת שם המדור על גבי דף המדור. </w:t>
            </w:r>
            <w:r w:rsidR="005974F2" w:rsidRPr="005974F2">
              <w:rPr>
                <w:rFonts w:cs="David" w:hint="cs"/>
                <w:b/>
                <w:bCs/>
                <w:sz w:val="24"/>
                <w:szCs w:val="24"/>
                <w:rtl/>
              </w:rPr>
              <w:t>(נספח 3)</w:t>
            </w:r>
          </w:p>
          <w:p w:rsidR="003504DF" w:rsidRDefault="003504DF" w:rsidP="00ED5382">
            <w:pPr>
              <w:rPr>
                <w:rFonts w:cs="David"/>
                <w:sz w:val="24"/>
                <w:szCs w:val="24"/>
                <w:rtl/>
              </w:rPr>
            </w:pPr>
          </w:p>
          <w:p w:rsidR="003504DF" w:rsidRDefault="005974F2" w:rsidP="003504DF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ב. </w:t>
            </w:r>
            <w:r w:rsidR="00ED5382">
              <w:rPr>
                <w:rFonts w:cs="David" w:hint="cs"/>
                <w:sz w:val="24"/>
                <w:szCs w:val="24"/>
                <w:rtl/>
              </w:rPr>
              <w:t>בכתיבת</w:t>
            </w:r>
            <w:r w:rsidR="009A6953">
              <w:rPr>
                <w:rFonts w:cs="David" w:hint="cs"/>
                <w:sz w:val="24"/>
                <w:szCs w:val="24"/>
                <w:rtl/>
              </w:rPr>
              <w:t>כם, את</w:t>
            </w:r>
            <w:r w:rsidR="003504DF">
              <w:rPr>
                <w:rFonts w:cs="David" w:hint="cs"/>
                <w:sz w:val="24"/>
                <w:szCs w:val="24"/>
                <w:rtl/>
              </w:rPr>
              <w:t>ם נדרשים להתייחס לשלוש נקודות</w:t>
            </w:r>
            <w:r w:rsidR="00ED5382">
              <w:rPr>
                <w:rFonts w:cs="David" w:hint="cs"/>
                <w:sz w:val="24"/>
                <w:szCs w:val="24"/>
                <w:rtl/>
              </w:rPr>
              <w:t>:</w:t>
            </w:r>
          </w:p>
          <w:p w:rsidR="00ED5382" w:rsidRDefault="00ED5382" w:rsidP="00ED5382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1.מה עשה אליעזר בן יהודה לשפה העברית?</w:t>
            </w:r>
          </w:p>
          <w:p w:rsidR="00ED5382" w:rsidRDefault="00ED5382" w:rsidP="003504DF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2.מ</w:t>
            </w:r>
            <w:r w:rsidR="003504DF">
              <w:rPr>
                <w:rFonts w:cs="David" w:hint="cs"/>
                <w:sz w:val="24"/>
                <w:szCs w:val="24"/>
                <w:rtl/>
              </w:rPr>
              <w:t xml:space="preserve">י היו המתנגדים לדרכו של בן יהודה ומדוע התנגדו? </w:t>
            </w:r>
          </w:p>
          <w:p w:rsidR="003504DF" w:rsidRDefault="00ED5382" w:rsidP="003504DF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3.מה דעתכם על פועלו של בן יהודה? כתבו ונמקו</w:t>
            </w:r>
            <w:ins w:id="11" w:author="מנהל" w:date="2015-12-28T08:39:00Z">
              <w:r w:rsidR="006972C7">
                <w:rPr>
                  <w:rFonts w:cs="David" w:hint="cs"/>
                  <w:sz w:val="24"/>
                  <w:szCs w:val="24"/>
                  <w:rtl/>
                </w:rPr>
                <w:t xml:space="preserve"> כיצד תציגי את השאלות? במצגת? (אני בעד, כך תחסכי זמן כתיבה על הלוח)</w:t>
              </w:r>
            </w:ins>
          </w:p>
          <w:p w:rsidR="009A6953" w:rsidRDefault="009A6953" w:rsidP="003504DF">
            <w:pPr>
              <w:rPr>
                <w:rFonts w:cs="David"/>
                <w:sz w:val="24"/>
                <w:szCs w:val="24"/>
                <w:rtl/>
              </w:rPr>
            </w:pPr>
          </w:p>
          <w:p w:rsidR="009A6953" w:rsidRDefault="005974F2" w:rsidP="009A6953">
            <w:pPr>
              <w:rPr>
                <w:ins w:id="12" w:author="מנהל" w:date="2015-12-28T08:48:00Z"/>
                <w:rFonts w:cs="David" w:hint="cs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ג. </w:t>
            </w:r>
            <w:r w:rsidR="009A6953">
              <w:rPr>
                <w:rFonts w:cs="David" w:hint="cs"/>
                <w:sz w:val="24"/>
                <w:szCs w:val="24"/>
                <w:rtl/>
              </w:rPr>
              <w:t>אתכנן את הכתיבה עם התלמידים ונדון יחדיו-</w:t>
            </w:r>
          </w:p>
          <w:p w:rsidR="009907E4" w:rsidRDefault="009907E4" w:rsidP="009907E4">
            <w:pPr>
              <w:rPr>
                <w:rFonts w:cs="David"/>
                <w:sz w:val="24"/>
                <w:szCs w:val="24"/>
                <w:rtl/>
              </w:rPr>
            </w:pPr>
            <w:ins w:id="13" w:author="מנהל" w:date="2015-12-28T08:49:00Z">
              <w:r>
                <w:rPr>
                  <w:rFonts w:cs="David" w:hint="cs"/>
                  <w:sz w:val="24"/>
                  <w:szCs w:val="24"/>
                  <w:rtl/>
                </w:rPr>
                <w:t xml:space="preserve">תשובה מצופה- </w:t>
              </w:r>
            </w:ins>
            <w:ins w:id="14" w:author="מנהל" w:date="2015-12-28T08:48:00Z">
              <w:r>
                <w:rPr>
                  <w:rFonts w:cs="David" w:hint="cs"/>
                  <w:sz w:val="24"/>
                  <w:szCs w:val="24"/>
                  <w:rtl/>
                </w:rPr>
                <w:t xml:space="preserve">מהי מטרת הטקסט שנכתוב? להביע דעתנו על </w:t>
              </w:r>
              <w:proofErr w:type="spellStart"/>
              <w:r>
                <w:rPr>
                  <w:rFonts w:cs="David" w:hint="cs"/>
                  <w:sz w:val="24"/>
                  <w:szCs w:val="24"/>
                  <w:rtl/>
                </w:rPr>
                <w:t>על</w:t>
              </w:r>
              <w:proofErr w:type="spellEnd"/>
              <w:r>
                <w:rPr>
                  <w:rFonts w:cs="David" w:hint="cs"/>
                  <w:sz w:val="24"/>
                  <w:szCs w:val="24"/>
                  <w:rtl/>
                </w:rPr>
                <w:t xml:space="preserve"> מצב העברית כיום</w:t>
              </w:r>
            </w:ins>
          </w:p>
          <w:p w:rsidR="009907E4" w:rsidRDefault="009A6953" w:rsidP="009A6953">
            <w:pPr>
              <w:rPr>
                <w:ins w:id="15" w:author="מנהל" w:date="2015-12-28T08:49:00Z"/>
                <w:rFonts w:cs="David" w:hint="cs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1.כיצד נכתוב את הטקסט?</w:t>
            </w:r>
          </w:p>
          <w:p w:rsidR="009A6953" w:rsidRDefault="009907E4" w:rsidP="009A6953">
            <w:pPr>
              <w:rPr>
                <w:rFonts w:cs="David"/>
                <w:sz w:val="24"/>
                <w:szCs w:val="24"/>
                <w:rtl/>
              </w:rPr>
            </w:pPr>
            <w:ins w:id="16" w:author="מנהל" w:date="2015-12-28T08:49:00Z">
              <w:r>
                <w:rPr>
                  <w:rFonts w:cs="David" w:hint="cs"/>
                  <w:sz w:val="24"/>
                  <w:szCs w:val="24"/>
                  <w:rtl/>
                </w:rPr>
                <w:t xml:space="preserve">תשובה מצופה - </w:t>
              </w:r>
            </w:ins>
            <w:ins w:id="17" w:author="מנהל" w:date="2015-12-28T08:48:00Z">
              <w:r>
                <w:rPr>
                  <w:rFonts w:cs="David" w:hint="cs"/>
                  <w:sz w:val="24"/>
                  <w:szCs w:val="24"/>
                  <w:rtl/>
                </w:rPr>
                <w:t xml:space="preserve"> נציג סקירה קצרה על פועלו של בן יהודה </w:t>
              </w:r>
            </w:ins>
            <w:ins w:id="18" w:author="מנהל" w:date="2015-12-28T08:49:00Z">
              <w:r>
                <w:rPr>
                  <w:rFonts w:cs="David" w:hint="cs"/>
                  <w:sz w:val="24"/>
                  <w:szCs w:val="24"/>
                  <w:rtl/>
                </w:rPr>
                <w:t xml:space="preserve"> ואולי אף על מתנגדיו </w:t>
              </w:r>
            </w:ins>
            <w:ins w:id="19" w:author="מנהל" w:date="2015-12-28T08:48:00Z">
              <w:r>
                <w:rPr>
                  <w:rFonts w:cs="David" w:hint="cs"/>
                  <w:sz w:val="24"/>
                  <w:szCs w:val="24"/>
                  <w:rtl/>
                </w:rPr>
                <w:t xml:space="preserve">ועל מצב העברית בעבר ונכתוב את דעתנו על מצב השפה העברית היום </w:t>
              </w:r>
            </w:ins>
          </w:p>
          <w:p w:rsidR="009A6953" w:rsidRDefault="009A6953" w:rsidP="009A6953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-לפי הפרטים שכתובים בדף המידע</w:t>
            </w:r>
          </w:p>
          <w:p w:rsidR="009A6953" w:rsidRDefault="009A6953" w:rsidP="009A6953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-נכתוב בסגנון עיתונאי </w:t>
            </w:r>
            <w:ins w:id="20" w:author="מנהל" w:date="2015-12-28T08:40:00Z">
              <w:r w:rsidR="006972C7">
                <w:rPr>
                  <w:rFonts w:cs="David" w:hint="cs"/>
                  <w:sz w:val="24"/>
                  <w:szCs w:val="24"/>
                  <w:rtl/>
                </w:rPr>
                <w:t xml:space="preserve">(צריך יהיה להסביר למה הכוונה, אולי לא כדאי להסתבך בקשי לכתוב באופן ברור שיהיה מובן לקורא) </w:t>
              </w:r>
            </w:ins>
            <w:r>
              <w:rPr>
                <w:rFonts w:cs="David" w:hint="cs"/>
                <w:sz w:val="24"/>
                <w:szCs w:val="24"/>
                <w:rtl/>
              </w:rPr>
              <w:t>את דעתנו.</w:t>
            </w:r>
          </w:p>
          <w:p w:rsidR="009A6953" w:rsidRDefault="009A6953" w:rsidP="009907E4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2</w:t>
            </w:r>
            <w:del w:id="21" w:author="מנהל" w:date="2015-12-28T08:49:00Z">
              <w:r w:rsidDel="009907E4">
                <w:rPr>
                  <w:rFonts w:cs="David" w:hint="cs"/>
                  <w:sz w:val="24"/>
                  <w:szCs w:val="24"/>
                  <w:rtl/>
                </w:rPr>
                <w:delText>. איזה מידע חשוב נדאג שיהיה כתוב בטקסט?</w:delText>
              </w:r>
            </w:del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</w:p>
          <w:p w:rsidR="009A6953" w:rsidDel="009907E4" w:rsidRDefault="009A6953" w:rsidP="009A6953">
            <w:pPr>
              <w:rPr>
                <w:del w:id="22" w:author="מנהל" w:date="2015-12-28T08:50:00Z"/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</w:t>
            </w:r>
            <w:ins w:id="23" w:author="מנהל" w:date="2015-12-28T08:50:00Z">
              <w:r w:rsidR="009907E4" w:rsidDel="009907E4">
                <w:rPr>
                  <w:rFonts w:cs="David" w:hint="cs"/>
                  <w:sz w:val="24"/>
                  <w:szCs w:val="24"/>
                  <w:rtl/>
                </w:rPr>
                <w:t xml:space="preserve"> </w:t>
              </w:r>
            </w:ins>
            <w:del w:id="24" w:author="מנהל" w:date="2015-12-28T08:50:00Z">
              <w:r w:rsidDel="009907E4">
                <w:rPr>
                  <w:rFonts w:cs="David" w:hint="cs"/>
                  <w:sz w:val="24"/>
                  <w:szCs w:val="24"/>
                  <w:rtl/>
                </w:rPr>
                <w:delText>המידע שעונה על שלוש השאלות שכתובות על הלוח.</w:delText>
              </w:r>
            </w:del>
          </w:p>
          <w:p w:rsidR="009A6953" w:rsidRDefault="009A6953" w:rsidP="009907E4">
            <w:pPr>
              <w:rPr>
                <w:ins w:id="25" w:author="מנהל" w:date="2015-12-28T08:51:00Z"/>
                <w:rFonts w:cs="David" w:hint="cs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3. על מה נקפיד בעת הכתיבה?</w:t>
            </w:r>
          </w:p>
          <w:p w:rsidR="009907E4" w:rsidRDefault="00FE62B2" w:rsidP="009907E4">
            <w:pPr>
              <w:rPr>
                <w:ins w:id="26" w:author="מנהל" w:date="2015-12-28T08:51:00Z"/>
                <w:rFonts w:cs="David" w:hint="cs"/>
                <w:sz w:val="24"/>
                <w:szCs w:val="24"/>
                <w:rtl/>
              </w:rPr>
            </w:pPr>
            <w:ins w:id="27" w:author="מנהל" w:date="2015-12-28T08:53:00Z">
              <w:r>
                <w:rPr>
                  <w:rFonts w:cs="David" w:hint="cs"/>
                  <w:sz w:val="24"/>
                  <w:szCs w:val="24"/>
                  <w:rtl/>
                </w:rPr>
                <w:t>כדאי לכתוב על הלוח את היבט התוכן בעמודה אחת והיבט המוסכמות בעמודה שניה</w:t>
              </w:r>
            </w:ins>
          </w:p>
          <w:p w:rsidR="009907E4" w:rsidRPr="00FE62B2" w:rsidRDefault="009907E4" w:rsidP="009907E4">
            <w:pPr>
              <w:rPr>
                <w:ins w:id="28" w:author="מנהל" w:date="2015-12-28T08:51:00Z"/>
                <w:rFonts w:cs="David" w:hint="cs"/>
                <w:b/>
                <w:bCs/>
                <w:sz w:val="24"/>
                <w:szCs w:val="24"/>
                <w:rtl/>
                <w:rPrChange w:id="29" w:author="מנהל" w:date="2015-12-28T08:53:00Z">
                  <w:rPr>
                    <w:ins w:id="30" w:author="מנהל" w:date="2015-12-28T08:51:00Z"/>
                    <w:rFonts w:cs="David" w:hint="cs"/>
                    <w:sz w:val="24"/>
                    <w:szCs w:val="24"/>
                    <w:rtl/>
                  </w:rPr>
                </w:rPrChange>
              </w:rPr>
            </w:pPr>
            <w:ins w:id="31" w:author="מנהל" w:date="2015-12-28T08:51:00Z">
              <w:r w:rsidRPr="00FE62B2">
                <w:rPr>
                  <w:rFonts w:cs="David" w:hint="cs"/>
                  <w:b/>
                  <w:bCs/>
                  <w:sz w:val="24"/>
                  <w:szCs w:val="24"/>
                  <w:rtl/>
                  <w:rPrChange w:id="32" w:author="מנהל" w:date="2015-12-28T08:53:00Z">
                    <w:rPr>
                      <w:rFonts w:cs="David" w:hint="cs"/>
                      <w:sz w:val="24"/>
                      <w:szCs w:val="24"/>
                      <w:rtl/>
                    </w:rPr>
                  </w:rPrChange>
                </w:rPr>
                <w:t>מבחינת התוכן-</w:t>
              </w:r>
            </w:ins>
          </w:p>
          <w:p w:rsidR="009907E4" w:rsidRDefault="009907E4" w:rsidP="009907E4">
            <w:pPr>
              <w:rPr>
                <w:rFonts w:cs="David"/>
                <w:sz w:val="24"/>
                <w:szCs w:val="24"/>
                <w:rtl/>
              </w:rPr>
            </w:pPr>
            <w:ins w:id="33" w:author="מנהל" w:date="2015-12-28T08:51:00Z">
              <w:r>
                <w:rPr>
                  <w:rFonts w:cs="David" w:hint="cs"/>
                  <w:sz w:val="24"/>
                  <w:szCs w:val="24"/>
                  <w:rtl/>
                </w:rPr>
                <w:t>נקפיד להביע את דעתנו. לדווח על מצבה של העברית לפי מה שאנחנו חושבים. לצורך כך נשתמש בביטויים כמו: "לדעתי.." , "אני חושב.." "אני טוען ש..", "מנקודת מבט שלי.."</w:t>
              </w:r>
            </w:ins>
          </w:p>
          <w:p w:rsidR="009907E4" w:rsidRDefault="009907E4" w:rsidP="009907E4">
            <w:pPr>
              <w:rPr>
                <w:ins w:id="34" w:author="מנהל" w:date="2015-12-28T08:51:00Z"/>
                <w:rFonts w:cs="David" w:hint="cs"/>
                <w:sz w:val="24"/>
                <w:szCs w:val="24"/>
                <w:rtl/>
              </w:rPr>
            </w:pPr>
          </w:p>
          <w:p w:rsidR="00FE62B2" w:rsidRDefault="009907E4" w:rsidP="009907E4">
            <w:pPr>
              <w:pStyle w:val="a4"/>
              <w:numPr>
                <w:ilvl w:val="0"/>
                <w:numId w:val="22"/>
              </w:numPr>
              <w:rPr>
                <w:ins w:id="35" w:author="מנהל" w:date="2015-12-28T08:53:00Z"/>
                <w:rFonts w:cs="David" w:hint="cs"/>
                <w:sz w:val="24"/>
                <w:szCs w:val="24"/>
              </w:rPr>
              <w:pPrChange w:id="36" w:author="מנהל" w:date="2015-12-28T08:51:00Z">
                <w:pPr/>
              </w:pPrChange>
            </w:pPr>
            <w:ins w:id="37" w:author="מנהל" w:date="2015-12-28T08:51:00Z">
              <w:r w:rsidRPr="00FE62B2">
                <w:rPr>
                  <w:rFonts w:cs="David" w:hint="cs"/>
                  <w:b/>
                  <w:bCs/>
                  <w:sz w:val="24"/>
                  <w:szCs w:val="24"/>
                  <w:rtl/>
                  <w:rPrChange w:id="38" w:author="מנהל" w:date="2015-12-28T08:53:00Z">
                    <w:rPr>
                      <w:rFonts w:hint="cs"/>
                      <w:rtl/>
                    </w:rPr>
                  </w:rPrChange>
                </w:rPr>
                <w:t>מבחינת אופן הכתיבה (מוסכמות</w:t>
              </w:r>
              <w:r w:rsidRPr="009907E4">
                <w:rPr>
                  <w:rFonts w:cs="David" w:hint="cs"/>
                  <w:sz w:val="24"/>
                  <w:szCs w:val="24"/>
                  <w:rtl/>
                  <w:rPrChange w:id="39" w:author="מנהל" w:date="2015-12-28T08:51:00Z">
                    <w:rPr>
                      <w:rFonts w:hint="cs"/>
                      <w:rtl/>
                    </w:rPr>
                  </w:rPrChange>
                </w:rPr>
                <w:t xml:space="preserve">) </w:t>
              </w:r>
            </w:ins>
          </w:p>
          <w:p w:rsidR="009A6953" w:rsidRPr="009907E4" w:rsidRDefault="009A6953" w:rsidP="009907E4">
            <w:pPr>
              <w:pStyle w:val="a4"/>
              <w:numPr>
                <w:ilvl w:val="0"/>
                <w:numId w:val="22"/>
              </w:numPr>
              <w:rPr>
                <w:rFonts w:cs="David"/>
                <w:sz w:val="24"/>
                <w:szCs w:val="24"/>
                <w:rtl/>
                <w:rPrChange w:id="40" w:author="מנהל" w:date="2015-12-28T08:51:00Z">
                  <w:rPr>
                    <w:rtl/>
                  </w:rPr>
                </w:rPrChange>
              </w:rPr>
              <w:pPrChange w:id="41" w:author="מנהל" w:date="2015-12-28T08:51:00Z">
                <w:pPr/>
              </w:pPrChange>
            </w:pPr>
            <w:r w:rsidRPr="009907E4">
              <w:rPr>
                <w:rFonts w:cs="David" w:hint="cs"/>
                <w:sz w:val="24"/>
                <w:szCs w:val="24"/>
                <w:rtl/>
                <w:rPrChange w:id="42" w:author="מנהל" w:date="2015-12-28T08:51:00Z">
                  <w:rPr>
                    <w:rFonts w:hint="cs"/>
                    <w:rtl/>
                  </w:rPr>
                </w:rPrChange>
              </w:rPr>
              <w:t>-משפטים קצרים ומובנים</w:t>
            </w:r>
            <w:del w:id="43" w:author="מנהל" w:date="2015-12-28T08:50:00Z">
              <w:r w:rsidRPr="009907E4" w:rsidDel="009907E4">
                <w:rPr>
                  <w:rFonts w:cs="David" w:hint="cs"/>
                  <w:sz w:val="24"/>
                  <w:szCs w:val="24"/>
                  <w:rtl/>
                  <w:rPrChange w:id="44" w:author="מנהל" w:date="2015-12-28T08:51:00Z">
                    <w:rPr>
                      <w:rFonts w:hint="cs"/>
                      <w:rtl/>
                    </w:rPr>
                  </w:rPrChange>
                </w:rPr>
                <w:delText>.</w:delText>
              </w:r>
            </w:del>
            <w:ins w:id="45" w:author="מנהל" w:date="2015-12-28T08:50:00Z">
              <w:r w:rsidR="009907E4" w:rsidRPr="009907E4">
                <w:rPr>
                  <w:rFonts w:cs="David" w:hint="cs"/>
                  <w:sz w:val="24"/>
                  <w:szCs w:val="24"/>
                  <w:rtl/>
                  <w:rPrChange w:id="46" w:author="מנהל" w:date="2015-12-28T08:51:00Z">
                    <w:rPr>
                      <w:rFonts w:hint="cs"/>
                      <w:rtl/>
                    </w:rPr>
                  </w:rPrChange>
                </w:rPr>
                <w:t xml:space="preserve"> לקורא</w:t>
              </w:r>
            </w:ins>
          </w:p>
          <w:p w:rsidR="009A6953" w:rsidRDefault="009A6953" w:rsidP="009907E4">
            <w:pPr>
              <w:pStyle w:val="a4"/>
              <w:numPr>
                <w:ilvl w:val="0"/>
                <w:numId w:val="22"/>
              </w:numPr>
              <w:rPr>
                <w:ins w:id="47" w:author="מנהל" w:date="2015-12-28T08:52:00Z"/>
                <w:rFonts w:cs="David" w:hint="cs"/>
                <w:sz w:val="24"/>
                <w:szCs w:val="24"/>
              </w:rPr>
              <w:pPrChange w:id="48" w:author="מנהל" w:date="2015-12-28T08:52:00Z">
                <w:pPr/>
              </w:pPrChange>
            </w:pPr>
            <w:del w:id="49" w:author="מנהל" w:date="2015-12-28T08:52:00Z">
              <w:r w:rsidRPr="009907E4" w:rsidDel="009907E4">
                <w:rPr>
                  <w:rFonts w:cs="David" w:hint="cs"/>
                  <w:sz w:val="24"/>
                  <w:szCs w:val="24"/>
                  <w:rtl/>
                  <w:rPrChange w:id="50" w:author="מנהל" w:date="2015-12-28T08:52:00Z">
                    <w:rPr>
                      <w:rFonts w:hint="cs"/>
                      <w:rtl/>
                    </w:rPr>
                  </w:rPrChange>
                </w:rPr>
                <w:delText>-</w:delText>
              </w:r>
            </w:del>
            <w:ins w:id="51" w:author="מנהל" w:date="2015-12-28T08:50:00Z">
              <w:r w:rsidR="009907E4" w:rsidRPr="009907E4">
                <w:rPr>
                  <w:rFonts w:cs="David" w:hint="cs"/>
                  <w:sz w:val="24"/>
                  <w:szCs w:val="24"/>
                  <w:rtl/>
                  <w:rPrChange w:id="52" w:author="מנהל" w:date="2015-12-28T08:52:00Z">
                    <w:rPr>
                      <w:rFonts w:hint="cs"/>
                      <w:rtl/>
                    </w:rPr>
                  </w:rPrChange>
                </w:rPr>
                <w:t>שפה ברורה ההולמת כתובה (לא נכתוב  במילים בלשון סלנג או במילים שמאפיינות דיבור ולא כתיבה כמו סבבה,</w:t>
              </w:r>
            </w:ins>
            <w:ins w:id="53" w:author="מנהל" w:date="2015-12-28T08:51:00Z">
              <w:r w:rsidR="009907E4" w:rsidRPr="009907E4">
                <w:rPr>
                  <w:rFonts w:cs="David" w:hint="cs"/>
                  <w:sz w:val="24"/>
                  <w:szCs w:val="24"/>
                  <w:rtl/>
                  <w:rPrChange w:id="54" w:author="מנהל" w:date="2015-12-28T08:52:00Z">
                    <w:rPr>
                      <w:rFonts w:hint="cs"/>
                      <w:rtl/>
                    </w:rPr>
                  </w:rPrChange>
                </w:rPr>
                <w:t>)</w:t>
              </w:r>
            </w:ins>
            <w:del w:id="55" w:author="מנהל" w:date="2015-12-28T08:51:00Z">
              <w:r w:rsidRPr="009907E4" w:rsidDel="009907E4">
                <w:rPr>
                  <w:rFonts w:cs="David" w:hint="cs"/>
                  <w:sz w:val="24"/>
                  <w:szCs w:val="24"/>
                  <w:rtl/>
                  <w:rPrChange w:id="56" w:author="מנהל" w:date="2015-12-28T08:52:00Z">
                    <w:rPr>
                      <w:rFonts w:hint="cs"/>
                      <w:rtl/>
                    </w:rPr>
                  </w:rPrChange>
                </w:rPr>
                <w:delText>נשתמש בשפה ברורה.</w:delText>
              </w:r>
            </w:del>
          </w:p>
          <w:p w:rsidR="009907E4" w:rsidRDefault="009907E4" w:rsidP="009907E4">
            <w:pPr>
              <w:pStyle w:val="a4"/>
              <w:numPr>
                <w:ilvl w:val="0"/>
                <w:numId w:val="22"/>
              </w:numPr>
              <w:rPr>
                <w:ins w:id="57" w:author="מנהל" w:date="2015-12-28T08:52:00Z"/>
                <w:rFonts w:cs="David" w:hint="cs"/>
                <w:sz w:val="24"/>
                <w:szCs w:val="24"/>
              </w:rPr>
              <w:pPrChange w:id="58" w:author="מנהל" w:date="2015-12-28T08:52:00Z">
                <w:pPr/>
              </w:pPrChange>
            </w:pPr>
            <w:ins w:id="59" w:author="מנהל" w:date="2015-12-28T08:52:00Z">
              <w:r>
                <w:rPr>
                  <w:rFonts w:cs="David" w:hint="cs"/>
                  <w:sz w:val="24"/>
                  <w:szCs w:val="24"/>
                  <w:rtl/>
                </w:rPr>
                <w:t>שימוש באוצר מילים מגוון</w:t>
              </w:r>
            </w:ins>
          </w:p>
          <w:p w:rsidR="009907E4" w:rsidRPr="009907E4" w:rsidRDefault="009907E4" w:rsidP="009907E4">
            <w:pPr>
              <w:pStyle w:val="a4"/>
              <w:numPr>
                <w:ilvl w:val="0"/>
                <w:numId w:val="22"/>
              </w:numPr>
              <w:rPr>
                <w:rFonts w:cs="David"/>
                <w:sz w:val="24"/>
                <w:szCs w:val="24"/>
                <w:rtl/>
                <w:rPrChange w:id="60" w:author="מנהל" w:date="2015-12-28T08:52:00Z">
                  <w:rPr>
                    <w:rtl/>
                  </w:rPr>
                </w:rPrChange>
              </w:rPr>
              <w:pPrChange w:id="61" w:author="מנהל" w:date="2015-12-28T08:52:00Z">
                <w:pPr/>
              </w:pPrChange>
            </w:pPr>
            <w:ins w:id="62" w:author="מנהל" w:date="2015-12-28T08:52:00Z">
              <w:r>
                <w:rPr>
                  <w:rFonts w:cs="David" w:hint="cs"/>
                  <w:sz w:val="24"/>
                  <w:szCs w:val="24"/>
                  <w:rtl/>
                </w:rPr>
                <w:lastRenderedPageBreak/>
                <w:t>ללא שגיאות כתיב</w:t>
              </w:r>
            </w:ins>
          </w:p>
          <w:p w:rsidR="009A6953" w:rsidRDefault="009A6953" w:rsidP="009907E4">
            <w:pPr>
              <w:rPr>
                <w:ins w:id="63" w:author="מנהל" w:date="2015-12-28T08:38:00Z"/>
                <w:rFonts w:cs="David" w:hint="cs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</w:t>
            </w:r>
            <w:del w:id="64" w:author="מנהל" w:date="2015-12-28T08:51:00Z">
              <w:r w:rsidDel="009907E4">
                <w:rPr>
                  <w:rFonts w:cs="David" w:hint="cs"/>
                  <w:sz w:val="24"/>
                  <w:szCs w:val="24"/>
                  <w:rtl/>
                </w:rPr>
                <w:delText>נקפיד להביע את דעתנו. לדווח על מצבה של העברית לפי מה שאנחנו חושבים. לצורך כך נשתמש בביטויים כמו: "לדעתי.." , "אני חושב.." "אני טוען ש..", "מנקודת מבט שלי.."</w:delText>
              </w:r>
            </w:del>
          </w:p>
          <w:p w:rsidR="006972C7" w:rsidRDefault="006972C7" w:rsidP="006972C7">
            <w:pPr>
              <w:rPr>
                <w:rFonts w:cs="David"/>
                <w:sz w:val="24"/>
                <w:szCs w:val="24"/>
                <w:rtl/>
              </w:rPr>
            </w:pPr>
            <w:ins w:id="65" w:author="מנהל" w:date="2015-12-28T08:38:00Z">
              <w:r>
                <w:rPr>
                  <w:rFonts w:cs="David" w:hint="cs"/>
                  <w:sz w:val="24"/>
                  <w:szCs w:val="24"/>
                  <w:rtl/>
                </w:rPr>
                <w:t>את המידע הזה שתאספי עם התלמידים תכתבי בנקודות על הלוח והוא יהווה מעין מחוון לכתיבה</w:t>
              </w:r>
            </w:ins>
          </w:p>
          <w:p w:rsidR="009A6953" w:rsidRDefault="009A6953" w:rsidP="003504DF">
            <w:pPr>
              <w:rPr>
                <w:rFonts w:cs="David"/>
                <w:sz w:val="24"/>
                <w:szCs w:val="24"/>
                <w:rtl/>
              </w:rPr>
            </w:pPr>
          </w:p>
          <w:p w:rsidR="003504DF" w:rsidRDefault="00FE62B2" w:rsidP="003504DF">
            <w:pPr>
              <w:rPr>
                <w:ins w:id="66" w:author="מנהל" w:date="2015-12-28T08:54:00Z"/>
                <w:rFonts w:cs="David" w:hint="cs"/>
                <w:sz w:val="24"/>
                <w:szCs w:val="24"/>
                <w:rtl/>
              </w:rPr>
            </w:pPr>
            <w:ins w:id="67" w:author="מנהל" w:date="2015-12-28T08:54:00Z">
              <w:r>
                <w:rPr>
                  <w:rFonts w:cs="David" w:hint="cs"/>
                  <w:sz w:val="24"/>
                  <w:szCs w:val="24"/>
                  <w:rtl/>
                </w:rPr>
                <w:t>הודיה, נראה לי שהפעילות תיקח קצת יותר מ-10 דקות...</w:t>
              </w:r>
            </w:ins>
          </w:p>
          <w:p w:rsidR="00FE62B2" w:rsidRDefault="00FE62B2" w:rsidP="003504DF">
            <w:pPr>
              <w:rPr>
                <w:rFonts w:cs="David"/>
                <w:sz w:val="24"/>
                <w:szCs w:val="24"/>
                <w:rtl/>
              </w:rPr>
            </w:pPr>
            <w:ins w:id="68" w:author="מנהל" w:date="2015-12-28T08:54:00Z">
              <w:r>
                <w:rPr>
                  <w:rFonts w:cs="David" w:hint="cs"/>
                  <w:sz w:val="24"/>
                  <w:szCs w:val="24"/>
                  <w:rtl/>
                </w:rPr>
                <w:t>אם תראי שאת לא מספיקה את פעילות המשחק, בקשי מאסתי זמן נוסף במהלך היום להמשיך את השיעור ולשחק עמם במשחק שהכנת ועברי לסיכום.</w:t>
              </w:r>
            </w:ins>
          </w:p>
          <w:p w:rsidR="003504DF" w:rsidRPr="00EF0F76" w:rsidRDefault="003504DF" w:rsidP="003504DF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3.פעילות</w:t>
            </w:r>
          </w:p>
          <w:p w:rsidR="003504DF" w:rsidRPr="009A6953" w:rsidRDefault="009A6953" w:rsidP="009A6953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אסביר לתלמידים שכעת נתחלק ל</w:t>
            </w:r>
            <w:ins w:id="69" w:author="מנהל" w:date="2015-12-28T08:39:00Z">
              <w:r w:rsidR="006972C7">
                <w:rPr>
                  <w:rFonts w:ascii="David" w:hAnsi="David" w:cs="David" w:hint="cs"/>
                  <w:sz w:val="24"/>
                  <w:szCs w:val="24"/>
                  <w:rtl/>
                </w:rPr>
                <w:t>-</w:t>
              </w:r>
            </w:ins>
            <w:r>
              <w:rPr>
                <w:rFonts w:ascii="David" w:hAnsi="David" w:cs="David" w:hint="cs"/>
                <w:sz w:val="24"/>
                <w:szCs w:val="24"/>
                <w:rtl/>
              </w:rPr>
              <w:t>3</w:t>
            </w:r>
            <w:r w:rsidR="003504DF">
              <w:rPr>
                <w:rFonts w:ascii="David" w:hAnsi="David" w:cs="David" w:hint="cs"/>
                <w:sz w:val="24"/>
                <w:szCs w:val="24"/>
                <w:rtl/>
              </w:rPr>
              <w:t xml:space="preserve"> קבוצות. כל קבוצה מקבלת קובייה וקלפים. </w:t>
            </w:r>
            <w:r w:rsidR="005214D9" w:rsidRPr="005214D9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(נספח 4) </w:t>
            </w:r>
            <w:r w:rsidR="003504DF">
              <w:rPr>
                <w:rFonts w:ascii="David" w:hAnsi="David" w:cs="David" w:hint="cs"/>
                <w:sz w:val="24"/>
                <w:szCs w:val="24"/>
                <w:rtl/>
              </w:rPr>
              <w:t>שניהם מכילים מילים שאליעזר בן יהודה חידש. כל תלמיד בתורו מטיל את הקובייה ומרים קלף. התלמיד צריך לכתוב במחברתו משפט שמשלב את שתי ה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מילים שכתובות בקלף ועל הקובייה.</w:t>
            </w:r>
          </w:p>
        </w:tc>
        <w:tc>
          <w:tcPr>
            <w:tcW w:w="3686" w:type="dxa"/>
          </w:tcPr>
          <w:p w:rsidR="0061276E" w:rsidRDefault="00996207" w:rsidP="0061276E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1.</w:t>
            </w:r>
          </w:p>
          <w:p w:rsidR="0061276E" w:rsidRDefault="003504DF" w:rsidP="0061276E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</w:p>
          <w:p w:rsidR="00EF0F76" w:rsidRPr="006972C7" w:rsidRDefault="00EF0F76" w:rsidP="006972C7">
            <w:pPr>
              <w:pStyle w:val="a4"/>
              <w:numPr>
                <w:ilvl w:val="0"/>
                <w:numId w:val="21"/>
              </w:numPr>
              <w:rPr>
                <w:ins w:id="70" w:author="מנהל" w:date="2015-12-28T08:36:00Z"/>
                <w:rFonts w:ascii="David" w:hAnsi="David" w:cs="David" w:hint="cs"/>
                <w:sz w:val="24"/>
                <w:szCs w:val="24"/>
                <w:rtl/>
                <w:rPrChange w:id="71" w:author="מנהל" w:date="2015-12-28T08:36:00Z">
                  <w:rPr>
                    <w:ins w:id="72" w:author="מנהל" w:date="2015-12-28T08:36:00Z"/>
                    <w:rFonts w:hint="cs"/>
                    <w:rtl/>
                  </w:rPr>
                </w:rPrChange>
              </w:rPr>
              <w:pPrChange w:id="73" w:author="מנהל" w:date="2015-12-28T08:36:00Z">
                <w:pPr/>
              </w:pPrChange>
            </w:pPr>
            <w:del w:id="74" w:author="מנהל" w:date="2015-12-28T08:36:00Z">
              <w:r w:rsidRPr="006972C7" w:rsidDel="006972C7">
                <w:rPr>
                  <w:rFonts w:ascii="David" w:hAnsi="David" w:cs="David" w:hint="cs"/>
                  <w:sz w:val="24"/>
                  <w:szCs w:val="24"/>
                  <w:rtl/>
                  <w:rPrChange w:id="75" w:author="מנהל" w:date="2015-12-28T08:36:00Z">
                    <w:rPr>
                      <w:rFonts w:hint="cs"/>
                      <w:rtl/>
                    </w:rPr>
                  </w:rPrChange>
                </w:rPr>
                <w:delText>א.</w:delText>
              </w:r>
              <w:r w:rsidR="003504DF" w:rsidRPr="006972C7" w:rsidDel="006972C7">
                <w:rPr>
                  <w:rFonts w:ascii="David" w:hAnsi="David" w:cs="David" w:hint="cs"/>
                  <w:sz w:val="24"/>
                  <w:szCs w:val="24"/>
                  <w:rtl/>
                  <w:rPrChange w:id="76" w:author="מנהל" w:date="2015-12-28T08:36:00Z">
                    <w:rPr>
                      <w:rFonts w:hint="cs"/>
                      <w:rtl/>
                    </w:rPr>
                  </w:rPrChange>
                </w:rPr>
                <w:delText xml:space="preserve"> </w:delText>
              </w:r>
            </w:del>
            <w:r w:rsidRPr="006972C7">
              <w:rPr>
                <w:rFonts w:ascii="David" w:hAnsi="David" w:cs="David" w:hint="cs"/>
                <w:sz w:val="24"/>
                <w:szCs w:val="24"/>
                <w:rtl/>
                <w:rPrChange w:id="77" w:author="מנהל" w:date="2015-12-28T08:36:00Z">
                  <w:rPr>
                    <w:rFonts w:hint="cs"/>
                    <w:rtl/>
                  </w:rPr>
                </w:rPrChange>
              </w:rPr>
              <w:t>לכנס ולאסוף את התלמידים באופן מסודר לקראת תחילת השיעור.</w:t>
            </w:r>
            <w:r w:rsidR="002616BC" w:rsidRPr="006972C7">
              <w:rPr>
                <w:rFonts w:ascii="David" w:hAnsi="David" w:cs="David" w:hint="cs"/>
                <w:sz w:val="24"/>
                <w:szCs w:val="24"/>
                <w:rtl/>
                <w:rPrChange w:id="78" w:author="מנהל" w:date="2015-12-28T08:36:00Z">
                  <w:rPr>
                    <w:rFonts w:hint="cs"/>
                    <w:rtl/>
                  </w:rPr>
                </w:rPrChange>
              </w:rPr>
              <w:t xml:space="preserve"> חשוב על מנת שנוכל להתחיל את השיעור בצורה מסודרת ו</w:t>
            </w:r>
            <w:del w:id="79" w:author="מנהל" w:date="2015-12-28T08:36:00Z">
              <w:r w:rsidR="002616BC" w:rsidRPr="006972C7" w:rsidDel="006972C7">
                <w:rPr>
                  <w:rFonts w:ascii="David" w:hAnsi="David" w:cs="David" w:hint="cs"/>
                  <w:sz w:val="24"/>
                  <w:szCs w:val="24"/>
                  <w:rtl/>
                  <w:rPrChange w:id="80" w:author="מנהל" w:date="2015-12-28T08:36:00Z">
                    <w:rPr>
                      <w:rFonts w:hint="cs"/>
                      <w:rtl/>
                    </w:rPr>
                  </w:rPrChange>
                </w:rPr>
                <w:delText>ב</w:delText>
              </w:r>
            </w:del>
            <w:r w:rsidR="002616BC" w:rsidRPr="006972C7">
              <w:rPr>
                <w:rFonts w:ascii="David" w:hAnsi="David" w:cs="David" w:hint="cs"/>
                <w:sz w:val="24"/>
                <w:szCs w:val="24"/>
                <w:rtl/>
                <w:rPrChange w:id="81" w:author="מנהל" w:date="2015-12-28T08:36:00Z">
                  <w:rPr>
                    <w:rFonts w:hint="cs"/>
                    <w:rtl/>
                  </w:rPr>
                </w:rPrChange>
              </w:rPr>
              <w:t>נינוחה ובאופן פנוי ללמידה.</w:t>
            </w:r>
          </w:p>
          <w:p w:rsidR="006972C7" w:rsidRPr="006972C7" w:rsidDel="006972C7" w:rsidRDefault="006972C7" w:rsidP="006972C7">
            <w:pPr>
              <w:pStyle w:val="a4"/>
              <w:numPr>
                <w:ilvl w:val="0"/>
                <w:numId w:val="21"/>
              </w:numPr>
              <w:rPr>
                <w:del w:id="82" w:author="מנהל" w:date="2015-12-28T08:36:00Z"/>
                <w:rFonts w:ascii="David" w:hAnsi="David" w:cs="David"/>
                <w:sz w:val="24"/>
                <w:szCs w:val="24"/>
                <w:rtl/>
                <w:rPrChange w:id="83" w:author="מנהל" w:date="2015-12-28T08:36:00Z">
                  <w:rPr>
                    <w:del w:id="84" w:author="מנהל" w:date="2015-12-28T08:36:00Z"/>
                    <w:rtl/>
                  </w:rPr>
                </w:rPrChange>
              </w:rPr>
              <w:pPrChange w:id="85" w:author="מנהל" w:date="2015-12-28T08:37:00Z">
                <w:pPr/>
              </w:pPrChange>
            </w:pPr>
            <w:ins w:id="86" w:author="מנהל" w:date="2015-12-28T08:36:00Z">
              <w:r w:rsidRPr="006972C7"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חשוב להציג </w:t>
              </w:r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>בפני התלמידים את נושא השיעור כך שיהיו מוכנים ללמידה וידעו מה מחכה להם בהמשך הש</w:t>
              </w:r>
            </w:ins>
            <w:ins w:id="87" w:author="מנהל" w:date="2015-12-28T08:37:00Z"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>י</w:t>
              </w:r>
            </w:ins>
            <w:ins w:id="88" w:author="מנהל" w:date="2015-12-28T08:36:00Z"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>עור</w:t>
              </w:r>
            </w:ins>
          </w:p>
          <w:p w:rsidR="002616BC" w:rsidRPr="006972C7" w:rsidRDefault="002616BC" w:rsidP="0061276E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616BC" w:rsidRDefault="002616BC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616BC" w:rsidRDefault="002616BC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616BC" w:rsidRPr="00EF0F76" w:rsidRDefault="002616BC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0A1A45" w:rsidRDefault="00EF0F76" w:rsidP="000A1A45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ב. פ</w:t>
            </w:r>
            <w:r w:rsidR="000A1A45">
              <w:rPr>
                <w:rFonts w:ascii="David" w:hAnsi="David" w:cs="David" w:hint="cs"/>
                <w:sz w:val="24"/>
                <w:szCs w:val="24"/>
                <w:rtl/>
              </w:rPr>
              <w:t>תיחת השיעור באמצעות שיר מהווה דרך</w:t>
            </w: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 xml:space="preserve"> חווייתית</w:t>
            </w:r>
            <w:r w:rsidR="00A50B59">
              <w:rPr>
                <w:rFonts w:ascii="David" w:hAnsi="David" w:cs="David" w:hint="cs"/>
                <w:sz w:val="24"/>
                <w:szCs w:val="24"/>
                <w:rtl/>
              </w:rPr>
              <w:t xml:space="preserve"> לתחילת </w:t>
            </w:r>
            <w:r w:rsidR="000A1A45">
              <w:rPr>
                <w:rFonts w:ascii="David" w:hAnsi="David" w:cs="David" w:hint="cs"/>
                <w:sz w:val="24"/>
                <w:szCs w:val="24"/>
                <w:rtl/>
              </w:rPr>
              <w:t>לימוד נושא</w:t>
            </w: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</w:p>
          <w:p w:rsidR="00A64A59" w:rsidRDefault="00A64A59" w:rsidP="00DF6508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השיקול שמאחורי חלוקת מילות השיר הוא שילדים שפחות מתחברים ללימוד השמיעתי, יתחברו ללימוד המילולי. </w:t>
            </w:r>
            <w:r w:rsidR="00A50B59">
              <w:rPr>
                <w:rFonts w:ascii="David" w:hAnsi="David" w:cs="David" w:hint="cs"/>
                <w:sz w:val="24"/>
                <w:szCs w:val="24"/>
                <w:rtl/>
              </w:rPr>
              <w:t xml:space="preserve">כמו כן,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כאשר המילים נמצאות מול עיניו של כל תלמיד, הוא מתחבר יותר למילים ומבין מילים שאולי לא הבין לגמרי בשמיעה.</w:t>
            </w:r>
          </w:p>
          <w:p w:rsidR="00EF0F76" w:rsidRPr="00EF0F76" w:rsidRDefault="000A1A45" w:rsidP="00DF6508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נוסף על כך, הצגה ויזואלית של תמונתו של אליעזר בן יהודה וכתיבת כל המידע הידוע לנו עליו מסביב לתמונתו, תורמות להשלמת הפרטים עליו ויוצרת מכלול רחב יותר באשר לדמותו.</w:t>
            </w: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C21ECD" w:rsidRPr="00EF0F76" w:rsidRDefault="00C21ECD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96207" w:rsidRDefault="00996207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3504DF" w:rsidRDefault="003504DF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Default="003504DF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</w:t>
            </w:r>
            <w:r w:rsidR="0061276E">
              <w:rPr>
                <w:rFonts w:ascii="David" w:hAnsi="David" w:cs="David" w:hint="cs"/>
                <w:sz w:val="24"/>
                <w:szCs w:val="24"/>
                <w:rtl/>
              </w:rPr>
              <w:t xml:space="preserve">.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תרגול הבעת דעה אישית</w:t>
            </w:r>
            <w:r w:rsidR="00122861">
              <w:rPr>
                <w:rFonts w:ascii="David" w:hAnsi="David" w:cs="David" w:hint="cs"/>
                <w:sz w:val="24"/>
                <w:szCs w:val="24"/>
                <w:rtl/>
              </w:rPr>
              <w:t xml:space="preserve"> בנוסח דיווח </w:t>
            </w:r>
            <w:r w:rsidR="00122861"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עיתוני, מחזק את יכולות הכתיבה של התלמידים ומסייע להבעת רעיונות בכתב. כמו כן, חיזוק אוצר המילים ושימוש נרחב בו.</w:t>
            </w:r>
            <w:r w:rsidR="009A6953">
              <w:rPr>
                <w:rFonts w:ascii="David" w:hAnsi="David" w:cs="David" w:hint="cs"/>
                <w:sz w:val="24"/>
                <w:szCs w:val="24"/>
                <w:rtl/>
              </w:rPr>
              <w:t xml:space="preserve"> נוסף על כך, הסקת מידע מטקסט ועיבודו לטענת דעה, חשוב לצורך הבנת הנקרא של התלמידים ופיענוח המידע הכתוב.</w:t>
            </w:r>
          </w:p>
          <w:p w:rsidR="003504DF" w:rsidRDefault="003504DF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3504DF" w:rsidRDefault="003504DF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3504DF" w:rsidRDefault="005974F2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ב. מיקוד התלמידים בנקודות הדרושות, שהם העיקר מתוך הטקסט, עוזר להם להבין יותר את הנדרש מהם.</w:t>
            </w: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5974F2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ג. התכנון המקדים שלנו יחד, יהווה כמיקוד נוסף לקראת הכתיבה. יכוון את התלמידים לכך שנדרש מהם לכתוב טענה שהיא דעתם האישית.</w:t>
            </w: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9A6953" w:rsidRDefault="009A6953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3504DF" w:rsidRDefault="009A6953" w:rsidP="009A6953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3. </w:t>
            </w:r>
            <w:r w:rsidR="003504DF">
              <w:rPr>
                <w:rFonts w:ascii="David" w:hAnsi="David" w:cs="David" w:hint="cs"/>
                <w:sz w:val="24"/>
                <w:szCs w:val="24"/>
                <w:rtl/>
              </w:rPr>
              <w:t xml:space="preserve">המטרה היא שהילדים יחשפו למילים השונות שאליעזר בן יהודה חידש.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חיזוק נוסף של מיומנויות הכתיבה. כתיבת משפטים הגיוניים מתוך 2 הצעות של מילים שלא בהכרח קשורות זו לזו. הצורך לקשר ביניהן, מפעיל את הדמיון של התלמידים.</w:t>
            </w:r>
          </w:p>
          <w:p w:rsidR="003504DF" w:rsidRDefault="003504DF" w:rsidP="003504DF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9A6953" w:rsidRPr="00EF0F76" w:rsidTr="00014E53">
        <w:tc>
          <w:tcPr>
            <w:tcW w:w="992" w:type="dxa"/>
          </w:tcPr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5 דקות</w:t>
            </w:r>
          </w:p>
        </w:tc>
        <w:tc>
          <w:tcPr>
            <w:tcW w:w="3827" w:type="dxa"/>
          </w:tcPr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4. סיכום</w:t>
            </w:r>
          </w:p>
          <w:p w:rsidR="00EF0F76" w:rsidRPr="00EF0F76" w:rsidRDefault="00EF0F76" w:rsidP="00122861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אשאל את הילדים איך הם ה</w:t>
            </w:r>
            <w:r w:rsidR="009A6953">
              <w:rPr>
                <w:rFonts w:ascii="David" w:hAnsi="David" w:cs="David" w:hint="cs"/>
                <w:sz w:val="24"/>
                <w:szCs w:val="24"/>
                <w:rtl/>
              </w:rPr>
              <w:t>רגישו במשימת הכתיבה</w:t>
            </w: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 xml:space="preserve">? </w:t>
            </w:r>
            <w:r w:rsidR="00122861">
              <w:rPr>
                <w:rFonts w:ascii="David" w:hAnsi="David" w:cs="David" w:hint="cs"/>
                <w:sz w:val="24"/>
                <w:szCs w:val="24"/>
                <w:rtl/>
              </w:rPr>
              <w:t>איך היה לכתוב מדור בעיתון?</w:t>
            </w:r>
            <w:r w:rsidR="009A6953">
              <w:rPr>
                <w:rFonts w:ascii="David" w:hAnsi="David" w:cs="David" w:hint="cs"/>
                <w:sz w:val="24"/>
                <w:szCs w:val="24"/>
                <w:rtl/>
              </w:rPr>
              <w:t xml:space="preserve"> מה היה להם קשה? מה היה להם קל?</w:t>
            </w:r>
            <w:r w:rsidR="00122861">
              <w:rPr>
                <w:rFonts w:ascii="David" w:hAnsi="David" w:cs="David" w:hint="cs"/>
                <w:sz w:val="24"/>
                <w:szCs w:val="24"/>
                <w:rtl/>
              </w:rPr>
              <w:t xml:space="preserve"> אם יהיה זמן אבקש מתלמיד אחד לקרוא את אשר כתב. </w:t>
            </w:r>
          </w:p>
        </w:tc>
        <w:tc>
          <w:tcPr>
            <w:tcW w:w="3686" w:type="dxa"/>
          </w:tcPr>
          <w:p w:rsidR="00EF0F76" w:rsidRPr="00EF0F76" w:rsidRDefault="00EF0F76" w:rsidP="00EF0F76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4. בירור זה עם התלמידים חשוב להבנת תחושותיהם, להבין כיצד הרגישו, מה למדו</w:t>
            </w:r>
            <w:r w:rsidR="009A6953">
              <w:rPr>
                <w:rFonts w:ascii="David" w:hAnsi="David" w:cs="David" w:hint="cs"/>
                <w:sz w:val="24"/>
                <w:szCs w:val="24"/>
                <w:rtl/>
              </w:rPr>
              <w:t>, במה התקשו</w:t>
            </w:r>
            <w:r w:rsidRPr="00EF0F76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  <w:r w:rsidR="00122861">
              <w:rPr>
                <w:rFonts w:ascii="David" w:hAnsi="David" w:cs="David" w:hint="cs"/>
                <w:sz w:val="24"/>
                <w:szCs w:val="24"/>
                <w:rtl/>
              </w:rPr>
              <w:t xml:space="preserve"> זיקוק התובנות בסוף השיעור מעיד על הידע החדש שנרכש.</w:t>
            </w:r>
          </w:p>
        </w:tc>
      </w:tr>
    </w:tbl>
    <w:p w:rsidR="00EF0F76" w:rsidRPr="00EF0F76" w:rsidRDefault="00EF0F76" w:rsidP="00EF0F76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</w:p>
    <w:tbl>
      <w:tblPr>
        <w:tblStyle w:val="a3"/>
        <w:tblpPr w:leftFromText="180" w:rightFromText="180" w:vertAnchor="page" w:horzAnchor="margin" w:tblpXSpec="center" w:tblpY="646"/>
        <w:bidiVisual/>
        <w:tblW w:w="10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4"/>
        <w:gridCol w:w="5175"/>
      </w:tblGrid>
      <w:tr w:rsidR="00014E53" w:rsidTr="00DC6A88">
        <w:trPr>
          <w:trHeight w:val="14732"/>
        </w:trPr>
        <w:tc>
          <w:tcPr>
            <w:tcW w:w="5174" w:type="dxa"/>
          </w:tcPr>
          <w:p w:rsidR="00014E53" w:rsidRPr="00A71AF3" w:rsidRDefault="00014E53" w:rsidP="00A71AF3">
            <w:pPr>
              <w:rPr>
                <w:rFonts w:ascii="David" w:hAnsi="David" w:cs="Guttman Hatzvi"/>
                <w:b/>
                <w:bCs/>
                <w:sz w:val="28"/>
                <w:szCs w:val="28"/>
                <w:rtl/>
              </w:rPr>
            </w:pPr>
            <w:r w:rsidRPr="00A71AF3">
              <w:rPr>
                <w:rFonts w:ascii="David" w:hAnsi="David" w:cs="Guttman Hatzvi"/>
                <w:b/>
                <w:bCs/>
                <w:sz w:val="24"/>
                <w:szCs w:val="24"/>
                <w:rtl/>
              </w:rPr>
              <w:lastRenderedPageBreak/>
              <w:t xml:space="preserve">                </w:t>
            </w:r>
            <w:r w:rsidRPr="00A71AF3">
              <w:rPr>
                <w:rFonts w:ascii="David" w:hAnsi="David" w:cs="Guttman Hatzvi"/>
                <w:b/>
                <w:bCs/>
                <w:sz w:val="28"/>
                <w:szCs w:val="28"/>
                <w:rtl/>
              </w:rPr>
              <w:t>אליעזר בן יהודה</w:t>
            </w:r>
          </w:p>
          <w:p w:rsidR="00014E53" w:rsidRPr="00A71AF3" w:rsidRDefault="00014E53" w:rsidP="00A71AF3">
            <w:pPr>
              <w:rPr>
                <w:rFonts w:ascii="David" w:hAnsi="David" w:cs="Guttman Hatzvi"/>
                <w:sz w:val="24"/>
                <w:szCs w:val="24"/>
                <w:rtl/>
              </w:rPr>
            </w:pPr>
            <w:r w:rsidRPr="00A71AF3">
              <w:rPr>
                <w:rFonts w:ascii="David" w:hAnsi="David" w:cs="Guttman Hatzvi"/>
                <w:b/>
                <w:bCs/>
                <w:sz w:val="24"/>
                <w:szCs w:val="24"/>
                <w:u w:val="single"/>
                <w:rtl/>
              </w:rPr>
              <w:t>מילים: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ירון לונדון      </w:t>
            </w:r>
            <w:r w:rsidRPr="00A71AF3">
              <w:rPr>
                <w:rFonts w:ascii="David" w:hAnsi="David" w:cs="Guttman Hatzvi"/>
                <w:b/>
                <w:bCs/>
                <w:sz w:val="24"/>
                <w:szCs w:val="24"/>
                <w:u w:val="single"/>
                <w:rtl/>
              </w:rPr>
              <w:t>לחן: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מתי כספי</w:t>
            </w:r>
          </w:p>
          <w:p w:rsidR="00014E53" w:rsidRPr="00A71AF3" w:rsidRDefault="00014E53" w:rsidP="00A71AF3">
            <w:pPr>
              <w:rPr>
                <w:rFonts w:cs="Guttman Hatzvi"/>
                <w:sz w:val="24"/>
                <w:szCs w:val="24"/>
                <w:rtl/>
              </w:rPr>
            </w:pP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כמו הנביאים הקנאים לשם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הוא קינא לפועל ולתואר ולשם.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ובחצות, העששית בחלונו,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היה רושם במילונו תילי תילים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מילים יפות, מילים עפות,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מתגלגלות מן הלשון.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אליעזר, מתי תשכב לישון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הן קומתך כמעט אפיים שחה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והעברית אשר חיכתה אלפיים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היא תמתין לך עד בוא השחר.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אליעזר בן יהודה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יהודי מבדח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מילים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מילים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, מילים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מילים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הוא בדה ממוחו הקודח.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אם נמה העברית אלפיים, נו אז מה,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הבה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נעירנה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ונמציא את היוזמה,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את המגהץ, את הפצצה, את הריהוט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בקצה נוצה בכתב רהוט.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כתב כרובית, כתב גלידה,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כתב את כל, את כל מילון בן יהודה.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ועוד הוסיף מילים לברוא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ונוצתו המהירה לא נחה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והשפה גדלה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ולא הכירה את מראה דמותה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את מראה דמותה בבוא השחר.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אליעזר בן יהודה...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ובן נולד לו, וכזאת האיש אמר: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זה הבכור אקרא לו בן יהודה איתמר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שמינקות ועד קמילה, מיום בואו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בברית מילה ועד מותו -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כרותה לו ברית עם העברית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ומלחמה לו את הלעז להכרית.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איתמר - אכן היה לגבר,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קומת תמר ויפי צורה וסבר,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והלשון בפיו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היתה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שפת עבר.</w:t>
            </w:r>
            <w:r w:rsidR="00A71AF3">
              <w:rPr>
                <w:rFonts w:ascii="David" w:hAnsi="David" w:cs="Guttman Hatzvi"/>
                <w:sz w:val="24"/>
                <w:szCs w:val="24"/>
                <w:rtl/>
              </w:rPr>
              <w:t xml:space="preserve"> </w:t>
            </w:r>
            <w:r w:rsid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איתמר בן אבי, </w:t>
            </w:r>
            <w:r w:rsidR="00A71AF3">
              <w:rPr>
                <w:rFonts w:ascii="David" w:hAnsi="David" w:cs="Guttman Hatzvi"/>
                <w:sz w:val="24"/>
                <w:szCs w:val="24"/>
                <w:rtl/>
              </w:rPr>
              <w:br/>
              <w:t>שאביו היה נביא</w:t>
            </w:r>
            <w:r w:rsidR="00A71AF3">
              <w:rPr>
                <w:rFonts w:ascii="David" w:hAnsi="David" w:cs="Guttman Hatzvi" w:hint="cs"/>
                <w:sz w:val="24"/>
                <w:szCs w:val="24"/>
                <w:rtl/>
              </w:rPr>
              <w:t xml:space="preserve">, </w:t>
            </w:r>
            <w:r w:rsidR="00A71AF3">
              <w:rPr>
                <w:rFonts w:ascii="David" w:hAnsi="David" w:cs="Guttman Hatzvi"/>
                <w:sz w:val="24"/>
                <w:szCs w:val="24"/>
                <w:rtl/>
              </w:rPr>
              <w:t>גבר כלבבי.</w:t>
            </w:r>
          </w:p>
        </w:tc>
        <w:tc>
          <w:tcPr>
            <w:tcW w:w="5175" w:type="dxa"/>
          </w:tcPr>
          <w:p w:rsidR="00A71AF3" w:rsidRPr="00A71AF3" w:rsidRDefault="00A71AF3" w:rsidP="00A71AF3">
            <w:pPr>
              <w:rPr>
                <w:rFonts w:ascii="David" w:hAnsi="David" w:cs="Guttman Hatzvi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Guttman Hatzvi" w:hint="cs"/>
                <w:b/>
                <w:bCs/>
                <w:sz w:val="28"/>
                <w:szCs w:val="28"/>
                <w:rtl/>
              </w:rPr>
              <w:t xml:space="preserve">             </w:t>
            </w:r>
            <w:r w:rsidRPr="00A71AF3">
              <w:rPr>
                <w:rFonts w:ascii="David" w:hAnsi="David" w:cs="Guttman Hatzvi"/>
                <w:b/>
                <w:bCs/>
                <w:sz w:val="28"/>
                <w:szCs w:val="28"/>
                <w:rtl/>
              </w:rPr>
              <w:t>אליעזר בן יהודה</w:t>
            </w:r>
          </w:p>
          <w:p w:rsidR="00A71AF3" w:rsidRPr="00A71AF3" w:rsidRDefault="00A71AF3" w:rsidP="00A71AF3">
            <w:pPr>
              <w:rPr>
                <w:rFonts w:ascii="David" w:hAnsi="David" w:cs="Guttman Hatzvi"/>
                <w:sz w:val="24"/>
                <w:szCs w:val="24"/>
                <w:rtl/>
              </w:rPr>
            </w:pPr>
            <w:r w:rsidRPr="00A71AF3">
              <w:rPr>
                <w:rFonts w:ascii="David" w:hAnsi="David" w:cs="Guttman Hatzvi"/>
                <w:b/>
                <w:bCs/>
                <w:sz w:val="24"/>
                <w:szCs w:val="24"/>
                <w:u w:val="single"/>
                <w:rtl/>
              </w:rPr>
              <w:t>מילים: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ירון לונדון      </w:t>
            </w:r>
            <w:r w:rsidRPr="00A71AF3">
              <w:rPr>
                <w:rFonts w:ascii="David" w:hAnsi="David" w:cs="Guttman Hatzvi"/>
                <w:b/>
                <w:bCs/>
                <w:sz w:val="24"/>
                <w:szCs w:val="24"/>
                <w:u w:val="single"/>
                <w:rtl/>
              </w:rPr>
              <w:t>לחן: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מתי כספי</w:t>
            </w:r>
          </w:p>
          <w:p w:rsidR="00014E53" w:rsidRDefault="00A71AF3" w:rsidP="00A71AF3">
            <w:pPr>
              <w:rPr>
                <w:rtl/>
              </w:rPr>
            </w:pP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כמו הנביאים הקנאים לשם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הוא קינא לפועל ולתואר ולשם.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ובחצות, העששית בחלונו,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היה רושם במילונו תילי תילים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מילים יפות, מילים עפות,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מתגלגלות מן הלשון.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אליעזר, מתי תשכב לישון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הן קומתך כמעט אפיים שחה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והעברית אשר חיכתה אלפיים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היא תמתין לך עד בוא השחר.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אליעזר בן יהודה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יהודי מבדח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מילים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מילים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, מילים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מילים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הוא בדה ממוחו הקודח.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אם נמה העברית אלפיים, נו אז מה,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הבה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נעירנה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ונמציא את היוזמה,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את המגהץ, את הפצצה, את הריהוט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בקצה נוצה בכתב רהוט.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כתב כרובית, כתב גלידה,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כתב את כל, את כל מילון בן יהודה.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ועוד הוסיף מילים לברוא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ונוצתו המהירה לא נחה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והשפה גדלה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ולא הכירה את מראה דמותה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את מראה דמותה בבוא השחר.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אליעזר בן יהודה...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ובן נולד לו, וכזאת האיש אמר: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זה הבכור אקרא לו בן יהודה איתמר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שמינקות ועד קמילה, מיום בואו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בברית מילה ועד מותו -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כרותה לו ברית עם העברית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ומלחמה לו את הלעז להכרית.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איתמר - אכן היה לגבר,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קומת תמר ויפי צורה וסבר, </w:t>
            </w:r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והלשון בפיו </w:t>
            </w:r>
            <w:proofErr w:type="spellStart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>היתה</w:t>
            </w:r>
            <w:proofErr w:type="spellEnd"/>
            <w:r w:rsidRPr="00A71AF3">
              <w:rPr>
                <w:rFonts w:ascii="David" w:hAnsi="David" w:cs="Guttman Hatzvi"/>
                <w:sz w:val="24"/>
                <w:szCs w:val="24"/>
                <w:rtl/>
              </w:rPr>
              <w:t xml:space="preserve"> שפת עבר.</w:t>
            </w:r>
            <w:r>
              <w:rPr>
                <w:rFonts w:ascii="David" w:hAnsi="David" w:cs="Guttman Hatzvi"/>
                <w:sz w:val="24"/>
                <w:szCs w:val="24"/>
                <w:rtl/>
              </w:rPr>
              <w:t xml:space="preserve"> </w:t>
            </w:r>
            <w:r>
              <w:rPr>
                <w:rFonts w:ascii="David" w:hAnsi="David" w:cs="Guttman Hatzvi"/>
                <w:sz w:val="24"/>
                <w:szCs w:val="24"/>
                <w:rtl/>
              </w:rPr>
              <w:br/>
              <w:t xml:space="preserve">איתמר בן אבי, </w:t>
            </w:r>
            <w:r>
              <w:rPr>
                <w:rFonts w:ascii="David" w:hAnsi="David" w:cs="Guttman Hatzvi"/>
                <w:sz w:val="24"/>
                <w:szCs w:val="24"/>
                <w:rtl/>
              </w:rPr>
              <w:br/>
              <w:t>שאביו היה נביא</w:t>
            </w:r>
            <w:r>
              <w:rPr>
                <w:rFonts w:ascii="David" w:hAnsi="David" w:cs="Guttman Hatzvi" w:hint="cs"/>
                <w:sz w:val="24"/>
                <w:szCs w:val="24"/>
                <w:rtl/>
              </w:rPr>
              <w:t xml:space="preserve">, </w:t>
            </w:r>
            <w:r>
              <w:rPr>
                <w:rFonts w:ascii="David" w:hAnsi="David" w:cs="Guttman Hatzvi"/>
                <w:sz w:val="24"/>
                <w:szCs w:val="24"/>
                <w:rtl/>
              </w:rPr>
              <w:t>גבר כלבבי.</w:t>
            </w:r>
          </w:p>
        </w:tc>
      </w:tr>
    </w:tbl>
    <w:p w:rsidR="006A03DF" w:rsidRDefault="00EF0F76" w:rsidP="00EF0F76">
      <w:pPr>
        <w:rPr>
          <w:rtl/>
        </w:rPr>
      </w:pPr>
      <w:r w:rsidRPr="00EF0F76">
        <w:rPr>
          <w:rtl/>
        </w:rPr>
        <w:lastRenderedPageBreak/>
        <w:br w:type="page"/>
      </w:r>
    </w:p>
    <w:p w:rsidR="008228FF" w:rsidRDefault="008228FF" w:rsidP="0062432D">
      <w:pPr>
        <w:rPr>
          <w:rFonts w:ascii="David" w:hAnsi="David" w:cs="David"/>
          <w:sz w:val="32"/>
          <w:szCs w:val="32"/>
          <w:u w:val="single"/>
          <w:rtl/>
        </w:rPr>
      </w:pPr>
    </w:p>
    <w:p w:rsidR="0028161D" w:rsidRDefault="0028161D">
      <w:pPr>
        <w:bidi w:val="0"/>
      </w:pPr>
      <w:r>
        <w:br w:type="page"/>
      </w:r>
    </w:p>
    <w:p w:rsidR="007D279A" w:rsidRPr="004C6844" w:rsidRDefault="005C381C" w:rsidP="004C6844">
      <w:pPr>
        <w:jc w:val="center"/>
        <w:rPr>
          <w:rFonts w:ascii="David" w:hAnsi="David" w:cs="David"/>
          <w:b/>
          <w:bCs/>
          <w:sz w:val="40"/>
          <w:szCs w:val="40"/>
        </w:rPr>
      </w:pPr>
      <w:r w:rsidRPr="004C6844">
        <w:rPr>
          <w:rFonts w:ascii="David" w:hAnsi="David" w:cs="David"/>
          <w:b/>
          <w:bCs/>
          <w:noProof/>
          <w:sz w:val="40"/>
          <w:szCs w:val="40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617485" wp14:editId="66C00747">
                <wp:simplePos x="0" y="0"/>
                <wp:positionH relativeFrom="margin">
                  <wp:posOffset>-12065</wp:posOffset>
                </wp:positionH>
                <wp:positionV relativeFrom="paragraph">
                  <wp:posOffset>1106805</wp:posOffset>
                </wp:positionV>
                <wp:extent cx="5249545" cy="7026275"/>
                <wp:effectExtent l="0" t="0" r="27305" b="2222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249545" cy="702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6844" w:rsidRPr="004C6844" w:rsidRDefault="004C6844" w:rsidP="009907E4">
                            <w:pPr>
                              <w:spacing w:line="360" w:lineRule="auto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  <w:r w:rsidRPr="004C68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מחייה השפה העברית</w:t>
                            </w:r>
                            <w:r w:rsidRPr="004C6844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בכל בתי הספר העבריים במדינת ישראל של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היום קוראים</w:t>
                            </w:r>
                            <w:r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, כותבים, מדברים ושרים בעברית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-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ועובדה זו נראית ברורה ומובנת מאליה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 אך לא כך היה הדבר לפני 100 שנה. גם בנימין זאב הרצל לא חשב שב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-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"מדינת היהודי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ם"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שעליה חלם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,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 תהיה העברית שפת המדינה. ובכל זאת חזון תחיית העברית התממש והיה למציאות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בעיקר בזכותו של אליעזר בן יהודה, מחייה השפה העברית.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בן יהודה קיבל על עצמו את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המשימה הבלתי אפשרית גם במישור הלאומי וגם במישור האישי: הוא דיבר עם בני משפחתו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עם אשתו וילדיו, אך ורק עברית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. הוא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החל במפעל הגדול של חידוש השפה העברית כשפת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הדיבור בארץ ישראל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, במסגרתו חידש מילים רבות, בהן אנו משתמשים כיום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. הוא גם פיתח שיטה מיוחדת של לימוד עברית , וכבר בשנת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del w:id="89" w:author="מנהל" w:date="2015-12-28T08:42:00Z"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תרנ"ז (</w:delText>
                              </w:r>
                            </w:del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1897</w:t>
                            </w:r>
                            <w:del w:id="90" w:author="מנהל" w:date="2015-12-28T08:42:00Z"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 xml:space="preserve">) </w:delText>
                              </w:r>
                            </w:del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היו בארץ 20 בתי ספר שהשתמשו בשיטתו וש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ש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פת הדיבור בהם הייתה עברית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ins w:id="91" w:author="מנהל" w:date="2015-12-28T08:46:00Z">
                              <w:r w:rsidR="009907E4" w:rsidRPr="009907E4">
                                <w:rPr>
                                  <w:rStyle w:val="a3"/>
                                  <w:rtl/>
                                </w:rPr>
                                <w:t xml:space="preserve"> </w:t>
                              </w:r>
                              <w:r w:rsidR="009907E4">
                                <w:rPr>
                                  <w:rStyle w:val="subtitle"/>
                                  <w:rtl/>
                                </w:rPr>
                                <w:t>הוא פעל להפצת רעיונותיו באמצעות עיתוניו, הקים את ועד הלשון העברית וחיבר את מילונו הגדול לעברית לתקופותיה, שהמשכו במפעל המילון של האקדמיה ללשון העברית</w:t>
                              </w:r>
                              <w:r w:rsidR="009907E4">
                                <w:rPr>
                                  <w:rFonts w:ascii="David" w:hAnsi="David" w:cs="David" w:hint="cs"/>
                                  <w:sz w:val="24"/>
                                  <w:szCs w:val="24"/>
                                  <w:rtl/>
                                </w:rPr>
                                <w:t xml:space="preserve">. </w:t>
                              </w:r>
                            </w:ins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בן יהודה, ואתו רבים מאנשי התנועה הציונית, האמינו כי תחיית השפה העברית היא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תנאי הכרחי להגשמת הציונות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. </w:t>
                            </w:r>
                            <w:del w:id="92" w:author="מנהל" w:date="2015-12-28T08:46:00Z"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על הצורך הדחוף בתחיית השפה העברית כתב בן יהוד</w:delText>
                              </w:r>
                              <w:r w:rsidRPr="004C6844" w:rsidDel="009907E4">
                                <w:rPr>
                                  <w:rFonts w:ascii="David" w:hAnsi="David" w:cs="David" w:hint="cs"/>
                                  <w:sz w:val="24"/>
                                  <w:szCs w:val="24"/>
                                  <w:rtl/>
                                </w:rPr>
                                <w:delText>ה: "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האחדות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</w:rPr>
                                <w:delText xml:space="preserve"> 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הזאת לא תהיה לעם ישראל בלתי (=רק) אם שפה אחת ידבר, ושפה אחרת מבלעדי שפת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</w:rPr>
                                <w:delText xml:space="preserve"> 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אבותיו לא תיתן לו את האחדות הז</w:delText>
                              </w:r>
                              <w:r w:rsidRPr="004C6844" w:rsidDel="009907E4">
                                <w:rPr>
                                  <w:rFonts w:ascii="David" w:hAnsi="David" w:cs="David" w:hint="cs"/>
                                  <w:sz w:val="24"/>
                                  <w:szCs w:val="24"/>
                                  <w:rtl/>
                                </w:rPr>
                                <w:delText xml:space="preserve">את. 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</w:rPr>
                                <w:delText xml:space="preserve"> 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עתה יש די כוח לשפה העברית … לשוב ולחיות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</w:rPr>
                                <w:delText xml:space="preserve"> 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בפי העם. אך בעוד עשר שנים – מי יודע? אתם הצעירי</w:delText>
                              </w:r>
                              <w:r w:rsidRPr="004C6844" w:rsidDel="009907E4">
                                <w:rPr>
                                  <w:rFonts w:ascii="David" w:hAnsi="David" w:cs="David" w:hint="cs"/>
                                  <w:sz w:val="24"/>
                                  <w:szCs w:val="24"/>
                                  <w:rtl/>
                                </w:rPr>
                                <w:delText>ם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 xml:space="preserve"> התאחדו, התחברו, היו לאגודות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</w:rPr>
                                <w:delText xml:space="preserve"> ... </w:delText>
                              </w:r>
                              <w:r w:rsidRPr="004C6844" w:rsidDel="009907E4">
                                <w:rPr>
                                  <w:rFonts w:ascii="David" w:hAnsi="David" w:cs="David"/>
                                  <w:sz w:val="24"/>
                                  <w:szCs w:val="24"/>
                                  <w:rtl/>
                                </w:rPr>
                                <w:delText>להחיות את שפתנו הנובלת בארץ אבותי</w:delText>
                              </w:r>
                              <w:r w:rsidRPr="004C6844" w:rsidDel="009907E4">
                                <w:rPr>
                                  <w:rFonts w:ascii="David" w:hAnsi="David" w:cs="David" w:hint="cs"/>
                                  <w:sz w:val="24"/>
                                  <w:szCs w:val="24"/>
                                  <w:rtl/>
                                </w:rPr>
                                <w:delText>נו".</w:delText>
                              </w:r>
                            </w:del>
                          </w:p>
                          <w:p w:rsidR="004C6844" w:rsidRPr="004C6844" w:rsidRDefault="004C6844" w:rsidP="004C6844">
                            <w:pPr>
                              <w:spacing w:line="360" w:lineRule="auto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  <w:r w:rsidRPr="004C6844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המתנגדים לתחיית השפה העברית</w:t>
                            </w:r>
                          </w:p>
                          <w:p w:rsidR="004C6844" w:rsidRPr="004C6844" w:rsidRDefault="004C6844" w:rsidP="004C6844">
                            <w:pPr>
                              <w:spacing w:line="360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לרעיון של החייאת השפה העברית כשפת דיבור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והוראה בארץ ישראל היו תומכים רבים, בעיקר בקרב החלוצים ואנשי התנועה הציונית. אך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היו לרעיון זה גם 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לא מעט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מתנגדים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 מצד אחד – היו אלה אנשי "היישוב הישן",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שחיו בארץ ואורח חייהם היה נוקשה ושמרני. הם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ראו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בעברית שפת קודש בלבד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, שיש להשתמש בה רק לצורכי תפילה ולימודי הדת. הם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חשבו 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>ש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השימוש בעברית כשפת דיבור ולימוד היא בבחינת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"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חילול 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שפת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הקודש". מצד שני – היו כל אותם יהודים משכילים שראו בעברית שפה דלה, לא מודרנית ולא מתקדמת, שאי אפשר ללמוד או ללמד בה מקצועות חשובים כמו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 xml:space="preserve">מתמטיקה, מדעים או היסטוריה – וגם לא להשתמש בה לתרגום יצירות מספרות העולם. </w:t>
                            </w:r>
                          </w:p>
                          <w:p w:rsidR="004C6844" w:rsidRPr="004C6844" w:rsidRDefault="004C6844" w:rsidP="004C6844">
                            <w:pPr>
                              <w:spacing w:line="360" w:lineRule="auto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4C684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ניצחונה של השפה העברית-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br/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בסופו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של דבר ניצחה השפה העברית. תחיית השפה העברית היא תופעה יוצאת דופן</w:t>
                            </w:r>
                            <w:r w:rsidRPr="004C6844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.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העברית המודרנית היא אחד ההישגים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השלמים ביותר של הציונות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</w:rPr>
                              <w:t xml:space="preserve"> ו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היא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C684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</w:rPr>
                              <w:t>גם הכלי העיקרי לקליטת היהודים בארץ ישראל.</w:t>
                            </w:r>
                          </w:p>
                          <w:p w:rsidR="004C6844" w:rsidRDefault="004C6844" w:rsidP="004C6844">
                            <w:pPr>
                              <w:rPr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.95pt;margin-top:87.15pt;width:413.35pt;height:553.25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" strokecolor="white [3212]">
                <v:textbox>
                  <w:txbxContent>
                    <w:p w:rsidR="004C6844" w:rsidRPr="004C6844" w:rsidRDefault="004C6844" w:rsidP="009907E4">
                      <w:pPr>
                        <w:spacing w:line="360" w:lineRule="auto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</w:pPr>
                      <w:r w:rsidRPr="004C68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מחייה השפה העברית</w:t>
                      </w:r>
                      <w:r w:rsidRPr="004C6844">
                        <w:rPr>
                          <w:sz w:val="20"/>
                          <w:szCs w:val="20"/>
                        </w:rPr>
                        <w:br/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בכל בתי הספר העבריים במדינת ישראל של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היום קוראים</w:t>
                      </w:r>
                      <w:r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, כותבים, מדברים ושרים בעברית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-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ועובדה זו נראית ברורה ומובנת מאליה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.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 אך לא כך היה הדבר לפני 100 שנה. גם בנימין זאב הרצל לא חשב שב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-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"מדינת היהודי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ם"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שעליה חלם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,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 תהיה העברית שפת המדינה. ובכל זאת חזון תחיית העברית התממש והיה למציאות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–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בעיקר בזכותו של אליעזר בן יהודה, מחייה השפה העברית.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בן יהודה קיבל על עצמו את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המשימה הבלתי אפשרית גם במישור הלאומי וגם במישור האישי: הוא דיבר עם בני משפחתו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,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עם אשתו וילדיו, אך ורק עברית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. הוא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החל במפעל הגדול של חידוש השפה העברית כשפת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הדיבור בארץ ישראל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, במסגרתו חידש מילים רבות, בהן אנו משתמשים כיום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. הוא גם פיתח שיטה מיוחדת של לימוד עברית , וכבר בשנת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del w:id="93" w:author="מנהל" w:date="2015-12-28T08:42:00Z"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תרנ"ז (</w:delText>
                        </w:r>
                      </w:del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1897</w:t>
                      </w:r>
                      <w:del w:id="94" w:author="מנהל" w:date="2015-12-28T08:42:00Z"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 xml:space="preserve">) </w:delText>
                        </w:r>
                      </w:del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היו בארץ 20 בתי ספר שהשתמשו בשיטתו וש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ש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פת הדיבור בהם הייתה עברית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.</w:t>
                      </w:r>
                      <w:ins w:id="95" w:author="מנהל" w:date="2015-12-28T08:46:00Z">
                        <w:r w:rsidR="009907E4" w:rsidRPr="009907E4">
                          <w:rPr>
                            <w:rStyle w:val="a3"/>
                            <w:rtl/>
                          </w:rPr>
                          <w:t xml:space="preserve"> </w:t>
                        </w:r>
                        <w:r w:rsidR="009907E4">
                          <w:rPr>
                            <w:rStyle w:val="subtitle"/>
                            <w:rtl/>
                          </w:rPr>
                          <w:t>הוא פעל להפצת רעיונותיו באמצעות עיתוניו, הקים את ועד הלשון העברית וחיבר את מילונו הגדול לעברית לתקופותיה, שהמשכו במפעל המילון של האקדמיה ללשון העברית</w:t>
                        </w:r>
                        <w:r w:rsidR="009907E4">
                          <w:rPr>
                            <w:rFonts w:ascii="David" w:hAnsi="David" w:cs="David" w:hint="cs"/>
                            <w:sz w:val="24"/>
                            <w:szCs w:val="24"/>
                            <w:rtl/>
                          </w:rPr>
                          <w:t xml:space="preserve">. </w:t>
                        </w:r>
                      </w:ins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בן יהודה, ואתו רבים מאנשי התנועה הציונית, האמינו כי תחיית השפה העברית היא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תנאי הכרחי להגשמת הציונות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. </w:t>
                      </w:r>
                      <w:del w:id="96" w:author="מנהל" w:date="2015-12-28T08:46:00Z"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על הצורך הדחוף בתחיית השפה העברית כתב בן יהוד</w:delText>
                        </w:r>
                        <w:r w:rsidRPr="004C6844" w:rsidDel="009907E4">
                          <w:rPr>
                            <w:rFonts w:ascii="David" w:hAnsi="David" w:cs="David" w:hint="cs"/>
                            <w:sz w:val="24"/>
                            <w:szCs w:val="24"/>
                            <w:rtl/>
                          </w:rPr>
                          <w:delText>ה: "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האחדות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</w:rPr>
                          <w:delText xml:space="preserve"> 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הזאת לא תהיה לעם ישראל בלתי (=רק) אם שפה אחת ידבר, ושפה אחרת מבלעדי שפת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</w:rPr>
                          <w:delText xml:space="preserve"> 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אבותיו לא תיתן לו את האחדות הז</w:delText>
                        </w:r>
                        <w:r w:rsidRPr="004C6844" w:rsidDel="009907E4">
                          <w:rPr>
                            <w:rFonts w:ascii="David" w:hAnsi="David" w:cs="David" w:hint="cs"/>
                            <w:sz w:val="24"/>
                            <w:szCs w:val="24"/>
                            <w:rtl/>
                          </w:rPr>
                          <w:delText xml:space="preserve">את. 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</w:rPr>
                          <w:delText xml:space="preserve"> 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עתה יש די כוח לשפה העברית … לשוב ולחיות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</w:rPr>
                          <w:delText xml:space="preserve"> 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בפי העם. אך בעוד עשר שנים – מי יודע? אתם הצעירי</w:delText>
                        </w:r>
                        <w:r w:rsidRPr="004C6844" w:rsidDel="009907E4">
                          <w:rPr>
                            <w:rFonts w:ascii="David" w:hAnsi="David" w:cs="David" w:hint="cs"/>
                            <w:sz w:val="24"/>
                            <w:szCs w:val="24"/>
                            <w:rtl/>
                          </w:rPr>
                          <w:delText>ם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 xml:space="preserve"> התאחדו, התחברו, היו לאגודות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</w:rPr>
                          <w:delText xml:space="preserve"> ... </w:delText>
                        </w:r>
                        <w:r w:rsidRPr="004C6844" w:rsidDel="009907E4">
                          <w:rPr>
                            <w:rFonts w:ascii="David" w:hAnsi="David" w:cs="David"/>
                            <w:sz w:val="24"/>
                            <w:szCs w:val="24"/>
                            <w:rtl/>
                          </w:rPr>
                          <w:delText>להחיות את שפתנו הנובלת בארץ אבותי</w:delText>
                        </w:r>
                        <w:r w:rsidRPr="004C6844" w:rsidDel="009907E4">
                          <w:rPr>
                            <w:rFonts w:ascii="David" w:hAnsi="David" w:cs="David" w:hint="cs"/>
                            <w:sz w:val="24"/>
                            <w:szCs w:val="24"/>
                            <w:rtl/>
                          </w:rPr>
                          <w:delText>נו".</w:delText>
                        </w:r>
                      </w:del>
                    </w:p>
                    <w:p w:rsidR="004C6844" w:rsidRPr="004C6844" w:rsidRDefault="004C6844" w:rsidP="004C6844">
                      <w:pPr>
                        <w:spacing w:line="360" w:lineRule="auto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</w:pPr>
                      <w:r w:rsidRPr="004C6844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המתנגדים לתחיית השפה העברית</w:t>
                      </w:r>
                    </w:p>
                    <w:p w:rsidR="004C6844" w:rsidRPr="004C6844" w:rsidRDefault="004C6844" w:rsidP="004C6844">
                      <w:pPr>
                        <w:spacing w:line="360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לרעיון של החייאת השפה העברית כשפת דיבור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והוראה בארץ ישראל היו תומכים רבים, בעיקר בקרב החלוצים ואנשי התנועה הציונית. אך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היו לרעיון זה גם 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לא מעט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מתנגדים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.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 מצד אחד – היו אלה אנשי "היישוב הישן",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שחיו בארץ ואורח חייהם היה נוקשה ושמרני. הם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ראו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בעברית שפת קודש בלבד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, שיש להשתמש בה רק לצורכי תפילה ולימודי הדת. הם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חשבו 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>ש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השימוש בעברית כשפת דיבור ולימוד היא בבחינת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"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חילול 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שפת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הקודש". מצד שני – היו כל אותם יהודים משכילים שראו בעברית שפה דלה, לא מודרנית ולא מתקדמת, שאי אפשר ללמוד או ללמד בה מקצועות חשובים כמו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 xml:space="preserve">מתמטיקה, מדעים או היסטוריה – וגם לא להשתמש בה לתרגום יצירות מספרות העולם. </w:t>
                      </w:r>
                    </w:p>
                    <w:p w:rsidR="004C6844" w:rsidRPr="004C6844" w:rsidRDefault="004C6844" w:rsidP="004C6844">
                      <w:pPr>
                        <w:spacing w:line="360" w:lineRule="auto"/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</w:pPr>
                      <w:r w:rsidRPr="004C684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ניצחונה של השפה העברית-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br/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בסופו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של דבר ניצחה השפה העברית. תחיית השפה העברית היא תופעה יוצאת דופן</w:t>
                      </w:r>
                      <w:r w:rsidRPr="004C6844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.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העברית המודרנית היא אחד ההישגים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השלמים ביותר של הציונות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</w:rPr>
                        <w:t xml:space="preserve"> ו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היא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</w:rPr>
                        <w:t xml:space="preserve"> </w:t>
                      </w:r>
                      <w:r w:rsidRPr="004C6844">
                        <w:rPr>
                          <w:rFonts w:ascii="David" w:hAnsi="David" w:cs="David"/>
                          <w:sz w:val="24"/>
                          <w:szCs w:val="24"/>
                          <w:rtl/>
                        </w:rPr>
                        <w:t>גם הכלי העיקרי לקליטת היהודים בארץ ישראל.</w:t>
                      </w:r>
                    </w:p>
                    <w:p w:rsidR="004C6844" w:rsidRDefault="004C6844" w:rsidP="004C6844">
                      <w:pPr>
                        <w:rPr>
                          <w:rtl/>
                          <w: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C6844">
        <w:rPr>
          <w:rFonts w:ascii="David" w:hAnsi="David" w:cs="David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020459" wp14:editId="576D9C74">
                <wp:simplePos x="0" y="0"/>
                <wp:positionH relativeFrom="margin">
                  <wp:align>right</wp:align>
                </wp:positionH>
                <wp:positionV relativeFrom="paragraph">
                  <wp:posOffset>192505</wp:posOffset>
                </wp:positionV>
                <wp:extent cx="3561715" cy="574040"/>
                <wp:effectExtent l="0" t="0" r="19685" b="16510"/>
                <wp:wrapSquare wrapText="bothSides"/>
                <wp:docPr id="2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561715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6844" w:rsidRPr="004C6844" w:rsidRDefault="004C6844" w:rsidP="004C6844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color w:val="70AD47"/>
                                <w:spacing w:val="10"/>
                                <w:sz w:val="80"/>
                                <w:szCs w:val="80"/>
                                <w:rtl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4C6844">
                              <w:rPr>
                                <w:rFonts w:ascii="David" w:hAnsi="David" w:cs="David"/>
                                <w:b/>
                                <w:bCs/>
                                <w:color w:val="70AD47"/>
                                <w:spacing w:val="10"/>
                                <w:sz w:val="80"/>
                                <w:szCs w:val="80"/>
                                <w:rtl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אליעזר בן יהודה  </w:t>
                            </w:r>
                          </w:p>
                          <w:p w:rsidR="004C6844" w:rsidRPr="004C6844" w:rsidRDefault="004C6844" w:rsidP="004C6844">
                            <w:pPr>
                              <w:rPr>
                                <w:rtl/>
                                <w:cs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29.25pt;margin-top:15.15pt;width:280.45pt;height:45.2pt;flip:x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" strokecolor="white [3212]">
                <v:textbox>
                  <w:txbxContent>
                    <w:p w:rsidR="004C6844" w:rsidRPr="004C6844" w:rsidRDefault="004C6844" w:rsidP="004C6844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color w:val="70AD47"/>
                          <w:spacing w:val="10"/>
                          <w:sz w:val="80"/>
                          <w:szCs w:val="80"/>
                          <w:rtl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4C6844">
                        <w:rPr>
                          <w:rFonts w:ascii="David" w:hAnsi="David" w:cs="David"/>
                          <w:b/>
                          <w:bCs/>
                          <w:color w:val="70AD47"/>
                          <w:spacing w:val="10"/>
                          <w:sz w:val="80"/>
                          <w:szCs w:val="80"/>
                          <w:rtl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אליעזר בן יהודה  </w:t>
                      </w:r>
                    </w:p>
                    <w:p w:rsidR="004C6844" w:rsidRPr="004C6844" w:rsidRDefault="004C6844" w:rsidP="004C6844">
                      <w:pPr>
                        <w:rPr>
                          <w:rtl/>
                          <w:cs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C6844">
        <w:rPr>
          <w:rFonts w:ascii="David" w:hAnsi="David" w:cs="David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17EAFB" wp14:editId="679E54AE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483642" cy="8346559"/>
                <wp:effectExtent l="0" t="0" r="22225" b="16510"/>
                <wp:wrapNone/>
                <wp:docPr id="17" name="מגילה אנכית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3642" cy="8346559"/>
                        </a:xfrm>
                        <a:prstGeom prst="verticalScroll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52783EB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מגילה אנכית 17" o:spid="_x0000_s1026" type="#_x0000_t97" style="position:absolute;left:0;text-align:left;margin-left:538.05pt;margin-top:0;width:589.25pt;height:657.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" fillcolor="white [3201]" strokecolor="black [3213]" strokeweight="1pt">
                <v:stroke joinstyle="miter"/>
                <w10:wrap anchorx="page"/>
              </v:shape>
            </w:pict>
          </mc:Fallback>
        </mc:AlternateContent>
      </w:r>
      <w:r w:rsidR="004E3101" w:rsidRPr="007D279A">
        <w:rPr>
          <w:rFonts w:ascii="David" w:hAnsi="David" w:cs="David"/>
          <w:b/>
          <w:bCs/>
          <w:sz w:val="40"/>
          <w:szCs w:val="40"/>
          <w:rtl/>
        </w:rPr>
        <w:br/>
      </w:r>
      <w:r w:rsidR="007D279A">
        <w:rPr>
          <w:rtl/>
        </w:rPr>
        <w:br w:type="page"/>
      </w:r>
    </w:p>
    <w:p w:rsidR="00E204E9" w:rsidRDefault="007D279A" w:rsidP="00E204E9">
      <w:pPr>
        <w:bidi w:val="0"/>
        <w:jc w:val="center"/>
        <w:rPr>
          <w:rFonts w:ascii="David" w:hAnsi="David" w:cs="David"/>
          <w:sz w:val="72"/>
          <w:szCs w:val="7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-526415</wp:posOffset>
            </wp:positionH>
            <wp:positionV relativeFrom="paragraph">
              <wp:posOffset>0</wp:posOffset>
            </wp:positionV>
            <wp:extent cx="5867400" cy="1209675"/>
            <wp:effectExtent l="0" t="0" r="0" b="9525"/>
            <wp:wrapSquare wrapText="bothSides"/>
            <wp:docPr id="11" name="תמונה 11" descr="C:\Users\user\AppData\Local\Microsoft\Windows\INetCache\Content.Word\לוגו ישראל היו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לוגו ישראל היום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22" b="30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4E9">
        <w:rPr>
          <w:rFonts w:ascii="David" w:hAnsi="David" w:cs="David" w:hint="cs"/>
          <w:sz w:val="72"/>
          <w:szCs w:val="72"/>
          <w:rtl/>
        </w:rPr>
        <w:t>_________ / ____________</w:t>
      </w:r>
    </w:p>
    <w:p w:rsidR="00E204E9" w:rsidRDefault="00E204E9" w:rsidP="00E204E9">
      <w:pPr>
        <w:bidi w:val="0"/>
        <w:jc w:val="center"/>
        <w:rPr>
          <w:rFonts w:ascii="David" w:hAnsi="David" w:cs="David"/>
          <w:sz w:val="72"/>
          <w:szCs w:val="72"/>
        </w:rPr>
      </w:pPr>
    </w:p>
    <w:p w:rsidR="005974F2" w:rsidRDefault="00E204E9" w:rsidP="005974F2">
      <w:pPr>
        <w:bidi w:val="0"/>
        <w:spacing w:line="480" w:lineRule="auto"/>
        <w:jc w:val="righ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974F2">
        <w:rPr>
          <w:rFonts w:ascii="David" w:hAnsi="David" w:cs="David"/>
          <w:sz w:val="28"/>
          <w:szCs w:val="28"/>
        </w:rPr>
        <w:t>________________________________</w:t>
      </w:r>
    </w:p>
    <w:p w:rsidR="005974F2" w:rsidRDefault="005974F2" w:rsidP="005974F2">
      <w:pPr>
        <w:bidi w:val="0"/>
        <w:spacing w:line="480" w:lineRule="auto"/>
        <w:jc w:val="right"/>
        <w:rPr>
          <w:rFonts w:ascii="David" w:hAnsi="David" w:cs="David"/>
          <w:sz w:val="28"/>
          <w:szCs w:val="28"/>
          <w:rtl/>
        </w:rPr>
      </w:pPr>
    </w:p>
    <w:p w:rsidR="005974F2" w:rsidRPr="00AF2C3A" w:rsidRDefault="00F91801" w:rsidP="005974F2">
      <w:pPr>
        <w:bidi w:val="0"/>
        <w:spacing w:line="480" w:lineRule="auto"/>
        <w:jc w:val="right"/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A95F8D8" wp14:editId="66786B6E">
                <wp:simplePos x="0" y="0"/>
                <wp:positionH relativeFrom="column">
                  <wp:posOffset>3916858</wp:posOffset>
                </wp:positionH>
                <wp:positionV relativeFrom="paragraph">
                  <wp:posOffset>1131732</wp:posOffset>
                </wp:positionV>
                <wp:extent cx="2064385" cy="722630"/>
                <wp:effectExtent l="0" t="0" r="12065" b="20320"/>
                <wp:wrapSquare wrapText="bothSides"/>
                <wp:docPr id="2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4F2" w:rsidRPr="005974F2" w:rsidRDefault="00136371" w:rsidP="005974F2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חממה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08.4pt;margin-top:89.1pt;width:162.55pt;height:56.9pt;flip:x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">
                <v:textbox>
                  <w:txbxContent>
                    <w:p w:rsidR="005974F2" w:rsidRPr="005974F2" w:rsidRDefault="00136371" w:rsidP="005974F2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חממה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4F2"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4BE49A2" wp14:editId="031B8A32">
                <wp:simplePos x="0" y="0"/>
                <wp:positionH relativeFrom="column">
                  <wp:posOffset>-754380</wp:posOffset>
                </wp:positionH>
                <wp:positionV relativeFrom="paragraph">
                  <wp:posOffset>1125368</wp:posOffset>
                </wp:positionV>
                <wp:extent cx="2064385" cy="722630"/>
                <wp:effectExtent l="0" t="0" r="12065" b="20320"/>
                <wp:wrapSquare wrapText="bothSides"/>
                <wp:docPr id="19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4F2" w:rsidRPr="005974F2" w:rsidRDefault="00136371" w:rsidP="005974F2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מגהץ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59.4pt;margin-top:88.6pt;width:162.55pt;height:56.9pt;flip:x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">
                <v:textbox>
                  <w:txbxContent>
                    <w:p w:rsidR="005974F2" w:rsidRPr="005974F2" w:rsidRDefault="00136371" w:rsidP="005974F2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מגהץ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4F2"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291586F" wp14:editId="2CFA83FA">
                <wp:simplePos x="0" y="0"/>
                <wp:positionH relativeFrom="margin">
                  <wp:align>center</wp:align>
                </wp:positionH>
                <wp:positionV relativeFrom="paragraph">
                  <wp:posOffset>1131939</wp:posOffset>
                </wp:positionV>
                <wp:extent cx="2064385" cy="722630"/>
                <wp:effectExtent l="0" t="0" r="12065" b="20320"/>
                <wp:wrapSquare wrapText="bothSides"/>
                <wp:docPr id="19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4F2" w:rsidRPr="005974F2" w:rsidRDefault="00136371" w:rsidP="005974F2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כדור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0;margin-top:89.15pt;width:162.55pt;height:56.9pt;flip:x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">
                <v:textbox>
                  <w:txbxContent>
                    <w:p w:rsidR="005974F2" w:rsidRPr="005974F2" w:rsidRDefault="00136371" w:rsidP="005974F2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כדור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74F2"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1A5DCA6" wp14:editId="730E8313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2064385" cy="722630"/>
                <wp:effectExtent l="0" t="0" r="12065" b="20320"/>
                <wp:wrapSquare wrapText="bothSides"/>
                <wp:docPr id="2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4F2" w:rsidRPr="005974F2" w:rsidRDefault="00136371" w:rsidP="005974F2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גלידה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0;margin-top:.2pt;width:162.55pt;height:56.9pt;flip:x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">
                <v:textbox>
                  <w:txbxContent>
                    <w:p w:rsidR="005974F2" w:rsidRPr="005974F2" w:rsidRDefault="00136371" w:rsidP="005974F2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גלידה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74F2"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C767A4" wp14:editId="12DFBC3F">
                <wp:simplePos x="0" y="0"/>
                <wp:positionH relativeFrom="column">
                  <wp:posOffset>-754912</wp:posOffset>
                </wp:positionH>
                <wp:positionV relativeFrom="paragraph">
                  <wp:posOffset>3027</wp:posOffset>
                </wp:positionV>
                <wp:extent cx="2064385" cy="722630"/>
                <wp:effectExtent l="0" t="0" r="12065" b="20320"/>
                <wp:wrapSquare wrapText="bothSides"/>
                <wp:docPr id="2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4F2" w:rsidRPr="005974F2" w:rsidRDefault="00136371" w:rsidP="005974F2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חביתה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-59.45pt;margin-top:.25pt;width:162.55pt;height:56.9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">
                <v:textbox>
                  <w:txbxContent>
                    <w:p w:rsidR="005974F2" w:rsidRPr="005974F2" w:rsidRDefault="00136371" w:rsidP="005974F2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חביתה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4F2"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C45832C" wp14:editId="01C5F100">
                <wp:simplePos x="0" y="0"/>
                <wp:positionH relativeFrom="column">
                  <wp:posOffset>3896286</wp:posOffset>
                </wp:positionH>
                <wp:positionV relativeFrom="paragraph">
                  <wp:posOffset>0</wp:posOffset>
                </wp:positionV>
                <wp:extent cx="2064385" cy="722630"/>
                <wp:effectExtent l="0" t="0" r="12065" b="20320"/>
                <wp:wrapSquare wrapText="bothSides"/>
                <wp:docPr id="2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4F2" w:rsidRPr="005974F2" w:rsidRDefault="005974F2" w:rsidP="005974F2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974F2"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אופניים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306.8pt;margin-top:0;width:162.55pt;height:56.9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">
                <v:textbox>
                  <w:txbxContent>
                    <w:p w:rsidR="005974F2" w:rsidRPr="005974F2" w:rsidRDefault="005974F2" w:rsidP="005974F2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974F2"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אופניים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91801" w:rsidRPr="00AF2C3A" w:rsidRDefault="00F91801" w:rsidP="005974F2">
      <w:pPr>
        <w:bidi w:val="0"/>
        <w:jc w:val="right"/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BB4174" wp14:editId="27CAB851">
                <wp:simplePos x="0" y="0"/>
                <wp:positionH relativeFrom="column">
                  <wp:posOffset>1576705</wp:posOffset>
                </wp:positionH>
                <wp:positionV relativeFrom="paragraph">
                  <wp:posOffset>988518</wp:posOffset>
                </wp:positionV>
                <wp:extent cx="2064385" cy="722630"/>
                <wp:effectExtent l="0" t="0" r="12065" b="20320"/>
                <wp:wrapSquare wrapText="bothSides"/>
                <wp:docPr id="19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13637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מדרכה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24.15pt;margin-top:77.85pt;width:162.55pt;height:56.9pt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">
                <v:textbox>
                  <w:txbxContent>
                    <w:p w:rsidR="00F91801" w:rsidRPr="005974F2" w:rsidRDefault="0013637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מדרכה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70DB63F" wp14:editId="541558EA">
                <wp:simplePos x="0" y="0"/>
                <wp:positionH relativeFrom="column">
                  <wp:posOffset>3930015</wp:posOffset>
                </wp:positionH>
                <wp:positionV relativeFrom="paragraph">
                  <wp:posOffset>959781</wp:posOffset>
                </wp:positionV>
                <wp:extent cx="2064385" cy="722630"/>
                <wp:effectExtent l="0" t="0" r="12065" b="20320"/>
                <wp:wrapSquare wrapText="bothSides"/>
                <wp:docPr id="20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13637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מגש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309.45pt;margin-top:75.55pt;width:162.55pt;height:56.9pt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">
                <v:textbox>
                  <w:txbxContent>
                    <w:p w:rsidR="00F91801" w:rsidRPr="005974F2" w:rsidRDefault="0013637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מגש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200F487" wp14:editId="09B1D1FD">
                <wp:simplePos x="0" y="0"/>
                <wp:positionH relativeFrom="column">
                  <wp:posOffset>-765544</wp:posOffset>
                </wp:positionH>
                <wp:positionV relativeFrom="paragraph">
                  <wp:posOffset>963945</wp:posOffset>
                </wp:positionV>
                <wp:extent cx="2064385" cy="722630"/>
                <wp:effectExtent l="0" t="0" r="12065" b="20320"/>
                <wp:wrapSquare wrapText="bothSides"/>
                <wp:docPr id="19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13637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מטריה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-60.3pt;margin-top:75.9pt;width:162.55pt;height:56.9pt;flip:x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">
                <v:textbox>
                  <w:txbxContent>
                    <w:p w:rsidR="00F91801" w:rsidRPr="005974F2" w:rsidRDefault="0013637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מטריה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91801" w:rsidRPr="00AF2C3A" w:rsidRDefault="00F91801" w:rsidP="00F91801">
      <w:pPr>
        <w:bidi w:val="0"/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5D17C74" wp14:editId="50A021B1">
                <wp:simplePos x="0" y="0"/>
                <wp:positionH relativeFrom="column">
                  <wp:posOffset>3976208</wp:posOffset>
                </wp:positionH>
                <wp:positionV relativeFrom="paragraph">
                  <wp:posOffset>1116138</wp:posOffset>
                </wp:positionV>
                <wp:extent cx="2064385" cy="722630"/>
                <wp:effectExtent l="0" t="0" r="12065" b="20320"/>
                <wp:wrapSquare wrapText="bothSides"/>
                <wp:docPr id="20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F9180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מעטפה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313.1pt;margin-top:87.9pt;width:162.55pt;height:56.9pt;flip:x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">
                <v:textbox>
                  <w:txbxContent>
                    <w:p w:rsidR="00F91801" w:rsidRPr="005974F2" w:rsidRDefault="00F9180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מעטפה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A395BF1" wp14:editId="758901D1">
                <wp:simplePos x="0" y="0"/>
                <wp:positionH relativeFrom="margin">
                  <wp:align>center</wp:align>
                </wp:positionH>
                <wp:positionV relativeFrom="paragraph">
                  <wp:posOffset>1111560</wp:posOffset>
                </wp:positionV>
                <wp:extent cx="2064385" cy="722630"/>
                <wp:effectExtent l="0" t="0" r="12065" b="20320"/>
                <wp:wrapSquare wrapText="bothSides"/>
                <wp:docPr id="20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F91801" w:rsidRDefault="0013637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72"/>
                                <w:szCs w:val="72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72"/>
                                <w:szCs w:val="72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91801" w:rsidRP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72"/>
                                <w:szCs w:val="72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משקפיים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0;margin-top:87.5pt;width:162.55pt;height:56.9pt;flip:x;z-index:251700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">
                <v:textbox>
                  <w:txbxContent>
                    <w:p w:rsidR="00F91801" w:rsidRPr="00F91801" w:rsidRDefault="0013637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72"/>
                          <w:szCs w:val="72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72"/>
                          <w:szCs w:val="72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="00F91801" w:rsidRP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72"/>
                          <w:szCs w:val="72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משקפיים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417A3E4" wp14:editId="39F72A22">
                <wp:simplePos x="0" y="0"/>
                <wp:positionH relativeFrom="margin">
                  <wp:posOffset>-729600</wp:posOffset>
                </wp:positionH>
                <wp:positionV relativeFrom="paragraph">
                  <wp:posOffset>1087903</wp:posOffset>
                </wp:positionV>
                <wp:extent cx="2064385" cy="722630"/>
                <wp:effectExtent l="0" t="0" r="12065" b="20320"/>
                <wp:wrapSquare wrapText="bothSides"/>
                <wp:docPr id="20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F9180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משקפת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-57.45pt;margin-top:85.65pt;width:162.55pt;height:56.9pt;flip:x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">
                <v:textbox>
                  <w:txbxContent>
                    <w:p w:rsidR="00F91801" w:rsidRPr="005974F2" w:rsidRDefault="00F9180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משקפת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91801" w:rsidRPr="00AF2C3A" w:rsidRDefault="00F91801" w:rsidP="00F91801">
      <w:pPr>
        <w:tabs>
          <w:tab w:val="left" w:pos="4722"/>
        </w:tabs>
        <w:bidi w:val="0"/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A183F0E" wp14:editId="6F37DAB8">
                <wp:simplePos x="0" y="0"/>
                <wp:positionH relativeFrom="margin">
                  <wp:posOffset>-751013</wp:posOffset>
                </wp:positionH>
                <wp:positionV relativeFrom="paragraph">
                  <wp:posOffset>1203252</wp:posOffset>
                </wp:positionV>
                <wp:extent cx="2064385" cy="722630"/>
                <wp:effectExtent l="0" t="0" r="12065" b="20320"/>
                <wp:wrapSquare wrapText="bothSides"/>
                <wp:docPr id="20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13637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עיתון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-59.15pt;margin-top:94.75pt;width:162.55pt;height:56.9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">
                <v:textbox>
                  <w:txbxContent>
                    <w:p w:rsidR="00F91801" w:rsidRPr="005974F2" w:rsidRDefault="0013637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עיתון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CCEAE7E" wp14:editId="3008F61C">
                <wp:simplePos x="0" y="0"/>
                <wp:positionH relativeFrom="margin">
                  <wp:posOffset>1573101</wp:posOffset>
                </wp:positionH>
                <wp:positionV relativeFrom="paragraph">
                  <wp:posOffset>1206722</wp:posOffset>
                </wp:positionV>
                <wp:extent cx="2064385" cy="722630"/>
                <wp:effectExtent l="0" t="0" r="12065" b="20320"/>
                <wp:wrapSquare wrapText="bothSides"/>
                <wp:docPr id="2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F9180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מש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טרה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23.85pt;margin-top:95pt;width:162.55pt;height:56.9pt;flip:x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">
                <v:textbox>
                  <w:txbxContent>
                    <w:p w:rsidR="00F91801" w:rsidRPr="005974F2" w:rsidRDefault="00F9180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מש</w:t>
                      </w: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טרה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2D65DF2" wp14:editId="54DEFB95">
                <wp:simplePos x="0" y="0"/>
                <wp:positionH relativeFrom="column">
                  <wp:posOffset>3885506</wp:posOffset>
                </wp:positionH>
                <wp:positionV relativeFrom="paragraph">
                  <wp:posOffset>1180273</wp:posOffset>
                </wp:positionV>
                <wp:extent cx="2064385" cy="722630"/>
                <wp:effectExtent l="0" t="0" r="12065" b="20320"/>
                <wp:wrapSquare wrapText="bothSides"/>
                <wp:docPr id="20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F9180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מקלחת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305.95pt;margin-top:92.95pt;width:162.55pt;height:56.9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">
                <v:textbox>
                  <w:txbxContent>
                    <w:p w:rsidR="00F91801" w:rsidRPr="005974F2" w:rsidRDefault="00F9180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מקלחת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F2C3A"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ab/>
      </w:r>
    </w:p>
    <w:p w:rsidR="00F91801" w:rsidRPr="00AF2C3A" w:rsidRDefault="00F91801" w:rsidP="00F91801">
      <w:pPr>
        <w:bidi w:val="0"/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96667D6" wp14:editId="38AA3504">
                <wp:simplePos x="0" y="0"/>
                <wp:positionH relativeFrom="margin">
                  <wp:posOffset>3884930</wp:posOffset>
                </wp:positionH>
                <wp:positionV relativeFrom="paragraph">
                  <wp:posOffset>1188011</wp:posOffset>
                </wp:positionV>
                <wp:extent cx="2064385" cy="722630"/>
                <wp:effectExtent l="0" t="0" r="12065" b="20320"/>
                <wp:wrapSquare wrapText="bothSides"/>
                <wp:docPr id="20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13637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ריבה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305.9pt;margin-top:93.55pt;width:162.55pt;height:56.9pt;flip:x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">
                <v:textbox>
                  <w:txbxContent>
                    <w:p w:rsidR="00F91801" w:rsidRPr="005974F2" w:rsidRDefault="0013637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ריבה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C09DBC" wp14:editId="1C7039D9">
                <wp:simplePos x="0" y="0"/>
                <wp:positionH relativeFrom="margin">
                  <wp:posOffset>-772958</wp:posOffset>
                </wp:positionH>
                <wp:positionV relativeFrom="paragraph">
                  <wp:posOffset>1180790</wp:posOffset>
                </wp:positionV>
                <wp:extent cx="2064385" cy="722630"/>
                <wp:effectExtent l="0" t="0" r="12065" b="20320"/>
                <wp:wrapSquare wrapText="bothSides"/>
                <wp:docPr id="2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F9180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תזמורת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60.85pt;margin-top:93pt;width:162.55pt;height:56.9pt;flip:x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">
                <v:textbox>
                  <w:txbxContent>
                    <w:p w:rsidR="00F91801" w:rsidRPr="005974F2" w:rsidRDefault="00F9180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תזמורת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91801" w:rsidRPr="00AF2C3A" w:rsidRDefault="00F91801" w:rsidP="00F91801">
      <w:pPr>
        <w:bidi w:val="0"/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AF2C3A">
        <w:rPr>
          <w:rFonts w:ascii="David" w:hAnsi="David" w:cs="David"/>
          <w:noProof/>
          <w:sz w:val="28"/>
          <w:szCs w:val="28"/>
          <w:rtl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867F9C0" wp14:editId="67E4EBE7">
                <wp:simplePos x="0" y="0"/>
                <wp:positionH relativeFrom="column">
                  <wp:posOffset>1490935</wp:posOffset>
                </wp:positionH>
                <wp:positionV relativeFrom="paragraph">
                  <wp:posOffset>52542</wp:posOffset>
                </wp:positionV>
                <wp:extent cx="2064385" cy="722630"/>
                <wp:effectExtent l="0" t="0" r="12065" b="20320"/>
                <wp:wrapSquare wrapText="bothSides"/>
                <wp:docPr id="20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4385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1801" w:rsidRPr="005974F2" w:rsidRDefault="00136371" w:rsidP="00F91801">
                            <w:pPr>
                              <w:rPr>
                                <w:rFonts w:ascii="David" w:hAnsi="David" w:cs="David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:cs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F91801">
                              <w:rPr>
                                <w:rFonts w:ascii="David" w:hAnsi="David" w:cs="David" w:hint="cs"/>
                                <w:b/>
                                <w:outline/>
                                <w:color w:val="4472C4" w:themeColor="accent5"/>
                                <w:sz w:val="100"/>
                                <w:szCs w:val="100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רכבת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17.4pt;margin-top:4.15pt;width:162.55pt;height:56.9pt;flip:x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">
                <v:textbox>
                  <w:txbxContent>
                    <w:p w:rsidR="00F91801" w:rsidRPr="005974F2" w:rsidRDefault="00136371" w:rsidP="00F91801">
                      <w:pPr>
                        <w:rPr>
                          <w:rFonts w:ascii="David" w:hAnsi="David" w:cs="David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:cs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</w:t>
                      </w:r>
                      <w:r w:rsidR="00F91801">
                        <w:rPr>
                          <w:rFonts w:ascii="David" w:hAnsi="David" w:cs="David" w:hint="cs"/>
                          <w:b/>
                          <w:outline/>
                          <w:color w:val="4472C4" w:themeColor="accent5"/>
                          <w:sz w:val="100"/>
                          <w:szCs w:val="100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רכבת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91801" w:rsidRPr="00AF2C3A" w:rsidRDefault="00F91801" w:rsidP="00F91801">
      <w:pPr>
        <w:bidi w:val="0"/>
        <w:rPr>
          <w:rFonts w:ascii="David" w:hAnsi="David" w:cs="David"/>
          <w:sz w:val="28"/>
          <w:szCs w:val="2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</w:p>
    <w:p w:rsidR="00F91801" w:rsidRPr="00F91801" w:rsidRDefault="00F91801" w:rsidP="00F91801">
      <w:pPr>
        <w:bidi w:val="0"/>
        <w:rPr>
          <w:rFonts w:ascii="David" w:hAnsi="David" w:cs="David"/>
          <w:sz w:val="28"/>
          <w:szCs w:val="28"/>
        </w:rPr>
      </w:pPr>
    </w:p>
    <w:p w:rsidR="00F91801" w:rsidRDefault="00F91801" w:rsidP="00F91801">
      <w:pPr>
        <w:bidi w:val="0"/>
        <w:rPr>
          <w:rFonts w:ascii="David" w:hAnsi="David" w:cs="David"/>
          <w:sz w:val="28"/>
          <w:szCs w:val="28"/>
        </w:rPr>
      </w:pPr>
    </w:p>
    <w:p w:rsidR="00E204E9" w:rsidRPr="00F91801" w:rsidRDefault="00F91801" w:rsidP="005214D9">
      <w:pPr>
        <w:bidi w:val="0"/>
        <w:jc w:val="center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-</w:t>
      </w:r>
      <w:r w:rsidR="005214D9">
        <w:rPr>
          <w:rFonts w:ascii="David" w:hAnsi="David" w:cs="David" w:hint="cs"/>
          <w:sz w:val="28"/>
          <w:szCs w:val="28"/>
          <w:rtl/>
        </w:rPr>
        <w:t>מילים שישמשו לקלפים ולהדבקה על פאות הקובייה</w:t>
      </w:r>
      <w:r>
        <w:rPr>
          <w:rFonts w:ascii="David" w:hAnsi="David" w:cs="David" w:hint="cs"/>
          <w:sz w:val="28"/>
          <w:szCs w:val="28"/>
          <w:rtl/>
        </w:rPr>
        <w:t>-</w:t>
      </w:r>
    </w:p>
    <w:sectPr w:rsidR="00E204E9" w:rsidRPr="00F91801" w:rsidSect="00C126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ttman-Aram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Guttman Hatzv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B0B34"/>
    <w:multiLevelType w:val="hybridMultilevel"/>
    <w:tmpl w:val="DC2415B0"/>
    <w:lvl w:ilvl="0" w:tplc="BF86F8AE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C87DC4"/>
    <w:multiLevelType w:val="hybridMultilevel"/>
    <w:tmpl w:val="66C03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3D0293"/>
    <w:multiLevelType w:val="hybridMultilevel"/>
    <w:tmpl w:val="8AAA2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182E5B"/>
    <w:multiLevelType w:val="hybridMultilevel"/>
    <w:tmpl w:val="FDC65CE0"/>
    <w:lvl w:ilvl="0" w:tplc="B07649A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27EAD"/>
    <w:multiLevelType w:val="hybridMultilevel"/>
    <w:tmpl w:val="F080F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FA699F"/>
    <w:multiLevelType w:val="hybridMultilevel"/>
    <w:tmpl w:val="425E5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F273F0"/>
    <w:multiLevelType w:val="hybridMultilevel"/>
    <w:tmpl w:val="03AAF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EF3EA7"/>
    <w:multiLevelType w:val="hybridMultilevel"/>
    <w:tmpl w:val="2222E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A43D86"/>
    <w:multiLevelType w:val="multilevel"/>
    <w:tmpl w:val="103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4A1601"/>
    <w:multiLevelType w:val="hybridMultilevel"/>
    <w:tmpl w:val="06B45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EA12AF"/>
    <w:multiLevelType w:val="hybridMultilevel"/>
    <w:tmpl w:val="0F300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7E1FA2"/>
    <w:multiLevelType w:val="hybridMultilevel"/>
    <w:tmpl w:val="C05C1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DA59A7"/>
    <w:multiLevelType w:val="hybridMultilevel"/>
    <w:tmpl w:val="207CB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8B1CA0"/>
    <w:multiLevelType w:val="hybridMultilevel"/>
    <w:tmpl w:val="DCEAB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41387A"/>
    <w:multiLevelType w:val="hybridMultilevel"/>
    <w:tmpl w:val="3B6AD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6A58DE"/>
    <w:multiLevelType w:val="hybridMultilevel"/>
    <w:tmpl w:val="E02C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B92602"/>
    <w:multiLevelType w:val="hybridMultilevel"/>
    <w:tmpl w:val="CEF05884"/>
    <w:lvl w:ilvl="0" w:tplc="3C54CA6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Guttman-Aram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0B173A"/>
    <w:multiLevelType w:val="hybridMultilevel"/>
    <w:tmpl w:val="8042D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F101C3"/>
    <w:multiLevelType w:val="hybridMultilevel"/>
    <w:tmpl w:val="B8345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95467B"/>
    <w:multiLevelType w:val="hybridMultilevel"/>
    <w:tmpl w:val="6268A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003C96"/>
    <w:multiLevelType w:val="hybridMultilevel"/>
    <w:tmpl w:val="3594E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27019E"/>
    <w:multiLevelType w:val="hybridMultilevel"/>
    <w:tmpl w:val="CEC03B4C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0"/>
  </w:num>
  <w:num w:numId="4">
    <w:abstractNumId w:val="19"/>
  </w:num>
  <w:num w:numId="5">
    <w:abstractNumId w:val="6"/>
  </w:num>
  <w:num w:numId="6">
    <w:abstractNumId w:val="5"/>
  </w:num>
  <w:num w:numId="7">
    <w:abstractNumId w:val="1"/>
  </w:num>
  <w:num w:numId="8">
    <w:abstractNumId w:val="21"/>
  </w:num>
  <w:num w:numId="9">
    <w:abstractNumId w:val="4"/>
  </w:num>
  <w:num w:numId="10">
    <w:abstractNumId w:val="13"/>
  </w:num>
  <w:num w:numId="11">
    <w:abstractNumId w:val="16"/>
  </w:num>
  <w:num w:numId="12">
    <w:abstractNumId w:val="2"/>
  </w:num>
  <w:num w:numId="13">
    <w:abstractNumId w:val="17"/>
  </w:num>
  <w:num w:numId="14">
    <w:abstractNumId w:val="12"/>
  </w:num>
  <w:num w:numId="15">
    <w:abstractNumId w:val="18"/>
  </w:num>
  <w:num w:numId="16">
    <w:abstractNumId w:val="9"/>
  </w:num>
  <w:num w:numId="17">
    <w:abstractNumId w:val="11"/>
  </w:num>
  <w:num w:numId="18">
    <w:abstractNumId w:val="14"/>
  </w:num>
  <w:num w:numId="19">
    <w:abstractNumId w:val="15"/>
  </w:num>
  <w:num w:numId="20">
    <w:abstractNumId w:val="7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3DF"/>
    <w:rsid w:val="00014E53"/>
    <w:rsid w:val="000A1A45"/>
    <w:rsid w:val="00122861"/>
    <w:rsid w:val="00124E46"/>
    <w:rsid w:val="00136371"/>
    <w:rsid w:val="00214FF5"/>
    <w:rsid w:val="002616BC"/>
    <w:rsid w:val="0028161D"/>
    <w:rsid w:val="0034093D"/>
    <w:rsid w:val="003504DF"/>
    <w:rsid w:val="00387F3D"/>
    <w:rsid w:val="004C6844"/>
    <w:rsid w:val="004E3101"/>
    <w:rsid w:val="00510648"/>
    <w:rsid w:val="005214D9"/>
    <w:rsid w:val="005974F2"/>
    <w:rsid w:val="005B618B"/>
    <w:rsid w:val="005C381C"/>
    <w:rsid w:val="0061276E"/>
    <w:rsid w:val="0062432D"/>
    <w:rsid w:val="00657D17"/>
    <w:rsid w:val="006972C7"/>
    <w:rsid w:val="006A03DF"/>
    <w:rsid w:val="007D279A"/>
    <w:rsid w:val="007D649E"/>
    <w:rsid w:val="008228FF"/>
    <w:rsid w:val="0089077B"/>
    <w:rsid w:val="009907E4"/>
    <w:rsid w:val="00996207"/>
    <w:rsid w:val="009A6953"/>
    <w:rsid w:val="009D4D3D"/>
    <w:rsid w:val="00A1598F"/>
    <w:rsid w:val="00A50B59"/>
    <w:rsid w:val="00A64A59"/>
    <w:rsid w:val="00A71AF3"/>
    <w:rsid w:val="00AF2C3A"/>
    <w:rsid w:val="00BF054F"/>
    <w:rsid w:val="00C126F1"/>
    <w:rsid w:val="00C142AD"/>
    <w:rsid w:val="00C21ECD"/>
    <w:rsid w:val="00C75DAC"/>
    <w:rsid w:val="00CD16C8"/>
    <w:rsid w:val="00D02C97"/>
    <w:rsid w:val="00DC6A88"/>
    <w:rsid w:val="00DD72C3"/>
    <w:rsid w:val="00DF6508"/>
    <w:rsid w:val="00E204E9"/>
    <w:rsid w:val="00EA1895"/>
    <w:rsid w:val="00EA4865"/>
    <w:rsid w:val="00ED5382"/>
    <w:rsid w:val="00EF0F76"/>
    <w:rsid w:val="00F91801"/>
    <w:rsid w:val="00FB5EC9"/>
    <w:rsid w:val="00FE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0F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A1A4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014E53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97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6972C7"/>
    <w:rPr>
      <w:rFonts w:ascii="Tahoma" w:hAnsi="Tahoma" w:cs="Tahoma"/>
      <w:sz w:val="16"/>
      <w:szCs w:val="16"/>
    </w:rPr>
  </w:style>
  <w:style w:type="character" w:customStyle="1" w:styleId="subtitle">
    <w:name w:val="subtitle"/>
    <w:basedOn w:val="a0"/>
    <w:rsid w:val="009907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0F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A1A4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014E53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97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6972C7"/>
    <w:rPr>
      <w:rFonts w:ascii="Tahoma" w:hAnsi="Tahoma" w:cs="Tahoma"/>
      <w:sz w:val="16"/>
      <w:szCs w:val="16"/>
    </w:rPr>
  </w:style>
  <w:style w:type="character" w:customStyle="1" w:styleId="subtitle">
    <w:name w:val="subtitle"/>
    <w:basedOn w:val="a0"/>
    <w:rsid w:val="00990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1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2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2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74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82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7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6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9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2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4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3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1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97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55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29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7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5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91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9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49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9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27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4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E807E-8520-4194-AD59-D218C747C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1375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מנהל</cp:lastModifiedBy>
  <cp:revision>3</cp:revision>
  <dcterms:created xsi:type="dcterms:W3CDTF">2015-12-28T06:32:00Z</dcterms:created>
  <dcterms:modified xsi:type="dcterms:W3CDTF">2015-12-28T06:55:00Z</dcterms:modified>
</cp:coreProperties>
</file>